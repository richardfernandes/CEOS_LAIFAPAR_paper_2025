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CFF85" w14:textId="61E8DC1B" w:rsidR="00CB75FC" w:rsidRDefault="00D8059B" w:rsidP="00A61A73">
      <w:pPr>
        <w:spacing w:line="360" w:lineRule="auto"/>
        <w:jc w:val="center"/>
        <w:rPr>
          <w:b/>
        </w:rPr>
      </w:pPr>
      <w:commentRangeStart w:id="0"/>
      <w:r>
        <w:rPr>
          <w:b/>
        </w:rPr>
        <w:t>A Methodology for Validating</w:t>
      </w:r>
      <w:r w:rsidR="00717EA4">
        <w:rPr>
          <w:b/>
        </w:rPr>
        <w:t xml:space="preserve"> </w:t>
      </w:r>
      <w:ins w:id="1" w:author="Fernandes, Richard (he, him, his | il, le, lui)" w:date="2026-05-06T09:15:00Z" w16du:dateUtc="2026-05-06T13:15:00Z">
        <w:r w:rsidR="00BF7E50">
          <w:rPr>
            <w:b/>
          </w:rPr>
          <w:t xml:space="preserve">the Thematic Quality of </w:t>
        </w:r>
      </w:ins>
      <w:r>
        <w:rPr>
          <w:b/>
        </w:rPr>
        <w:t xml:space="preserve"> </w:t>
      </w:r>
      <w:sdt>
        <w:sdtPr>
          <w:tag w:val="goog_rdk_0"/>
          <w:id w:val="840070795"/>
        </w:sdtPr>
        <w:sdtEndPr/>
        <w:sdtContent>
          <w:commentRangeStart w:id="2"/>
        </w:sdtContent>
      </w:sdt>
      <w:r>
        <w:rPr>
          <w:b/>
        </w:rPr>
        <w:t>Decametric</w:t>
      </w:r>
      <w:commentRangeEnd w:id="2"/>
      <w:r>
        <w:rPr>
          <w:rStyle w:val="CommentReference"/>
          <w:b/>
          <w:sz w:val="22"/>
          <w:szCs w:val="22"/>
        </w:rPr>
        <w:commentReference w:id="2"/>
      </w:r>
      <w:r>
        <w:rPr>
          <w:b/>
        </w:rPr>
        <w:t xml:space="preserve"> </w:t>
      </w:r>
      <w:ins w:id="3" w:author="Fernandes, Richard (he, him, his | il, le, lui)" w:date="2026-05-06T09:15:00Z" w16du:dateUtc="2026-05-06T13:15:00Z">
        <w:r w:rsidR="00BF7E50">
          <w:rPr>
            <w:b/>
          </w:rPr>
          <w:t xml:space="preserve">Spatial </w:t>
        </w:r>
      </w:ins>
      <w:r>
        <w:rPr>
          <w:b/>
        </w:rPr>
        <w:t xml:space="preserve">Resolution </w:t>
      </w:r>
      <w:del w:id="4" w:author="Fernandes, Richard (he, him, his | il, le, lui)" w:date="2026-05-06T09:15:00Z" w16du:dateUtc="2026-05-06T13:15:00Z">
        <w:r w:rsidR="00914C6F" w:rsidDel="00BF7E50">
          <w:rPr>
            <w:b/>
          </w:rPr>
          <w:delText xml:space="preserve">Synoptic </w:delText>
        </w:r>
        <w:r w:rsidDel="00BF7E50">
          <w:rPr>
            <w:b/>
          </w:rPr>
          <w:delText xml:space="preserve">Satellite </w:delText>
        </w:r>
      </w:del>
      <w:r>
        <w:rPr>
          <w:b/>
        </w:rPr>
        <w:t>Leaf Area Index and fAPAR Products</w:t>
      </w:r>
      <w:ins w:id="5" w:author="Fernandes, Richard (he, him, his | il, le, lui)" w:date="2026-05-06T09:15:00Z" w16du:dateUtc="2026-05-06T13:15:00Z">
        <w:r w:rsidR="00BF7E50">
          <w:rPr>
            <w:b/>
          </w:rPr>
          <w:t xml:space="preserve"> using In-Situ Fiducial Reference Measurements</w:t>
        </w:r>
      </w:ins>
      <w:commentRangeEnd w:id="0"/>
      <w:r w:rsidR="00600D1F">
        <w:rPr>
          <w:rStyle w:val="CommentReference"/>
          <w:b/>
          <w:sz w:val="22"/>
          <w:szCs w:val="22"/>
        </w:rPr>
        <w:commentReference w:id="0"/>
      </w:r>
    </w:p>
    <w:p w14:paraId="7F6CFF86" w14:textId="77777777" w:rsidR="00CB75FC" w:rsidRDefault="00CB75FC">
      <w:pPr>
        <w:spacing w:line="360" w:lineRule="auto"/>
        <w:jc w:val="center"/>
      </w:pPr>
    </w:p>
    <w:p w14:paraId="7F6CFF87" w14:textId="6578056F" w:rsidR="00CB75FC" w:rsidDel="00E15A73" w:rsidRDefault="00E15A73">
      <w:pPr>
        <w:spacing w:line="360" w:lineRule="auto"/>
        <w:ind w:left="720"/>
        <w:jc w:val="center"/>
        <w:rPr>
          <w:del w:id="6" w:author="Fernandes, Richard (he, him, his | il, le, lui)" w:date="2026-05-06T09:18:00Z" w16du:dateUtc="2026-05-06T13:18:00Z"/>
        </w:rPr>
      </w:pPr>
      <w:ins w:id="7" w:author="Fernandes, Richard (he, him, his | il, le, lui)" w:date="2026-05-06T09:18:00Z" w16du:dateUtc="2026-05-06T13:18:00Z">
        <w:r>
          <w:t>May 10, 2026</w:t>
        </w:r>
      </w:ins>
      <w:del w:id="8" w:author="Fernandes, Richard (he, him, his | il, le, lui)" w:date="2026-05-06T09:18:00Z" w16du:dateUtc="2026-05-06T13:18:00Z">
        <w:r w:rsidR="00A61A73" w:rsidDel="00E15A73">
          <w:delText xml:space="preserve">November </w:delText>
        </w:r>
        <w:r w:rsidR="00A86567" w:rsidDel="00E15A73">
          <w:delText>13</w:delText>
        </w:r>
        <w:r w:rsidR="00D8059B" w:rsidDel="00E15A73">
          <w:delText>, 2025</w:delText>
        </w:r>
      </w:del>
    </w:p>
    <w:p w14:paraId="7F6CFF88" w14:textId="77777777" w:rsidR="00CB75FC" w:rsidRDefault="00CB75FC">
      <w:pPr>
        <w:spacing w:line="360" w:lineRule="auto"/>
        <w:ind w:left="720"/>
        <w:jc w:val="center"/>
      </w:pPr>
    </w:p>
    <w:p w14:paraId="7F6CFF89" w14:textId="0C16774D" w:rsidR="00CB75FC" w:rsidRDefault="00DD64EF">
      <w:pPr>
        <w:spacing w:line="360" w:lineRule="auto"/>
        <w:ind w:left="720"/>
        <w:jc w:val="center"/>
      </w:pPr>
      <w:sdt>
        <w:sdtPr>
          <w:tag w:val="goog_rdk_1"/>
          <w:id w:val="1074623881"/>
        </w:sdtPr>
        <w:sdtEndPr/>
        <w:sdtContent>
          <w:commentRangeStart w:id="9"/>
        </w:sdtContent>
      </w:sdt>
      <w:r w:rsidR="00D8059B">
        <w:t xml:space="preserve">Fernandes, Brown, Nickeson, </w:t>
      </w:r>
      <w:r w:rsidR="00D4279A">
        <w:t>Niro</w:t>
      </w:r>
      <w:r w:rsidR="00D8059B">
        <w:t xml:space="preserve">, Tang </w:t>
      </w:r>
      <w:commentRangeEnd w:id="9"/>
      <w:r w:rsidR="00D8059B">
        <w:rPr>
          <w:rStyle w:val="CommentReference"/>
          <w:sz w:val="22"/>
          <w:szCs w:val="22"/>
        </w:rPr>
        <w:commentReference w:id="9"/>
      </w:r>
      <w:r w:rsidR="00D8059B">
        <w:t>+ all others in alphabetical order</w:t>
      </w:r>
    </w:p>
    <w:p w14:paraId="7F6CFF8A" w14:textId="77777777" w:rsidR="00CB75FC" w:rsidRDefault="00CB75FC">
      <w:pPr>
        <w:spacing w:line="360" w:lineRule="auto"/>
        <w:ind w:left="720"/>
        <w:jc w:val="center"/>
      </w:pPr>
    </w:p>
    <w:p w14:paraId="7F6CFF8B" w14:textId="77777777" w:rsidR="00CB75FC" w:rsidRDefault="00D8059B">
      <w:pPr>
        <w:pBdr>
          <w:top w:val="nil"/>
          <w:left w:val="nil"/>
          <w:bottom w:val="nil"/>
          <w:right w:val="nil"/>
          <w:between w:val="nil"/>
        </w:pBdr>
        <w:spacing w:after="0" w:line="240" w:lineRule="auto"/>
        <w:jc w:val="center"/>
        <w:rPr>
          <w:rFonts w:ascii="Verdana" w:eastAsia="Verdana" w:hAnsi="Verdana" w:cs="Verdana"/>
          <w:b/>
          <w:color w:val="5090C8"/>
          <w:sz w:val="28"/>
          <w:szCs w:val="28"/>
        </w:rPr>
      </w:pPr>
      <w:r>
        <w:rPr>
          <w:rFonts w:ascii="Verdana" w:eastAsia="Verdana" w:hAnsi="Verdana" w:cs="Verdana"/>
          <w:b/>
          <w:color w:val="5090C8"/>
          <w:sz w:val="28"/>
          <w:szCs w:val="28"/>
        </w:rPr>
        <w:t>Document Change Record</w:t>
      </w:r>
    </w:p>
    <w:tbl>
      <w:tblPr>
        <w:tblStyle w:val="10"/>
        <w:tblW w:w="9683" w:type="dxa"/>
        <w:tblInd w:w="1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48"/>
        <w:gridCol w:w="935"/>
        <w:gridCol w:w="1660"/>
        <w:gridCol w:w="4014"/>
        <w:gridCol w:w="2126"/>
      </w:tblGrid>
      <w:tr w:rsidR="00CB75FC" w14:paraId="7F6CFF91" w14:textId="77777777">
        <w:tc>
          <w:tcPr>
            <w:tcW w:w="948" w:type="dxa"/>
            <w:shd w:val="clear" w:color="auto" w:fill="E6E6E6"/>
          </w:tcPr>
          <w:p w14:paraId="7F6CFF8C" w14:textId="77777777" w:rsidR="00CB75FC" w:rsidRDefault="00D8059B">
            <w:pPr>
              <w:pBdr>
                <w:top w:val="nil"/>
                <w:left w:val="nil"/>
                <w:bottom w:val="nil"/>
                <w:right w:val="nil"/>
                <w:between w:val="nil"/>
              </w:pBdr>
              <w:spacing w:after="0" w:line="240" w:lineRule="auto"/>
              <w:jc w:val="center"/>
              <w:rPr>
                <w:rFonts w:ascii="Verdana" w:eastAsia="Verdana" w:hAnsi="Verdana" w:cs="Verdana"/>
                <w:b/>
                <w:color w:val="5090C8"/>
                <w:sz w:val="20"/>
                <w:szCs w:val="20"/>
              </w:rPr>
            </w:pPr>
            <w:r>
              <w:rPr>
                <w:rFonts w:ascii="Verdana" w:eastAsia="Verdana" w:hAnsi="Verdana" w:cs="Verdana"/>
                <w:b/>
                <w:color w:val="5090C8"/>
                <w:sz w:val="20"/>
                <w:szCs w:val="20"/>
              </w:rPr>
              <w:t>Iss.</w:t>
            </w:r>
          </w:p>
        </w:tc>
        <w:tc>
          <w:tcPr>
            <w:tcW w:w="935" w:type="dxa"/>
            <w:shd w:val="clear" w:color="auto" w:fill="E6E6E6"/>
          </w:tcPr>
          <w:p w14:paraId="7F6CFF8D" w14:textId="77777777" w:rsidR="00CB75FC" w:rsidRDefault="00D8059B">
            <w:pPr>
              <w:pBdr>
                <w:top w:val="nil"/>
                <w:left w:val="nil"/>
                <w:bottom w:val="nil"/>
                <w:right w:val="nil"/>
                <w:between w:val="nil"/>
              </w:pBdr>
              <w:spacing w:after="0" w:line="240" w:lineRule="auto"/>
              <w:jc w:val="center"/>
              <w:rPr>
                <w:rFonts w:ascii="Verdana" w:eastAsia="Verdana" w:hAnsi="Verdana" w:cs="Verdana"/>
                <w:b/>
                <w:color w:val="5090C8"/>
                <w:sz w:val="20"/>
                <w:szCs w:val="20"/>
              </w:rPr>
            </w:pPr>
            <w:r>
              <w:rPr>
                <w:rFonts w:ascii="Verdana" w:eastAsia="Verdana" w:hAnsi="Verdana" w:cs="Verdana"/>
                <w:b/>
                <w:color w:val="5090C8"/>
                <w:sz w:val="20"/>
                <w:szCs w:val="20"/>
              </w:rPr>
              <w:t>Rev.</w:t>
            </w:r>
          </w:p>
        </w:tc>
        <w:tc>
          <w:tcPr>
            <w:tcW w:w="1660" w:type="dxa"/>
            <w:shd w:val="clear" w:color="auto" w:fill="E6E6E6"/>
          </w:tcPr>
          <w:p w14:paraId="7F6CFF8E" w14:textId="77777777" w:rsidR="00CB75FC" w:rsidRDefault="00D8059B">
            <w:pPr>
              <w:pBdr>
                <w:top w:val="nil"/>
                <w:left w:val="nil"/>
                <w:bottom w:val="nil"/>
                <w:right w:val="nil"/>
                <w:between w:val="nil"/>
              </w:pBdr>
              <w:spacing w:after="0" w:line="240" w:lineRule="auto"/>
              <w:jc w:val="center"/>
              <w:rPr>
                <w:rFonts w:ascii="Verdana" w:eastAsia="Verdana" w:hAnsi="Verdana" w:cs="Verdana"/>
                <w:b/>
                <w:color w:val="5090C8"/>
                <w:sz w:val="20"/>
                <w:szCs w:val="20"/>
              </w:rPr>
            </w:pPr>
            <w:r>
              <w:rPr>
                <w:rFonts w:ascii="Verdana" w:eastAsia="Verdana" w:hAnsi="Verdana" w:cs="Verdana"/>
                <w:b/>
                <w:color w:val="5090C8"/>
                <w:sz w:val="20"/>
                <w:szCs w:val="20"/>
              </w:rPr>
              <w:t>Date</w:t>
            </w:r>
          </w:p>
        </w:tc>
        <w:tc>
          <w:tcPr>
            <w:tcW w:w="4014" w:type="dxa"/>
            <w:shd w:val="clear" w:color="auto" w:fill="E6E6E6"/>
          </w:tcPr>
          <w:p w14:paraId="7F6CFF8F" w14:textId="77777777" w:rsidR="00CB75FC" w:rsidRDefault="00D8059B">
            <w:pPr>
              <w:pBdr>
                <w:top w:val="nil"/>
                <w:left w:val="nil"/>
                <w:bottom w:val="nil"/>
                <w:right w:val="nil"/>
                <w:between w:val="nil"/>
              </w:pBdr>
              <w:spacing w:after="0" w:line="240" w:lineRule="auto"/>
              <w:jc w:val="center"/>
              <w:rPr>
                <w:rFonts w:ascii="Verdana" w:eastAsia="Verdana" w:hAnsi="Verdana" w:cs="Verdana"/>
                <w:b/>
                <w:color w:val="5090C8"/>
                <w:sz w:val="20"/>
                <w:szCs w:val="20"/>
              </w:rPr>
            </w:pPr>
            <w:r>
              <w:rPr>
                <w:rFonts w:ascii="Verdana" w:eastAsia="Verdana" w:hAnsi="Verdana" w:cs="Verdana"/>
                <w:b/>
                <w:color w:val="5090C8"/>
                <w:sz w:val="20"/>
                <w:szCs w:val="20"/>
              </w:rPr>
              <w:t>Reason</w:t>
            </w:r>
          </w:p>
        </w:tc>
        <w:tc>
          <w:tcPr>
            <w:tcW w:w="2126" w:type="dxa"/>
            <w:shd w:val="clear" w:color="auto" w:fill="E6E6E6"/>
          </w:tcPr>
          <w:p w14:paraId="7F6CFF90" w14:textId="77777777" w:rsidR="00CB75FC" w:rsidRDefault="00D8059B">
            <w:pPr>
              <w:pBdr>
                <w:top w:val="nil"/>
                <w:left w:val="nil"/>
                <w:bottom w:val="nil"/>
                <w:right w:val="nil"/>
                <w:between w:val="nil"/>
              </w:pBdr>
              <w:spacing w:after="0" w:line="240" w:lineRule="auto"/>
              <w:jc w:val="center"/>
              <w:rPr>
                <w:rFonts w:ascii="Verdana" w:eastAsia="Verdana" w:hAnsi="Verdana" w:cs="Verdana"/>
                <w:b/>
                <w:color w:val="5090C8"/>
                <w:sz w:val="20"/>
                <w:szCs w:val="20"/>
              </w:rPr>
            </w:pPr>
            <w:r>
              <w:rPr>
                <w:rFonts w:ascii="Verdana" w:eastAsia="Verdana" w:hAnsi="Verdana" w:cs="Verdana"/>
                <w:b/>
                <w:color w:val="5090C8"/>
                <w:sz w:val="20"/>
                <w:szCs w:val="20"/>
              </w:rPr>
              <w:t>Comments</w:t>
            </w:r>
          </w:p>
        </w:tc>
      </w:tr>
      <w:tr w:rsidR="00CB75FC" w14:paraId="7F6CFF97" w14:textId="77777777">
        <w:tc>
          <w:tcPr>
            <w:tcW w:w="948" w:type="dxa"/>
          </w:tcPr>
          <w:p w14:paraId="7F6CFF92" w14:textId="77777777" w:rsidR="00CB75FC" w:rsidRDefault="00D8059B">
            <w:pPr>
              <w:spacing w:after="0"/>
            </w:pPr>
            <w:r>
              <w:t>0</w:t>
            </w:r>
          </w:p>
        </w:tc>
        <w:tc>
          <w:tcPr>
            <w:tcW w:w="935" w:type="dxa"/>
          </w:tcPr>
          <w:p w14:paraId="7F6CFF93" w14:textId="77777777" w:rsidR="00CB75FC" w:rsidRDefault="00D8059B">
            <w:pPr>
              <w:spacing w:after="0"/>
            </w:pPr>
            <w:r>
              <w:t>0</w:t>
            </w:r>
          </w:p>
        </w:tc>
        <w:tc>
          <w:tcPr>
            <w:tcW w:w="1660" w:type="dxa"/>
          </w:tcPr>
          <w:p w14:paraId="7F6CFF94" w14:textId="60E0E9C4" w:rsidR="00CB75FC" w:rsidRDefault="00D8059B">
            <w:pPr>
              <w:spacing w:after="0"/>
            </w:pPr>
            <w:r>
              <w:t>Oct</w:t>
            </w:r>
            <w:r w:rsidR="00A61A73">
              <w:t>ober</w:t>
            </w:r>
            <w:r>
              <w:t xml:space="preserve"> 24, 2025</w:t>
            </w:r>
          </w:p>
        </w:tc>
        <w:tc>
          <w:tcPr>
            <w:tcW w:w="4014" w:type="dxa"/>
          </w:tcPr>
          <w:p w14:paraId="7F6CFF95" w14:textId="77777777" w:rsidR="00CB75FC" w:rsidRDefault="00D8059B">
            <w:pPr>
              <w:spacing w:after="0"/>
            </w:pPr>
            <w:r>
              <w:t>Initial draft</w:t>
            </w:r>
          </w:p>
        </w:tc>
        <w:tc>
          <w:tcPr>
            <w:tcW w:w="2126" w:type="dxa"/>
          </w:tcPr>
          <w:p w14:paraId="7F6CFF96" w14:textId="77777777" w:rsidR="00CB75FC" w:rsidRDefault="00D8059B">
            <w:pPr>
              <w:spacing w:after="0"/>
            </w:pPr>
            <w:r>
              <w:t>Draft outline for CEOS review</w:t>
            </w:r>
          </w:p>
        </w:tc>
      </w:tr>
      <w:tr w:rsidR="00A61A73" w14:paraId="5D85BE68" w14:textId="77777777">
        <w:tc>
          <w:tcPr>
            <w:tcW w:w="948" w:type="dxa"/>
          </w:tcPr>
          <w:p w14:paraId="48296C60" w14:textId="6EE6717F" w:rsidR="00A61A73" w:rsidRDefault="00A61A73">
            <w:pPr>
              <w:spacing w:after="0"/>
            </w:pPr>
            <w:r>
              <w:t>0</w:t>
            </w:r>
          </w:p>
        </w:tc>
        <w:tc>
          <w:tcPr>
            <w:tcW w:w="935" w:type="dxa"/>
          </w:tcPr>
          <w:p w14:paraId="782F7E41" w14:textId="199D0D8D" w:rsidR="00A61A73" w:rsidRDefault="00A61A73">
            <w:pPr>
              <w:spacing w:after="0"/>
            </w:pPr>
            <w:r>
              <w:t>1</w:t>
            </w:r>
          </w:p>
        </w:tc>
        <w:tc>
          <w:tcPr>
            <w:tcW w:w="1660" w:type="dxa"/>
          </w:tcPr>
          <w:p w14:paraId="510B8C95" w14:textId="65C622B0" w:rsidR="00A61A73" w:rsidRDefault="00A61A73">
            <w:pPr>
              <w:spacing w:after="0"/>
            </w:pPr>
            <w:r>
              <w:t xml:space="preserve">November </w:t>
            </w:r>
            <w:r w:rsidR="00A86567">
              <w:t>13</w:t>
            </w:r>
            <w:r>
              <w:t>, 2025</w:t>
            </w:r>
          </w:p>
        </w:tc>
        <w:tc>
          <w:tcPr>
            <w:tcW w:w="4014" w:type="dxa"/>
          </w:tcPr>
          <w:p w14:paraId="431D0B77" w14:textId="2BD735AC" w:rsidR="00A61A73" w:rsidRDefault="00A61A73">
            <w:pPr>
              <w:spacing w:after="0"/>
            </w:pPr>
            <w:r>
              <w:t>CEOS draft</w:t>
            </w:r>
          </w:p>
        </w:tc>
        <w:tc>
          <w:tcPr>
            <w:tcW w:w="2126" w:type="dxa"/>
          </w:tcPr>
          <w:p w14:paraId="4C4DBE2E" w14:textId="1B7E8E36" w:rsidR="00A61A73" w:rsidRDefault="00A61A73">
            <w:pPr>
              <w:spacing w:after="0"/>
            </w:pPr>
            <w:r>
              <w:t>Draft outline for external review</w:t>
            </w:r>
          </w:p>
        </w:tc>
      </w:tr>
      <w:tr w:rsidR="00E15A73" w14:paraId="1C8478D3" w14:textId="77777777">
        <w:trPr>
          <w:ins w:id="10" w:author="Fernandes, Richard (he, him, his | il, le, lui)" w:date="2026-05-06T09:18:00Z"/>
        </w:trPr>
        <w:tc>
          <w:tcPr>
            <w:tcW w:w="948" w:type="dxa"/>
          </w:tcPr>
          <w:p w14:paraId="7E4F63CB" w14:textId="75635316" w:rsidR="00E15A73" w:rsidRDefault="00E15A73">
            <w:pPr>
              <w:spacing w:after="0"/>
              <w:rPr>
                <w:ins w:id="11" w:author="Fernandes, Richard (he, him, his | il, le, lui)" w:date="2026-05-06T09:18:00Z" w16du:dateUtc="2026-05-06T13:18:00Z"/>
              </w:rPr>
            </w:pPr>
            <w:ins w:id="12" w:author="Fernandes, Richard (he, him, his | il, le, lui)" w:date="2026-05-06T09:18:00Z" w16du:dateUtc="2026-05-06T13:18:00Z">
              <w:r>
                <w:t>0</w:t>
              </w:r>
            </w:ins>
          </w:p>
        </w:tc>
        <w:tc>
          <w:tcPr>
            <w:tcW w:w="935" w:type="dxa"/>
          </w:tcPr>
          <w:p w14:paraId="46B45610" w14:textId="32A552FA" w:rsidR="00E15A73" w:rsidRDefault="00E15A73">
            <w:pPr>
              <w:spacing w:after="0"/>
              <w:rPr>
                <w:ins w:id="13" w:author="Fernandes, Richard (he, him, his | il, le, lui)" w:date="2026-05-06T09:18:00Z" w16du:dateUtc="2026-05-06T13:18:00Z"/>
              </w:rPr>
            </w:pPr>
            <w:ins w:id="14" w:author="Fernandes, Richard (he, him, his | il, le, lui)" w:date="2026-05-06T09:18:00Z" w16du:dateUtc="2026-05-06T13:18:00Z">
              <w:r>
                <w:t>2</w:t>
              </w:r>
            </w:ins>
          </w:p>
        </w:tc>
        <w:tc>
          <w:tcPr>
            <w:tcW w:w="1660" w:type="dxa"/>
          </w:tcPr>
          <w:p w14:paraId="0F566C45" w14:textId="6E48951D" w:rsidR="00E15A73" w:rsidRDefault="00E15A73">
            <w:pPr>
              <w:spacing w:after="0"/>
              <w:rPr>
                <w:ins w:id="15" w:author="Fernandes, Richard (he, him, his | il, le, lui)" w:date="2026-05-06T09:18:00Z" w16du:dateUtc="2026-05-06T13:18:00Z"/>
              </w:rPr>
            </w:pPr>
            <w:ins w:id="16" w:author="Fernandes, Richard (he, him, his | il, le, lui)" w:date="2026-05-06T09:18:00Z" w16du:dateUtc="2026-05-06T13:18:00Z">
              <w:r>
                <w:t>&lt;ay 6, 202</w:t>
              </w:r>
            </w:ins>
            <w:ins w:id="17" w:author="Fernandes, Richard (he, him, his | il, le, lui)" w:date="2026-05-06T09:19:00Z" w16du:dateUtc="2026-05-06T13:19:00Z">
              <w:r>
                <w:t>6</w:t>
              </w:r>
            </w:ins>
          </w:p>
        </w:tc>
        <w:tc>
          <w:tcPr>
            <w:tcW w:w="4014" w:type="dxa"/>
          </w:tcPr>
          <w:p w14:paraId="01845F59" w14:textId="6D9ACAF0" w:rsidR="00E15A73" w:rsidRDefault="00E15A73">
            <w:pPr>
              <w:spacing w:after="0"/>
              <w:rPr>
                <w:ins w:id="18" w:author="Fernandes, Richard (he, him, his | il, le, lui)" w:date="2026-05-06T09:18:00Z" w16du:dateUtc="2026-05-06T13:18:00Z"/>
              </w:rPr>
            </w:pPr>
            <w:ins w:id="19" w:author="Fernandes, Richard (he, him, his | il, le, lui)" w:date="2026-05-06T09:19:00Z" w16du:dateUtc="2026-05-06T13:19:00Z">
              <w:r>
                <w:t xml:space="preserve">Major revision after </w:t>
              </w:r>
              <w:r w:rsidR="00685EA3">
                <w:t>initial external review.</w:t>
              </w:r>
            </w:ins>
          </w:p>
        </w:tc>
        <w:tc>
          <w:tcPr>
            <w:tcW w:w="2126" w:type="dxa"/>
          </w:tcPr>
          <w:p w14:paraId="4E4A895C" w14:textId="3B36E06F" w:rsidR="00E15A73" w:rsidRDefault="00685EA3">
            <w:pPr>
              <w:spacing w:after="0"/>
              <w:rPr>
                <w:ins w:id="20" w:author="Fernandes, Richard (he, him, his | il, le, lui)" w:date="2026-05-06T09:18:00Z" w16du:dateUtc="2026-05-06T13:18:00Z"/>
              </w:rPr>
            </w:pPr>
            <w:ins w:id="21" w:author="Fernandes, Richard (he, him, his | il, le, lui)" w:date="2026-05-06T09:19:00Z" w16du:dateUtc="2026-05-06T13:19:00Z">
              <w:r>
                <w:t>Scope reduced and methods simplified.</w:t>
              </w:r>
            </w:ins>
          </w:p>
        </w:tc>
      </w:tr>
    </w:tbl>
    <w:p w14:paraId="7F6CFF98" w14:textId="77777777" w:rsidR="00CB75FC" w:rsidRDefault="00CB75FC">
      <w:pPr>
        <w:spacing w:after="0"/>
      </w:pPr>
    </w:p>
    <w:p w14:paraId="7F6CFF99" w14:textId="77777777" w:rsidR="00CB75FC" w:rsidRDefault="00CB75FC" w:rsidP="00A53DEA">
      <w:pPr>
        <w:spacing w:line="360" w:lineRule="auto"/>
      </w:pPr>
    </w:p>
    <w:p w14:paraId="3553D687" w14:textId="77777777" w:rsidR="00CE10EC" w:rsidRDefault="00CE10EC" w:rsidP="00A53DEA">
      <w:pPr>
        <w:spacing w:line="360" w:lineRule="auto"/>
      </w:pPr>
    </w:p>
    <w:p w14:paraId="49B77F68" w14:textId="77777777" w:rsidR="00CE10EC" w:rsidRDefault="00CE10EC" w:rsidP="00A53DEA">
      <w:pPr>
        <w:spacing w:line="360" w:lineRule="auto"/>
      </w:pPr>
    </w:p>
    <w:p w14:paraId="49389EE1" w14:textId="77777777" w:rsidR="00CE10EC" w:rsidRDefault="00CE10EC" w:rsidP="00A53DEA">
      <w:pPr>
        <w:spacing w:line="360" w:lineRule="auto"/>
      </w:pPr>
    </w:p>
    <w:p w14:paraId="120C6AAA" w14:textId="77777777" w:rsidR="00CE10EC" w:rsidRDefault="00CE10EC" w:rsidP="00A53DEA">
      <w:pPr>
        <w:spacing w:line="360" w:lineRule="auto"/>
      </w:pPr>
    </w:p>
    <w:p w14:paraId="0DF6EA3B" w14:textId="77777777" w:rsidR="00CE10EC" w:rsidRDefault="00CE10EC" w:rsidP="00A53DEA">
      <w:pPr>
        <w:spacing w:line="360" w:lineRule="auto"/>
      </w:pPr>
    </w:p>
    <w:p w14:paraId="7E9CC71B" w14:textId="77777777" w:rsidR="00CE10EC" w:rsidRDefault="00CE10EC" w:rsidP="00A53DEA">
      <w:pPr>
        <w:spacing w:line="360" w:lineRule="auto"/>
      </w:pPr>
    </w:p>
    <w:p w14:paraId="16499F99" w14:textId="77777777" w:rsidR="00CE10EC" w:rsidRDefault="00CE10EC" w:rsidP="00A53DEA">
      <w:pPr>
        <w:spacing w:line="360" w:lineRule="auto"/>
      </w:pPr>
    </w:p>
    <w:p w14:paraId="3FF158C3" w14:textId="77777777" w:rsidR="00CE10EC" w:rsidRDefault="00CE10EC" w:rsidP="00A53DEA">
      <w:pPr>
        <w:spacing w:line="360" w:lineRule="auto"/>
      </w:pPr>
    </w:p>
    <w:p w14:paraId="43635D71" w14:textId="77777777" w:rsidR="00CE10EC" w:rsidRDefault="00CE10EC" w:rsidP="00A53DEA">
      <w:pPr>
        <w:spacing w:line="360" w:lineRule="auto"/>
      </w:pPr>
    </w:p>
    <w:p w14:paraId="09353FCE" w14:textId="77777777" w:rsidR="00CE10EC" w:rsidRDefault="00CE10EC" w:rsidP="00A53DEA">
      <w:pPr>
        <w:spacing w:line="360" w:lineRule="auto"/>
      </w:pPr>
    </w:p>
    <w:p w14:paraId="6D005D2E" w14:textId="77777777" w:rsidR="00CE10EC" w:rsidRDefault="00A53DEA">
      <w:pPr>
        <w:pStyle w:val="Heading1"/>
        <w:ind w:left="1440"/>
        <w:pPrChange w:id="22" w:author="Fernandes, Richard (he, him, his | il, le, lui)" w:date="2026-05-13T10:36:00Z" w16du:dateUtc="2026-05-13T14:36:00Z">
          <w:pPr>
            <w:pStyle w:val="Heading1"/>
            <w:numPr>
              <w:numId w:val="9"/>
            </w:numPr>
            <w:ind w:left="1440" w:hanging="360"/>
          </w:pPr>
        </w:pPrChange>
      </w:pPr>
      <w:r>
        <w:lastRenderedPageBreak/>
        <w:t>Abstract</w:t>
      </w:r>
    </w:p>
    <w:p w14:paraId="1F25DEEF" w14:textId="77777777" w:rsidR="00CE10EC" w:rsidRPr="00CE10EC" w:rsidRDefault="00CE10EC" w:rsidP="00CE10EC"/>
    <w:p w14:paraId="5A77C58E" w14:textId="3B13430F" w:rsidR="007F47D2" w:rsidRDefault="007F47D2" w:rsidP="001A4050">
      <w:pPr>
        <w:pStyle w:val="Heading2"/>
        <w:numPr>
          <w:ilvl w:val="1"/>
          <w:numId w:val="9"/>
        </w:numPr>
      </w:pPr>
      <w:r>
        <w:t>Context</w:t>
      </w:r>
    </w:p>
    <w:p w14:paraId="549989D0" w14:textId="77777777" w:rsidR="00CE10EC" w:rsidRDefault="00CE10EC" w:rsidP="00CF5898">
      <w:pPr>
        <w:spacing w:line="360" w:lineRule="auto"/>
      </w:pPr>
    </w:p>
    <w:p w14:paraId="6906D7B2" w14:textId="351F5EB1" w:rsidR="007F47D2" w:rsidRDefault="00A53DEA" w:rsidP="00CF5898">
      <w:pPr>
        <w:pStyle w:val="ListParagraph"/>
        <w:spacing w:line="360" w:lineRule="auto"/>
        <w:ind w:left="1440"/>
      </w:pPr>
      <w:r>
        <w:t xml:space="preserve">Leaf Area Index (LAI) and the Fraction of Absorbed Photosynthetically Active Radiation (FAPAR) are biophysical indicators that, respectively, quantify terrestrial vegetation density and potential gross primary productivity. </w:t>
      </w:r>
      <w:commentRangeStart w:id="23"/>
      <w:del w:id="24" w:author="Fernandes, Richard (he, him, his | il, le, lui)" w:date="2026-05-06T09:20:00Z" w16du:dateUtc="2026-05-06T13:20:00Z">
        <w:r w:rsidDel="00C26BF4">
          <w:delText>Synoptic (&gt;1000km x 1000km)</w:delText>
        </w:r>
        <w:r w:rsidR="007F47D2" w:rsidDel="00C26BF4">
          <w:delText>.</w:delText>
        </w:r>
      </w:del>
      <w:commentRangeEnd w:id="23"/>
      <w:r w:rsidR="00C26BF4">
        <w:rPr>
          <w:rStyle w:val="CommentReference"/>
          <w:sz w:val="22"/>
          <w:szCs w:val="22"/>
        </w:rPr>
        <w:commentReference w:id="23"/>
      </w:r>
    </w:p>
    <w:p w14:paraId="47E04554" w14:textId="77777777" w:rsidR="007F47D2" w:rsidRDefault="007F47D2" w:rsidP="00CE10EC">
      <w:pPr>
        <w:spacing w:line="360" w:lineRule="auto"/>
      </w:pPr>
    </w:p>
    <w:p w14:paraId="0899A783" w14:textId="31DB369E" w:rsidR="00CE10EC" w:rsidRDefault="00A53DEA" w:rsidP="00805524">
      <w:pPr>
        <w:spacing w:line="360" w:lineRule="auto"/>
        <w:ind w:left="1440"/>
      </w:pPr>
      <w:r>
        <w:t xml:space="preserve">LAI and FAPAR products at spatial resolution &lt;=250m and temporal resolution &lt;=10d are required by the United National Global Climate Observing System (GCOS).  </w:t>
      </w:r>
      <w:r w:rsidR="007F47D2">
        <w:t>These</w:t>
      </w:r>
      <w:r>
        <w:t xml:space="preserve"> requirements can be generally satisfied using algorithms applied to decametric resolution optical and radar satellite data fundamental data records.   </w:t>
      </w:r>
    </w:p>
    <w:p w14:paraId="0EF35FFA" w14:textId="77777777" w:rsidR="00CE10EC" w:rsidRDefault="00CE10EC" w:rsidP="00CE10EC">
      <w:pPr>
        <w:spacing w:line="360" w:lineRule="auto"/>
      </w:pPr>
    </w:p>
    <w:p w14:paraId="5CD1F20E" w14:textId="59FBF22A" w:rsidR="00CE10EC" w:rsidRDefault="00CE10EC" w:rsidP="00CF5898">
      <w:pPr>
        <w:pStyle w:val="ListParagraph"/>
        <w:spacing w:line="360" w:lineRule="auto"/>
        <w:ind w:left="1440"/>
      </w:pPr>
      <w:r>
        <w:t>Conformity</w:t>
      </w:r>
      <w:r w:rsidR="00A53DEA">
        <w:t xml:space="preserve"> to thematic quality requirements by GCOS and other users must also be addressed through validation.</w:t>
      </w:r>
      <w:r w:rsidR="007F47D2">
        <w:t xml:space="preserve">  .  The Committee of Earth Observation systems requires validation using matchups that are globally representative and ideally using in-situ fiducial reference measurements.</w:t>
      </w:r>
    </w:p>
    <w:p w14:paraId="2C2D87D3" w14:textId="6F98C9DE" w:rsidR="007F47D2" w:rsidRDefault="00CE10EC" w:rsidP="001A4050">
      <w:pPr>
        <w:pStyle w:val="Heading2"/>
        <w:numPr>
          <w:ilvl w:val="1"/>
          <w:numId w:val="9"/>
        </w:numPr>
      </w:pPr>
      <w:r>
        <w:t>Survey</w:t>
      </w:r>
    </w:p>
    <w:p w14:paraId="08197AAA" w14:textId="57A2963C" w:rsidR="00101554" w:rsidRDefault="00A53DEA" w:rsidP="00CF5898">
      <w:pPr>
        <w:pStyle w:val="ListParagraph"/>
        <w:spacing w:line="360" w:lineRule="auto"/>
        <w:ind w:left="1440"/>
      </w:pPr>
      <w:r>
        <w:t xml:space="preserve">Current validation methods </w:t>
      </w:r>
      <w:r w:rsidR="00C34149">
        <w:t xml:space="preserve">quantify thematic quality rely on estimates derived from </w:t>
      </w:r>
      <w:r w:rsidR="007F47D2">
        <w:t xml:space="preserve">limited </w:t>
      </w:r>
      <w:r w:rsidR="00C34149">
        <w:t>matchups of product and reference measurements</w:t>
      </w:r>
      <w:r w:rsidR="007F47D2">
        <w:t xml:space="preserve"> that are not global representative of product measurement conditions.  Matchups using reference estimates, derived by combing in-situ reference measurements, have been used to improve </w:t>
      </w:r>
      <w:r w:rsidR="00101554">
        <w:t>representativeness but the additional uncertainty of matchups on validation estimates is generally ignored.  The majority of studies report validation results aggregated over all matchups rather than, as required by GCOS and CEOS, conditional on the measured LAI or FAPAR.</w:t>
      </w:r>
    </w:p>
    <w:p w14:paraId="28A49EDA" w14:textId="1EF8E543" w:rsidR="00101554" w:rsidRDefault="00CE10EC" w:rsidP="001A4050">
      <w:pPr>
        <w:pStyle w:val="Heading2"/>
        <w:numPr>
          <w:ilvl w:val="1"/>
          <w:numId w:val="9"/>
        </w:numPr>
      </w:pPr>
      <w:r>
        <w:lastRenderedPageBreak/>
        <w:t>This Study</w:t>
      </w:r>
    </w:p>
    <w:p w14:paraId="70BE5F5A" w14:textId="2DD14C47" w:rsidR="00101554" w:rsidRDefault="00101554" w:rsidP="001A4050">
      <w:pPr>
        <w:pStyle w:val="ListParagraph"/>
        <w:numPr>
          <w:ilvl w:val="0"/>
          <w:numId w:val="20"/>
        </w:numPr>
        <w:spacing w:line="360" w:lineRule="auto"/>
      </w:pPr>
      <w:r>
        <w:t>A method for quantifying the uncertainty, apparent bias and apparent accuracy of decametric resolution LAI and FAPAR satellite products with synoptic extent is presented that:</w:t>
      </w:r>
    </w:p>
    <w:p w14:paraId="206A3C03" w14:textId="2FAC8013" w:rsidR="00101554" w:rsidRDefault="00101554" w:rsidP="001A4050">
      <w:pPr>
        <w:pStyle w:val="ListParagraph"/>
        <w:numPr>
          <w:ilvl w:val="0"/>
          <w:numId w:val="20"/>
        </w:numPr>
        <w:spacing w:line="360" w:lineRule="auto"/>
      </w:pPr>
      <w:r>
        <w:t>Estimates the probability validation statistics are representative of product measurements.</w:t>
      </w:r>
    </w:p>
    <w:p w14:paraId="0AFA8E90" w14:textId="154C7D9D" w:rsidR="00101554" w:rsidRDefault="00101554" w:rsidP="001A4050">
      <w:pPr>
        <w:pStyle w:val="ListParagraph"/>
        <w:numPr>
          <w:ilvl w:val="0"/>
          <w:numId w:val="20"/>
        </w:numPr>
        <w:spacing w:line="360" w:lineRule="auto"/>
      </w:pPr>
      <w:r>
        <w:t xml:space="preserve">Quantifies the impact of addititional uncertainty when using </w:t>
      </w:r>
      <w:r w:rsidR="00CE10EC">
        <w:t>fiducial reference estimates</w:t>
      </w:r>
      <w:r>
        <w:t xml:space="preserve"> on validation statistics.</w:t>
      </w:r>
    </w:p>
    <w:p w14:paraId="6D0DE2B0" w14:textId="4DB4CE6E" w:rsidR="00CE10EC" w:rsidRDefault="00CE10EC" w:rsidP="001A4050">
      <w:pPr>
        <w:pStyle w:val="ListParagraph"/>
        <w:numPr>
          <w:ilvl w:val="0"/>
          <w:numId w:val="20"/>
        </w:numPr>
        <w:spacing w:line="360" w:lineRule="auto"/>
      </w:pPr>
      <w:r>
        <w:t xml:space="preserve">Determines the conformity of product measurements to user requirements </w:t>
      </w:r>
    </w:p>
    <w:p w14:paraId="585A1FF1" w14:textId="4520D060" w:rsidR="00CE10EC" w:rsidRDefault="00CE10EC" w:rsidP="001A4050">
      <w:pPr>
        <w:pStyle w:val="Heading2"/>
        <w:numPr>
          <w:ilvl w:val="1"/>
          <w:numId w:val="9"/>
        </w:numPr>
      </w:pPr>
      <w:r>
        <w:t>Findings</w:t>
      </w:r>
    </w:p>
    <w:p w14:paraId="7DA20E9D" w14:textId="77777777" w:rsidR="00CE10EC" w:rsidRDefault="00CE10EC" w:rsidP="00CE10EC">
      <w:pPr>
        <w:spacing w:line="360" w:lineRule="auto"/>
      </w:pPr>
    </w:p>
    <w:p w14:paraId="7642DE16" w14:textId="31D87E76" w:rsidR="00CE10EC" w:rsidRDefault="00CE10EC" w:rsidP="001A4050">
      <w:pPr>
        <w:pStyle w:val="ListParagraph"/>
        <w:numPr>
          <w:ilvl w:val="0"/>
          <w:numId w:val="21"/>
        </w:numPr>
        <w:spacing w:line="360" w:lineRule="auto"/>
      </w:pPr>
      <w:r>
        <w:t>Representativeness:</w:t>
      </w:r>
    </w:p>
    <w:p w14:paraId="752E816B" w14:textId="66786E77" w:rsidR="00CE10EC" w:rsidRDefault="00CE10EC" w:rsidP="001A4050">
      <w:pPr>
        <w:pStyle w:val="ListParagraph"/>
        <w:numPr>
          <w:ilvl w:val="0"/>
          <w:numId w:val="21"/>
        </w:numPr>
        <w:spacing w:line="360" w:lineRule="auto"/>
      </w:pPr>
      <w:r>
        <w:t>Impact of FRE:</w:t>
      </w:r>
    </w:p>
    <w:p w14:paraId="76C1E95E" w14:textId="7680FDBB" w:rsidR="00CE10EC" w:rsidRDefault="00CE10EC" w:rsidP="001A4050">
      <w:pPr>
        <w:pStyle w:val="ListParagraph"/>
        <w:numPr>
          <w:ilvl w:val="0"/>
          <w:numId w:val="21"/>
        </w:numPr>
        <w:spacing w:line="360" w:lineRule="auto"/>
      </w:pPr>
      <w:r>
        <w:t xml:space="preserve">Conformity:  </w:t>
      </w:r>
    </w:p>
    <w:p w14:paraId="1720F828" w14:textId="77777777" w:rsidR="00CE10EC" w:rsidRDefault="00CE10EC" w:rsidP="00CE10EC"/>
    <w:p w14:paraId="414C88BB" w14:textId="439352A7" w:rsidR="00CE10EC" w:rsidRDefault="00CE10EC" w:rsidP="00CE10EC"/>
    <w:p w14:paraId="7C85B442" w14:textId="30613E84" w:rsidR="00A53DEA" w:rsidRPr="00A53DEA" w:rsidRDefault="00CE10EC" w:rsidP="00A53DEA">
      <w:r>
        <w:br w:type="page"/>
      </w:r>
    </w:p>
    <w:p w14:paraId="3503BA24" w14:textId="77777777" w:rsidR="00CF5898" w:rsidRDefault="00D8059B" w:rsidP="001A4050">
      <w:pPr>
        <w:pStyle w:val="Heading1"/>
        <w:numPr>
          <w:ilvl w:val="0"/>
          <w:numId w:val="8"/>
        </w:numPr>
        <w:rPr>
          <w:del w:id="25" w:author="Fernandes, Richard (he, him, his | il, le, lui)" w:date="2026-05-12T17:06:00Z" w16du:dateUtc="2026-05-12T21:06:00Z"/>
        </w:rPr>
      </w:pPr>
      <w:del w:id="26" w:author="Fernandes, Richard (he, him, his | il, le, lui)" w:date="2026-05-12T17:06:00Z" w16du:dateUtc="2026-05-12T21:06:00Z">
        <w:r>
          <w:lastRenderedPageBreak/>
          <w:delText>Introduction</w:delText>
        </w:r>
        <w:bookmarkStart w:id="27" w:name="_heading=h.bea35xbixsxl" w:colFirst="0" w:colLast="0"/>
        <w:bookmarkEnd w:id="27"/>
      </w:del>
    </w:p>
    <w:p w14:paraId="7F6CFF9C" w14:textId="2C87CE5B" w:rsidR="00CB75FC" w:rsidRDefault="0057323C">
      <w:pPr>
        <w:pStyle w:val="Heading1"/>
        <w:pPrChange w:id="28" w:author="Fernandes, Richard (he, him, his | il, le, lui)" w:date="2026-05-13T10:36:00Z" w16du:dateUtc="2026-05-13T14:36:00Z">
          <w:pPr>
            <w:pStyle w:val="Heading2"/>
            <w:numPr>
              <w:ilvl w:val="1"/>
              <w:numId w:val="8"/>
            </w:numPr>
            <w:ind w:left="610" w:hanging="610"/>
          </w:pPr>
        </w:pPrChange>
      </w:pPr>
      <w:ins w:id="29" w:author="Fernandes, Richard (he, him, his | il, le, lui)" w:date="2026-05-12T17:06:00Z" w16du:dateUtc="2026-05-12T21:06:00Z">
        <w:r>
          <w:t>Introduction</w:t>
        </w:r>
      </w:ins>
      <w:del w:id="30" w:author="Fernandes, Richard (he, him, his | il, le, lui)" w:date="2026-05-12T17:04:00Z" w16du:dateUtc="2026-05-12T21:04:00Z">
        <w:r w:rsidR="00B32655" w:rsidDel="00FB7ACA">
          <w:delText>Problem Statement</w:delText>
        </w:r>
      </w:del>
    </w:p>
    <w:p w14:paraId="283E494B" w14:textId="77777777" w:rsidR="00B32655" w:rsidRDefault="00B32655">
      <w:pPr>
        <w:rPr>
          <w:del w:id="31" w:author="Fernandes, Richard (he, him, his | il, le, lui)" w:date="2026-05-12T17:04:00Z" w16du:dateUtc="2026-05-12T21:04:00Z"/>
        </w:rPr>
        <w:pPrChange w:id="32" w:author="Fernandes, Richard (he, him, his | il, le, lui)" w:date="2026-05-13T10:36:00Z" w16du:dateUtc="2026-05-13T14:36:00Z">
          <w:pPr>
            <w:pStyle w:val="ListParagraph"/>
            <w:spacing w:line="360" w:lineRule="auto"/>
            <w:ind w:left="1080"/>
          </w:pPr>
        </w:pPrChange>
      </w:pPr>
    </w:p>
    <w:p w14:paraId="608A1615" w14:textId="1636579C" w:rsidR="005433A3" w:rsidRDefault="005433A3">
      <w:pPr>
        <w:spacing w:line="360" w:lineRule="auto"/>
        <w:rPr>
          <w:ins w:id="33" w:author="Fernandes, Richard (he, him, his | il, le, lui)" w:date="2026-05-13T10:46:00Z" w16du:dateUtc="2026-05-13T14:46:00Z"/>
        </w:rPr>
      </w:pPr>
      <w:r w:rsidRPr="00CF5898">
        <w:rPr>
          <w:b/>
        </w:rPr>
        <w:t xml:space="preserve">Leaf area index </w:t>
      </w:r>
      <w:r w:rsidRPr="00CF5898">
        <w:rPr>
          <w:bCs/>
        </w:rPr>
        <w:t xml:space="preserve">(LAI) </w:t>
      </w:r>
      <w:r>
        <w:t xml:space="preserve">and the </w:t>
      </w:r>
      <w:r w:rsidRPr="00CF5898">
        <w:rPr>
          <w:b/>
        </w:rPr>
        <w:t>fraction of absorbed photosynthetically active radiation</w:t>
      </w:r>
      <w:r w:rsidRPr="00CF5898">
        <w:rPr>
          <w:bCs/>
        </w:rPr>
        <w:t xml:space="preserve"> (FAPAR) </w:t>
      </w:r>
      <w:ins w:id="34" w:author="Fernandes, Richard (he, him, his | il, le, lui)" w:date="2026-05-07T15:27:00Z" w16du:dateUtc="2026-05-07T19:27:00Z">
        <w:r w:rsidR="0024144B">
          <w:t xml:space="preserve">(hereafter </w:t>
        </w:r>
        <w:commentRangeStart w:id="35"/>
        <w:r w:rsidR="0024144B">
          <w:t>LAI/FAPAR</w:t>
        </w:r>
      </w:ins>
      <w:commentRangeEnd w:id="35"/>
      <w:r w:rsidR="003414B8">
        <w:rPr>
          <w:rStyle w:val="CommentReference"/>
          <w:sz w:val="22"/>
          <w:szCs w:val="22"/>
        </w:rPr>
        <w:commentReference w:id="35"/>
      </w:r>
      <w:ins w:id="36" w:author="Fernandes, Richard (he, him, his | il, le, lui)" w:date="2026-05-07T15:27:00Z" w16du:dateUtc="2026-05-07T19:27:00Z">
        <w:r w:rsidR="0024144B">
          <w:t xml:space="preserve">)  </w:t>
        </w:r>
      </w:ins>
      <w:r>
        <w:t xml:space="preserve">measure, respectively, the density and potential gross primary productivity of </w:t>
      </w:r>
      <w:commentRangeStart w:id="37"/>
      <w:r>
        <w:t xml:space="preserve">terrestrial </w:t>
      </w:r>
      <w:commentRangeEnd w:id="37"/>
      <w:r w:rsidR="003414B8">
        <w:rPr>
          <w:rStyle w:val="CommentReference"/>
          <w:sz w:val="22"/>
          <w:szCs w:val="22"/>
        </w:rPr>
        <w:commentReference w:id="37"/>
      </w:r>
      <w:r>
        <w:t>vegetation (</w:t>
      </w:r>
      <w:sdt>
        <w:sdtPr>
          <w:tag w:val="goog_rdk_2"/>
          <w:id w:val="-19354876"/>
        </w:sdtPr>
        <w:sdtEndPr/>
        <w:sdtContent>
          <w:commentRangeStart w:id="38"/>
        </w:sdtContent>
      </w:sdt>
      <w:r>
        <w:t>Watson, 1947; Monteith 1972</w:t>
      </w:r>
      <w:commentRangeEnd w:id="38"/>
      <w:r w:rsidR="003414B8">
        <w:rPr>
          <w:rStyle w:val="CommentReference"/>
          <w:sz w:val="22"/>
          <w:szCs w:val="22"/>
        </w:rPr>
        <w:commentReference w:id="38"/>
      </w:r>
      <w:r>
        <w:t>; WMO, 2022</w:t>
      </w:r>
      <w:ins w:id="39" w:author="Fernandes, Richard (he, him, his | il, le, lui)" w:date="2026-05-07T15:57:00Z" w16du:dateUtc="2026-05-07T19:57:00Z">
        <w:r w:rsidR="004467FB">
          <w:t xml:space="preserve">) </w:t>
        </w:r>
        <w:commentRangeStart w:id="40"/>
        <w:r w:rsidR="004467FB">
          <w:t>(</w:t>
        </w:r>
      </w:ins>
      <w:ins w:id="41" w:author="Fernandes, Richard (he, him, his | il, le, lui)" w:date="2026-05-07T16:04:00Z" w16du:dateUtc="2026-05-07T20:04:00Z">
        <w:r w:rsidR="00AA6CA1">
          <w:rPr>
            <w:lang w:val="en-US"/>
          </w:rPr>
          <w:t xml:space="preserve">bold terms are defined </w:t>
        </w:r>
      </w:ins>
      <w:ins w:id="42" w:author="Fernandes, Richard (he, him, his | il, le, lui)" w:date="2026-05-07T16:05:00Z" w16du:dateUtc="2026-05-07T20:05:00Z">
        <w:r w:rsidR="00AA6CA1">
          <w:rPr>
            <w:lang w:val="en-US"/>
          </w:rPr>
          <w:t>in Appendix 1</w:t>
        </w:r>
      </w:ins>
      <w:commentRangeEnd w:id="40"/>
      <w:r w:rsidR="00EF14B9">
        <w:rPr>
          <w:rStyle w:val="CommentReference"/>
          <w:sz w:val="22"/>
          <w:szCs w:val="22"/>
        </w:rPr>
        <w:commentReference w:id="40"/>
      </w:r>
      <w:ins w:id="43" w:author="Fernandes, Richard (he, him, his | il, le, lui)" w:date="2026-05-07T15:24:00Z" w16du:dateUtc="2026-05-07T19:24:00Z">
        <w:r w:rsidR="006915CB">
          <w:t>)</w:t>
        </w:r>
      </w:ins>
      <w:ins w:id="44" w:author="Fernandes, Richard (he, him, his | il, le, lui)" w:date="2026-05-08T10:46:00Z" w16du:dateUtc="2026-05-08T14:46:00Z">
        <w:r w:rsidR="00AA5E2E">
          <w:t>.</w:t>
        </w:r>
      </w:ins>
      <w:ins w:id="45" w:author="Fernandes, Richard (he, him, his | il, le, lui)" w:date="2026-05-07T15:24:00Z" w16du:dateUtc="2026-05-07T19:24:00Z">
        <w:r w:rsidR="006915CB">
          <w:t xml:space="preserve"> </w:t>
        </w:r>
      </w:ins>
      <w:ins w:id="46" w:author="Fernandes, Richard (he, him, his | il, le, lui)" w:date="2026-05-06T12:50:00Z" w16du:dateUtc="2026-05-06T16:50:00Z">
        <w:r w:rsidR="00271D10">
          <w:t xml:space="preserve"> </w:t>
        </w:r>
      </w:ins>
      <w:del w:id="47" w:author="Fernandes, Richard (he, him, his | il, le, lui)" w:date="2026-05-07T15:25:00Z" w16du:dateUtc="2026-05-07T19:25:00Z">
        <w:r w:rsidDel="006915CB">
          <w:delText>).</w:delText>
        </w:r>
      </w:del>
      <w:ins w:id="48" w:author="Fernandes, Richard (he, him, his | il, le, lui)" w:date="2026-05-07T15:28:00Z" w16du:dateUtc="2026-05-07T19:28:00Z">
        <w:r w:rsidR="00B676EF">
          <w:t xml:space="preserve">  </w:t>
        </w:r>
      </w:ins>
      <w:commentRangeStart w:id="49"/>
      <w:ins w:id="50" w:author="Fernandes, Richard (he, him, his | il, le, lui)" w:date="2026-05-07T15:57:00Z" w16du:dateUtc="2026-05-07T19:57:00Z">
        <w:r w:rsidR="004467FB">
          <w:t>LAI/FAPAR</w:t>
        </w:r>
      </w:ins>
      <w:commentRangeEnd w:id="49"/>
      <w:r w:rsidR="003414B8">
        <w:rPr>
          <w:rStyle w:val="CommentReference"/>
          <w:sz w:val="22"/>
          <w:szCs w:val="22"/>
        </w:rPr>
        <w:commentReference w:id="49"/>
      </w:r>
      <w:ins w:id="51" w:author="Fernandes, Richard (he, him, his | il, le, lui)" w:date="2026-05-07T15:28:00Z" w16du:dateUtc="2026-05-07T19:28:00Z">
        <w:r w:rsidR="00B676EF">
          <w:t xml:space="preserve"> are </w:t>
        </w:r>
      </w:ins>
      <w:del w:id="52" w:author="Fernandes, Richard (he, him, his | il, le, lui)" w:date="2026-05-07T15:25:00Z" w16du:dateUtc="2026-05-07T19:25:00Z">
        <w:r w:rsidDel="006915CB">
          <w:delText xml:space="preserve"> </w:delText>
        </w:r>
      </w:del>
      <w:moveToRangeStart w:id="53" w:author="Fernandes, Richard (he, him, his | il, le, lui)" w:date="2026-05-07T15:28:00Z" w:name="move229060132"/>
      <w:moveTo w:id="54" w:author="Fernandes, Richard (he, him, his | il, le, lui)" w:date="2026-05-07T15:28:00Z" w16du:dateUtc="2026-05-07T19:28:00Z">
        <w:r w:rsidR="00B676EF">
          <w:t xml:space="preserve">essential agriculture, biodiversity and climate variables required for systematic  monitoring of vegetation status and trends </w:t>
        </w:r>
      </w:moveTo>
      <w:sdt>
        <w:sdtPr>
          <w:tag w:val="goog_rdk_4"/>
          <w:id w:val="476809013"/>
        </w:sdtPr>
        <w:sdtEndPr/>
        <w:sdtContent/>
      </w:sdt>
      <w:moveTo w:id="55" w:author="Fernandes, Richard (he, him, his | il, le, lui)" w:date="2026-05-07T15:28:00Z" w16du:dateUtc="2026-05-07T19:28:00Z">
        <w:r w:rsidR="00B676EF">
          <w:t>(</w:t>
        </w:r>
        <w:commentRangeStart w:id="56"/>
        <w:r w:rsidR="00B676EF">
          <w:t>Navarro et al., 2017; GEOGLAM 2022; United Nations, 2022; FAO, 2025; WMO, 2025</w:t>
        </w:r>
        <w:commentRangeEnd w:id="56"/>
        <w:r w:rsidR="003414B8">
          <w:rPr>
            <w:rStyle w:val="CommentReference"/>
            <w:sz w:val="22"/>
            <w:szCs w:val="22"/>
          </w:rPr>
          <w:commentReference w:id="56"/>
        </w:r>
        <w:r w:rsidR="00B676EF">
          <w:t xml:space="preserve">).  </w:t>
        </w:r>
      </w:moveTo>
      <w:moveToRangeEnd w:id="53"/>
    </w:p>
    <w:p w14:paraId="30220EF2" w14:textId="31CCF251" w:rsidR="00D21ED7" w:rsidRDefault="00D21ED7">
      <w:pPr>
        <w:spacing w:line="360" w:lineRule="auto"/>
        <w:pPrChange w:id="57" w:author="Fernandes, Richard (he, him, his | il, le, lui)" w:date="2026-05-07T15:34:00Z" w16du:dateUtc="2026-05-07T19:34:00Z">
          <w:pPr>
            <w:spacing w:line="360" w:lineRule="auto"/>
            <w:ind w:left="1080"/>
          </w:pPr>
        </w:pPrChange>
      </w:pPr>
    </w:p>
    <w:p w14:paraId="0CDE6D2A" w14:textId="21C2F862" w:rsidR="004467FB" w:rsidDel="00D21ED7" w:rsidRDefault="004467FB" w:rsidP="00CF5898">
      <w:pPr>
        <w:spacing w:line="360" w:lineRule="auto"/>
        <w:rPr>
          <w:del w:id="58" w:author="Fernandes, Richard (he, him, his | il, le, lui)" w:date="2026-05-07T16:05:00Z" w16du:dateUtc="2026-05-07T20:05:00Z"/>
        </w:rPr>
      </w:pPr>
    </w:p>
    <w:p w14:paraId="59AB8E83" w14:textId="390F2DA7" w:rsidR="006C635F" w:rsidRPr="00D21ED7" w:rsidDel="00AF7B8A" w:rsidRDefault="00D21ED7" w:rsidP="009149E5">
      <w:pPr>
        <w:spacing w:line="360" w:lineRule="auto"/>
        <w:ind w:left="1080"/>
        <w:rPr>
          <w:del w:id="59" w:author="Fernandes, Richard (he, him, his | il, le, lui)" w:date="2026-05-06T09:58:00Z" w16du:dateUtc="2026-05-06T13:58:00Z"/>
        </w:rPr>
      </w:pPr>
      <w:ins w:id="60" w:author="Fernandes, Richard (he, him, his | il, le, lui)" w:date="2026-05-13T10:45:00Z" w16du:dateUtc="2026-05-13T14:45:00Z">
        <w:r w:rsidRPr="00D21ED7">
          <w:rPr>
            <w:lang w:val="en-US"/>
            <w:rPrChange w:id="61" w:author="Fernandes, Richard (he, him, his | il, le, lui)" w:date="2026-05-13T10:46:00Z" w16du:dateUtc="2026-05-13T14:46:00Z">
              <w:rPr/>
            </w:rPrChange>
          </w:rPr>
          <w:t xml:space="preserve">LAI/FAPAR </w:t>
        </w:r>
      </w:ins>
      <w:ins w:id="62" w:author="Fernandes, Richard (he, him, his | il, le, lui)" w:date="2026-05-13T10:46:00Z" w16du:dateUtc="2026-05-13T14:46:00Z">
        <w:r>
          <w:rPr>
            <w:lang w:val="en-US"/>
          </w:rPr>
          <w:t xml:space="preserve"> thematic data </w:t>
        </w:r>
      </w:ins>
      <w:ins w:id="63" w:author="Fernandes, Richard (he, him, his | il, le, lui)" w:date="2026-05-13T10:45:00Z" w16du:dateUtc="2026-05-13T14:45:00Z">
        <w:r w:rsidRPr="00D21ED7">
          <w:rPr>
            <w:lang w:val="en-US"/>
            <w:rPrChange w:id="64" w:author="Fernandes, Richard (he, him, his | il, le, lui)" w:date="2026-05-13T10:46:00Z" w16du:dateUtc="2026-05-13T14:46:00Z">
              <w:rPr>
                <w:lang w:val="fr-CA"/>
              </w:rPr>
            </w:rPrChange>
          </w:rPr>
          <w:t>products</w:t>
        </w:r>
      </w:ins>
      <w:ins w:id="65" w:author="Fernandes, Richard (he, him, his | il, le, lui)" w:date="2026-05-13T10:46:00Z" w16du:dateUtc="2026-05-13T14:46:00Z">
        <w:r>
          <w:rPr>
            <w:lang w:val="en-US"/>
          </w:rPr>
          <w:t xml:space="preserve"> are routinely generated</w:t>
        </w:r>
      </w:ins>
      <w:ins w:id="66" w:author="Fernandes, Richard (he, him, his | il, le, lui)" w:date="2026-05-15T10:00:00Z" w16du:dateUtc="2026-05-15T14:00:00Z">
        <w:r w:rsidR="006C7423">
          <w:rPr>
            <w:lang w:val="en-US"/>
          </w:rPr>
          <w:t xml:space="preserve"> for synoptic and global extents</w:t>
        </w:r>
      </w:ins>
      <w:ins w:id="67" w:author="Fernandes, Richard (he, him, his | il, le, lui)" w:date="2026-05-13T10:46:00Z" w16du:dateUtc="2026-05-13T14:46:00Z">
        <w:r>
          <w:rPr>
            <w:lang w:val="en-US"/>
          </w:rPr>
          <w:t xml:space="preserve"> </w:t>
        </w:r>
      </w:ins>
      <w:ins w:id="68" w:author="Fernandes, Richard (he, him, his | il, le, lui)" w:date="2026-05-15T10:00:00Z" w16du:dateUtc="2026-05-15T14:00:00Z">
        <w:r w:rsidR="00E04014">
          <w:rPr>
            <w:lang w:val="en-US"/>
          </w:rPr>
          <w:t>using</w:t>
        </w:r>
      </w:ins>
      <w:ins w:id="69" w:author="Fernandes, Richard (he, him, his | il, le, lui)" w:date="2026-05-13T10:46:00Z" w16du:dateUtc="2026-05-13T14:46:00Z">
        <w:r>
          <w:rPr>
            <w:lang w:val="en-US"/>
          </w:rPr>
          <w:t xml:space="preserve"> </w:t>
        </w:r>
      </w:ins>
      <w:ins w:id="70" w:author="Fernandes, Richard (he, him, his | il, le, lui)" w:date="2026-05-15T09:59:00Z" w16du:dateUtc="2026-05-15T13:59:00Z">
        <w:r w:rsidR="0075378D">
          <w:rPr>
            <w:b/>
            <w:lang w:val="en-US"/>
          </w:rPr>
          <w:t>f</w:t>
        </w:r>
      </w:ins>
      <w:commentRangeStart w:id="71"/>
      <w:ins w:id="72" w:author="Fernandes, Richard (he, him, his | il, le, lui)" w:date="2026-05-13T10:46:00Z" w16du:dateUtc="2026-05-13T14:46:00Z">
        <w:r w:rsidRPr="00CF5898">
          <w:rPr>
            <w:b/>
          </w:rPr>
          <w:t xml:space="preserve">undamental data records </w:t>
        </w:r>
      </w:ins>
      <w:commentRangeEnd w:id="71"/>
      <w:r>
        <w:rPr>
          <w:rStyle w:val="CommentReference"/>
          <w:sz w:val="22"/>
          <w:szCs w:val="22"/>
        </w:rPr>
        <w:commentReference w:id="71"/>
      </w:r>
      <w:ins w:id="73" w:author="Fernandes, Richard (he, him, his | il, le, lui)" w:date="2026-05-13T10:46:00Z" w16du:dateUtc="2026-05-13T14:46:00Z">
        <w:r>
          <w:t>(FDRs)</w:t>
        </w:r>
        <w:r w:rsidRPr="00CF5898">
          <w:rPr>
            <w:b/>
          </w:rPr>
          <w:t xml:space="preserve"> </w:t>
        </w:r>
        <w:r>
          <w:t xml:space="preserve">from  satellite </w:t>
        </w:r>
        <w:r w:rsidRPr="00CF5898">
          <w:rPr>
            <w:b/>
          </w:rPr>
          <w:t>o</w:t>
        </w:r>
        <w:r w:rsidRPr="00D73FC4">
          <w:rPr>
            <w:bCs/>
            <w:rPrChange w:id="74" w:author="Fernandes, Richard (he, him, his | il, le, lui)" w:date="2026-05-20T11:33:00Z" w16du:dateUtc="2026-05-20T15:33:00Z">
              <w:rPr>
                <w:b/>
              </w:rPr>
            </w:rPrChange>
          </w:rPr>
          <w:t>ptical imagers</w:t>
        </w:r>
        <w:r w:rsidRPr="00D73FC4">
          <w:rPr>
            <w:bCs/>
          </w:rPr>
          <w:t xml:space="preserve">, </w:t>
        </w:r>
        <w:r w:rsidRPr="00D73FC4">
          <w:rPr>
            <w:bCs/>
            <w:rPrChange w:id="75" w:author="Fernandes, Richard (he, him, his | il, le, lui)" w:date="2026-05-20T11:33:00Z" w16du:dateUtc="2026-05-20T15:33:00Z">
              <w:rPr>
                <w:b/>
              </w:rPr>
            </w:rPrChange>
          </w:rPr>
          <w:t>synthetic aperture radar</w:t>
        </w:r>
        <w:r w:rsidRPr="00D73FC4">
          <w:rPr>
            <w:bCs/>
          </w:rPr>
          <w:t xml:space="preserve"> (SAR) imagers and </w:t>
        </w:r>
        <w:r w:rsidRPr="00D73FC4">
          <w:rPr>
            <w:bCs/>
            <w:rPrChange w:id="76" w:author="Fernandes, Richard (he, him, his | il, le, lui)" w:date="2026-05-20T11:33:00Z" w16du:dateUtc="2026-05-20T15:33:00Z">
              <w:rPr>
                <w:b/>
              </w:rPr>
            </w:rPrChange>
          </w:rPr>
          <w:t>light detection and ranging</w:t>
        </w:r>
        <w:r w:rsidRPr="00D73FC4">
          <w:rPr>
            <w:bCs/>
          </w:rPr>
          <w:t xml:space="preserve"> (LIDAR) </w:t>
        </w:r>
        <w:r>
          <w:t xml:space="preserve">instruments </w:t>
        </w:r>
      </w:ins>
      <w:del w:id="77" w:author="Fernandes, Richard (he, him, his | il, le, lui)" w:date="2026-05-07T15:28:00Z" w16du:dateUtc="2026-05-07T19:28:00Z">
        <w:r w:rsidR="005433A3" w:rsidRPr="00D21ED7" w:rsidDel="0086565D">
          <w:rPr>
            <w:lang w:val="en-US"/>
            <w:rPrChange w:id="78" w:author="Fernandes, Richard (he, him, his | il, le, lui)" w:date="2026-05-13T10:46:00Z" w16du:dateUtc="2026-05-13T14:46:00Z">
              <w:rPr/>
            </w:rPrChange>
          </w:rPr>
          <w:delText xml:space="preserve">LAI and FAPAR (hereafter LAI/FAPAR)  </w:delText>
        </w:r>
      </w:del>
      <w:del w:id="79" w:author="Fernandes, Richard (he, him, his | il, le, lui)" w:date="2026-05-07T15:29:00Z" w16du:dateUtc="2026-05-07T19:29:00Z">
        <w:r w:rsidR="005433A3" w:rsidRPr="00D21ED7" w:rsidDel="00E83B13">
          <w:rPr>
            <w:lang w:val="en-US"/>
            <w:rPrChange w:id="80" w:author="Fernandes, Richard (he, him, his | il, le, lui)" w:date="2026-05-13T10:46:00Z" w16du:dateUtc="2026-05-13T14:46:00Z">
              <w:rPr/>
            </w:rPrChange>
          </w:rPr>
          <w:delText>ar</w:delText>
        </w:r>
      </w:del>
      <w:del w:id="81" w:author="Fernandes, Richard (he, him, his | il, le, lui)" w:date="2026-05-07T15:28:00Z" w16du:dateUtc="2026-05-07T19:28:00Z">
        <w:r w:rsidR="005433A3" w:rsidRPr="00D21ED7" w:rsidDel="00B60FFC">
          <w:rPr>
            <w:lang w:val="en-US"/>
            <w:rPrChange w:id="82" w:author="Fernandes, Richard (he, him, his | il, le, lui)" w:date="2026-05-13T10:46:00Z" w16du:dateUtc="2026-05-13T14:46:00Z">
              <w:rPr/>
            </w:rPrChange>
          </w:rPr>
          <w:delText xml:space="preserve">e </w:delText>
        </w:r>
      </w:del>
      <w:moveFromRangeStart w:id="83" w:author="Fernandes, Richard (he, him, his | il, le, lui)" w:date="2026-05-07T15:28:00Z" w:name="move229060132"/>
      <w:moveFrom w:id="84" w:author="Fernandes, Richard (he, him, his | il, le, lui)" w:date="2026-05-07T15:28:00Z" w16du:dateUtc="2026-05-07T19:28:00Z">
        <w:del w:id="85" w:author="Fernandes, Richard (he, him, his | il, le, lui)" w:date="2026-05-07T15:29:00Z" w16du:dateUtc="2026-05-07T19:29:00Z">
          <w:r w:rsidR="005433A3" w:rsidRPr="00D21ED7" w:rsidDel="00E83B13">
            <w:rPr>
              <w:lang w:val="en-US"/>
              <w:rPrChange w:id="86" w:author="Fernandes, Richard (he, him, his | il, le, lui)" w:date="2026-05-13T10:46:00Z" w16du:dateUtc="2026-05-13T14:46:00Z">
                <w:rPr/>
              </w:rPrChange>
            </w:rPr>
            <w:delText xml:space="preserve">essential agriculture, biodiversity and climate variables required for systematic  monitoring of vegetation status and trends </w:delText>
          </w:r>
        </w:del>
      </w:moveFrom>
      <w:customXmlDelRangeStart w:id="87" w:author="Fernandes, Richard (he, him, his | il, le, lui)" w:date="2026-05-07T15:29:00Z"/>
      <w:sdt>
        <w:sdtPr>
          <w:tag w:val="goog_rdk_4"/>
          <w:id w:val="2026037011"/>
        </w:sdtPr>
        <w:sdtEndPr/>
        <w:sdtContent>
          <w:customXmlDelRangeEnd w:id="87"/>
          <w:customXmlDelRangeStart w:id="88" w:author="Fernandes, Richard (he, him, his | il, le, lui)" w:date="2026-05-07T15:29:00Z"/>
        </w:sdtContent>
      </w:sdt>
      <w:customXmlDelRangeEnd w:id="88"/>
      <w:moveFrom w:id="89" w:author="Fernandes, Richard (he, him, his | il, le, lui)" w:date="2026-05-07T15:28:00Z" w16du:dateUtc="2026-05-07T19:28:00Z">
        <w:del w:id="90" w:author="Fernandes, Richard (he, him, his | il, le, lui)" w:date="2026-05-07T15:29:00Z" w16du:dateUtc="2026-05-07T19:29:00Z">
          <w:r w:rsidR="005433A3" w:rsidRPr="00D21ED7" w:rsidDel="00E83B13">
            <w:rPr>
              <w:lang w:val="en-US"/>
              <w:rPrChange w:id="91" w:author="Fernandes, Richard (he, him, his | il, le, lui)" w:date="2026-05-13T10:46:00Z" w16du:dateUtc="2026-05-13T14:46:00Z">
                <w:rPr/>
              </w:rPrChange>
            </w:rPr>
            <w:delText xml:space="preserve">(Navarro et al., 2017; GEOGLAM 2022; United Nations, 2022; FAO, 2025; WMO, 2025).  </w:delText>
          </w:r>
        </w:del>
      </w:moveFrom>
      <w:moveFromRangeEnd w:id="83"/>
    </w:p>
    <w:p w14:paraId="4CDF82D1" w14:textId="21584171" w:rsidR="005433A3" w:rsidRPr="00D21ED7" w:rsidDel="00D21ED7" w:rsidRDefault="005433A3" w:rsidP="00CF5898">
      <w:pPr>
        <w:spacing w:line="360" w:lineRule="auto"/>
        <w:rPr>
          <w:del w:id="92" w:author="Fernandes, Richard (he, him, his | il, le, lui)" w:date="2026-05-13T10:46:00Z" w16du:dateUtc="2026-05-13T14:46:00Z"/>
          <w:lang w:val="en-US"/>
          <w:rPrChange w:id="93" w:author="Fernandes, Richard (he, him, his | il, le, lui)" w:date="2026-05-13T10:46:00Z" w16du:dateUtc="2026-05-13T14:46:00Z">
            <w:rPr>
              <w:del w:id="94" w:author="Fernandes, Richard (he, him, his | il, le, lui)" w:date="2026-05-13T10:46:00Z" w16du:dateUtc="2026-05-13T14:46:00Z"/>
            </w:rPr>
          </w:rPrChange>
        </w:rPr>
      </w:pPr>
    </w:p>
    <w:p w14:paraId="35AA6F0F" w14:textId="5E726321" w:rsidR="005433A3" w:rsidRPr="00D21ED7" w:rsidDel="00FD41ED" w:rsidRDefault="005433A3">
      <w:pPr>
        <w:spacing w:line="360" w:lineRule="auto"/>
        <w:rPr>
          <w:del w:id="95" w:author="Fernandes, Richard (he, him, his | il, le, lui)" w:date="2026-05-13T10:47:00Z" w16du:dateUtc="2026-05-13T14:47:00Z"/>
          <w:lang w:val="fr-CA"/>
          <w:rPrChange w:id="96" w:author="Fernandes, Richard (he, him, his | il, le, lui)" w:date="2026-05-13T10:46:00Z" w16du:dateUtc="2026-05-13T14:46:00Z">
            <w:rPr>
              <w:del w:id="97" w:author="Fernandes, Richard (he, him, his | il, le, lui)" w:date="2026-05-13T10:47:00Z" w16du:dateUtc="2026-05-13T14:47:00Z"/>
            </w:rPr>
          </w:rPrChange>
        </w:rPr>
        <w:pPrChange w:id="98" w:author="Fernandes, Richard (he, him, his | il, le, lui)" w:date="2026-05-07T15:34:00Z" w16du:dateUtc="2026-05-07T19:34:00Z">
          <w:pPr>
            <w:spacing w:line="360" w:lineRule="auto"/>
            <w:ind w:left="1080"/>
          </w:pPr>
        </w:pPrChange>
      </w:pPr>
      <w:del w:id="99" w:author="Fernandes, Richard (he, him, his | il, le, lui)" w:date="2026-05-08T10:47:00Z" w16du:dateUtc="2026-05-08T14:47:00Z">
        <w:r w:rsidRPr="00D21ED7">
          <w:rPr>
            <w:b/>
            <w:lang w:val="fr-CA"/>
            <w:rPrChange w:id="100" w:author="Fernandes, Richard (he, him, his | il, le, lui)" w:date="2026-05-13T10:46:00Z" w16du:dateUtc="2026-05-13T14:46:00Z">
              <w:rPr>
                <w:b/>
              </w:rPr>
            </w:rPrChange>
          </w:rPr>
          <w:delText xml:space="preserve">Satellite </w:delText>
        </w:r>
        <w:r w:rsidR="00DC2BC5" w:rsidRPr="00D21ED7">
          <w:rPr>
            <w:b/>
            <w:lang w:val="fr-CA"/>
            <w:rPrChange w:id="101" w:author="Fernandes, Richard (he, him, his | il, le, lui)" w:date="2026-05-13T10:46:00Z" w16du:dateUtc="2026-05-13T14:46:00Z">
              <w:rPr>
                <w:b/>
              </w:rPr>
            </w:rPrChange>
          </w:rPr>
          <w:delText>f</w:delText>
        </w:r>
      </w:del>
      <w:del w:id="102" w:author="Fernandes, Richard (he, him, his | il, le, lui)" w:date="2026-05-13T10:46:00Z" w16du:dateUtc="2026-05-13T14:46:00Z">
        <w:r w:rsidR="00DC2BC5" w:rsidRPr="00D21ED7" w:rsidDel="00D21ED7">
          <w:rPr>
            <w:b/>
            <w:lang w:val="fr-CA"/>
            <w:rPrChange w:id="103" w:author="Fernandes, Richard (he, him, his | il, le, lui)" w:date="2026-05-13T10:46:00Z" w16du:dateUtc="2026-05-13T14:46:00Z">
              <w:rPr>
                <w:b/>
              </w:rPr>
            </w:rPrChange>
          </w:rPr>
          <w:delText xml:space="preserve">undamental </w:delText>
        </w:r>
        <w:r w:rsidRPr="00D21ED7" w:rsidDel="00D21ED7">
          <w:rPr>
            <w:b/>
            <w:lang w:val="fr-CA"/>
            <w:rPrChange w:id="104" w:author="Fernandes, Richard (he, him, his | il, le, lui)" w:date="2026-05-13T10:46:00Z" w16du:dateUtc="2026-05-13T14:46:00Z">
              <w:rPr>
                <w:b/>
              </w:rPr>
            </w:rPrChange>
          </w:rPr>
          <w:delText xml:space="preserve">data records </w:delText>
        </w:r>
        <w:r w:rsidRPr="00D21ED7" w:rsidDel="00D21ED7">
          <w:rPr>
            <w:lang w:val="fr-CA"/>
            <w:rPrChange w:id="105" w:author="Fernandes, Richard (he, him, his | il, le, lui)" w:date="2026-05-13T10:46:00Z" w16du:dateUtc="2026-05-13T14:46:00Z">
              <w:rPr/>
            </w:rPrChange>
          </w:rPr>
          <w:delText>(FDRs)</w:delText>
        </w:r>
        <w:r w:rsidRPr="00D21ED7" w:rsidDel="00D21ED7">
          <w:rPr>
            <w:b/>
            <w:lang w:val="fr-CA"/>
            <w:rPrChange w:id="106" w:author="Fernandes, Richard (he, him, his | il, le, lui)" w:date="2026-05-13T10:46:00Z" w16du:dateUtc="2026-05-13T14:46:00Z">
              <w:rPr>
                <w:b/>
              </w:rPr>
            </w:rPrChange>
          </w:rPr>
          <w:delText xml:space="preserve"> </w:delText>
        </w:r>
        <w:r w:rsidRPr="00D21ED7" w:rsidDel="00D21ED7">
          <w:rPr>
            <w:lang w:val="fr-CA"/>
            <w:rPrChange w:id="107" w:author="Fernandes, Richard (he, him, his | il, le, lui)" w:date="2026-05-13T10:46:00Z" w16du:dateUtc="2026-05-13T14:46:00Z">
              <w:rPr/>
            </w:rPrChange>
          </w:rPr>
          <w:delText xml:space="preserve">from  </w:delText>
        </w:r>
        <w:r w:rsidRPr="00D21ED7" w:rsidDel="00D21ED7">
          <w:rPr>
            <w:b/>
            <w:lang w:val="fr-CA"/>
            <w:rPrChange w:id="108" w:author="Fernandes, Richard (he, him, his | il, le, lui)" w:date="2026-05-13T10:46:00Z" w16du:dateUtc="2026-05-13T14:46:00Z">
              <w:rPr>
                <w:b/>
              </w:rPr>
            </w:rPrChange>
          </w:rPr>
          <w:delText>optical imagers</w:delText>
        </w:r>
        <w:r w:rsidRPr="00D21ED7" w:rsidDel="00D21ED7">
          <w:rPr>
            <w:lang w:val="fr-CA"/>
            <w:rPrChange w:id="109" w:author="Fernandes, Richard (he, him, his | il, le, lui)" w:date="2026-05-13T10:46:00Z" w16du:dateUtc="2026-05-13T14:46:00Z">
              <w:rPr/>
            </w:rPrChange>
          </w:rPr>
          <w:delText xml:space="preserve">, </w:delText>
        </w:r>
        <w:r w:rsidRPr="00D21ED7" w:rsidDel="00D21ED7">
          <w:rPr>
            <w:b/>
            <w:lang w:val="fr-CA"/>
            <w:rPrChange w:id="110" w:author="Fernandes, Richard (he, him, his | il, le, lui)" w:date="2026-05-13T10:46:00Z" w16du:dateUtc="2026-05-13T14:46:00Z">
              <w:rPr>
                <w:b/>
              </w:rPr>
            </w:rPrChange>
          </w:rPr>
          <w:delText>synthetic aperture radar</w:delText>
        </w:r>
        <w:r w:rsidRPr="00D21ED7" w:rsidDel="00D21ED7">
          <w:rPr>
            <w:lang w:val="fr-CA"/>
            <w:rPrChange w:id="111" w:author="Fernandes, Richard (he, him, his | il, le, lui)" w:date="2026-05-13T10:46:00Z" w16du:dateUtc="2026-05-13T14:46:00Z">
              <w:rPr/>
            </w:rPrChange>
          </w:rPr>
          <w:delText xml:space="preserve"> (SAR) imagers and </w:delText>
        </w:r>
      </w:del>
      <w:del w:id="112" w:author="Fernandes, Richard (he, him, his | il, le, lui)" w:date="2026-05-13T10:45:00Z" w16du:dateUtc="2026-05-13T14:45:00Z">
        <w:r w:rsidRPr="00D21ED7" w:rsidDel="00D72258">
          <w:rPr>
            <w:b/>
            <w:lang w:val="fr-CA"/>
            <w:rPrChange w:id="113" w:author="Fernandes, Richard (he, him, his | il, le, lui)" w:date="2026-05-13T10:46:00Z" w16du:dateUtc="2026-05-13T14:46:00Z">
              <w:rPr>
                <w:b/>
              </w:rPr>
            </w:rPrChange>
          </w:rPr>
          <w:delText>L</w:delText>
        </w:r>
      </w:del>
      <w:del w:id="114" w:author="Fernandes, Richard (he, him, his | il, le, lui)" w:date="2026-05-13T10:46:00Z" w16du:dateUtc="2026-05-13T14:46:00Z">
        <w:r w:rsidRPr="00D21ED7" w:rsidDel="00D21ED7">
          <w:rPr>
            <w:b/>
            <w:lang w:val="fr-CA"/>
            <w:rPrChange w:id="115" w:author="Fernandes, Richard (he, him, his | il, le, lui)" w:date="2026-05-13T10:46:00Z" w16du:dateUtc="2026-05-13T14:46:00Z">
              <w:rPr>
                <w:b/>
              </w:rPr>
            </w:rPrChange>
          </w:rPr>
          <w:delText>ight detection and ranging</w:delText>
        </w:r>
        <w:r w:rsidRPr="00D21ED7" w:rsidDel="00D21ED7">
          <w:rPr>
            <w:lang w:val="fr-CA"/>
            <w:rPrChange w:id="116" w:author="Fernandes, Richard (he, him, his | il, le, lui)" w:date="2026-05-13T10:46:00Z" w16du:dateUtc="2026-05-13T14:46:00Z">
              <w:rPr/>
            </w:rPrChange>
          </w:rPr>
          <w:delText xml:space="preserve"> (LIDAR) instruments, serve as inputs to algorithms that generate LAI/FAPAR</w:delText>
        </w:r>
        <w:r w:rsidRPr="00D21ED7" w:rsidDel="00D21ED7">
          <w:rPr>
            <w:bCs/>
            <w:lang w:val="fr-CA"/>
            <w:rPrChange w:id="117" w:author="Fernandes, Richard (he, him, his | il, le, lui)" w:date="2026-05-13T10:46:00Z" w16du:dateUtc="2026-05-13T14:46:00Z">
              <w:rPr>
                <w:bCs/>
              </w:rPr>
            </w:rPrChange>
          </w:rPr>
          <w:delText xml:space="preserve"> </w:delText>
        </w:r>
        <w:r w:rsidRPr="00D21ED7" w:rsidDel="00D21ED7">
          <w:rPr>
            <w:bCs/>
            <w:lang w:val="fr-CA"/>
            <w:rPrChange w:id="118" w:author="Fernandes, Richard (he, him, his | il, le, lui)" w:date="2026-05-13T10:46:00Z" w16du:dateUtc="2026-05-13T14:46:00Z">
              <w:rPr>
                <w:b/>
              </w:rPr>
            </w:rPrChange>
          </w:rPr>
          <w:delText>products</w:delText>
        </w:r>
        <w:r w:rsidRPr="00D21ED7" w:rsidDel="00D21ED7">
          <w:rPr>
            <w:bCs/>
            <w:lang w:val="fr-CA"/>
            <w:rPrChange w:id="119" w:author="Fernandes, Richard (he, him, his | il, le, lui)" w:date="2026-05-13T10:46:00Z" w16du:dateUtc="2026-05-13T14:46:00Z">
              <w:rPr>
                <w:bCs/>
              </w:rPr>
            </w:rPrChange>
          </w:rPr>
          <w:delText xml:space="preserve"> </w:delText>
        </w:r>
      </w:del>
      <w:del w:id="120" w:author="Fernandes, Richard (he, him, his | il, le, lui)" w:date="2026-05-06T09:21:00Z" w16du:dateUtc="2026-05-06T13:21:00Z">
        <w:r w:rsidRPr="00D21ED7" w:rsidDel="009D4796">
          <w:rPr>
            <w:lang w:val="fr-CA"/>
            <w:rPrChange w:id="121" w:author="Fernandes, Richard (he, him, his | il, le, lui)" w:date="2026-05-13T10:46:00Z" w16du:dateUtc="2026-05-13T14:46:00Z">
              <w:rPr/>
            </w:rPrChange>
          </w:rPr>
          <w:delText xml:space="preserve">at </w:delText>
        </w:r>
        <w:r w:rsidRPr="00D21ED7" w:rsidDel="009D4796">
          <w:rPr>
            <w:b/>
            <w:bCs/>
            <w:lang w:val="fr-CA"/>
            <w:rPrChange w:id="122" w:author="Fernandes, Richard (he, him, his | il, le, lui)" w:date="2026-05-13T10:46:00Z" w16du:dateUtc="2026-05-13T14:46:00Z">
              <w:rPr>
                <w:b/>
                <w:bCs/>
              </w:rPr>
            </w:rPrChange>
          </w:rPr>
          <w:delText>synoptic</w:delText>
        </w:r>
        <w:r w:rsidRPr="00D21ED7" w:rsidDel="009D4796">
          <w:rPr>
            <w:lang w:val="fr-CA"/>
            <w:rPrChange w:id="123" w:author="Fernandes, Richard (he, him, his | il, le, lui)" w:date="2026-05-13T10:46:00Z" w16du:dateUtc="2026-05-13T14:46:00Z">
              <w:rPr/>
            </w:rPrChange>
          </w:rPr>
          <w:delText xml:space="preserve"> (&gt;1000km length scales) extents</w:delText>
        </w:r>
      </w:del>
      <w:del w:id="124" w:author="Fernandes, Richard (he, him, his | il, le, lui)" w:date="2026-05-06T09:47:00Z" w16du:dateUtc="2026-05-06T13:47:00Z">
        <w:r w:rsidRPr="00D21ED7" w:rsidDel="00B50A66">
          <w:rPr>
            <w:lang w:val="fr-CA"/>
            <w:rPrChange w:id="125" w:author="Fernandes, Richard (he, him, his | il, le, lui)" w:date="2026-05-13T10:46:00Z" w16du:dateUtc="2026-05-13T14:46:00Z">
              <w:rPr/>
            </w:rPrChange>
          </w:rPr>
          <w:delText xml:space="preserve">  </w:delText>
        </w:r>
      </w:del>
      <w:r w:rsidRPr="00D21ED7">
        <w:rPr>
          <w:lang w:val="fr-CA"/>
          <w:rPrChange w:id="126" w:author="Fernandes, Richard (he, him, his | il, le, lui)" w:date="2026-05-13T10:46:00Z" w16du:dateUtc="2026-05-13T14:46:00Z">
            <w:rPr/>
          </w:rPrChange>
        </w:rPr>
        <w:t>(</w:t>
      </w:r>
      <w:sdt>
        <w:sdtPr>
          <w:tag w:val="goog_rdk_5"/>
          <w:id w:val="-373458142"/>
        </w:sdtPr>
        <w:sdtEndPr/>
        <w:sdtContent>
          <w:commentRangeStart w:id="127"/>
        </w:sdtContent>
      </w:sdt>
      <w:r w:rsidRPr="00D21ED7">
        <w:rPr>
          <w:lang w:val="fr-CA"/>
          <w:rPrChange w:id="128" w:author="Fernandes, Richard (he, him, his | il, le, lui)" w:date="2026-05-13T10:46:00Z" w16du:dateUtc="2026-05-13T14:46:00Z">
            <w:rPr/>
          </w:rPrChange>
        </w:rPr>
        <w:t>Fernandes et al., 2014; Campos-Taberner  et al., 2017; CEOS, 2018; Fang et al., 2019; Dubayah et al., 2020</w:t>
      </w:r>
      <w:commentRangeEnd w:id="127"/>
      <w:r w:rsidRPr="00D21ED7">
        <w:rPr>
          <w:rStyle w:val="CommentReference"/>
          <w:sz w:val="22"/>
          <w:szCs w:val="22"/>
          <w:lang w:val="fr-CA"/>
          <w:rPrChange w:id="129" w:author="Fernandes, Richard (he, him, his | il, le, lui)" w:date="2026-05-13T10:46:00Z" w16du:dateUtc="2026-05-13T14:46:00Z">
            <w:rPr>
              <w:rStyle w:val="CommentReference"/>
              <w:sz w:val="22"/>
              <w:szCs w:val="22"/>
            </w:rPr>
          </w:rPrChange>
        </w:rPr>
        <w:commentReference w:id="127"/>
      </w:r>
      <w:r w:rsidRPr="00D21ED7">
        <w:rPr>
          <w:lang w:val="fr-CA"/>
          <w:rPrChange w:id="130" w:author="Fernandes, Richard (he, him, his | il, le, lui)" w:date="2026-05-13T10:46:00Z" w16du:dateUtc="2026-05-13T14:46:00Z">
            <w:rPr/>
          </w:rPrChange>
        </w:rPr>
        <w:t>).</w:t>
      </w:r>
      <w:ins w:id="131" w:author="Fernandes, Richard (he, him, his | il, le, lui)" w:date="2026-05-06T12:50:00Z" w16du:dateUtc="2026-05-06T16:50:00Z">
        <w:r w:rsidR="00637179" w:rsidRPr="00D21ED7">
          <w:rPr>
            <w:lang w:val="fr-CA"/>
            <w:rPrChange w:id="132" w:author="Fernandes, Richard (he, him, his | il, le, lui)" w:date="2026-05-13T10:46:00Z" w16du:dateUtc="2026-05-13T14:46:00Z">
              <w:rPr/>
            </w:rPrChange>
          </w:rPr>
          <w:t xml:space="preserve">  </w:t>
        </w:r>
      </w:ins>
    </w:p>
    <w:p w14:paraId="667351D6" w14:textId="77777777" w:rsidR="005433A3" w:rsidRPr="00D21ED7" w:rsidDel="00FD41ED" w:rsidRDefault="005433A3" w:rsidP="00CF5898">
      <w:pPr>
        <w:spacing w:line="360" w:lineRule="auto"/>
        <w:rPr>
          <w:del w:id="133" w:author="Fernandes, Richard (he, him, his | il, le, lui)" w:date="2026-05-13T10:46:00Z" w16du:dateUtc="2026-05-13T14:46:00Z"/>
          <w:bCs/>
          <w:lang w:val="fr-CA"/>
          <w:rPrChange w:id="134" w:author="Fernandes, Richard (he, him, his | il, le, lui)" w:date="2026-05-13T10:46:00Z" w16du:dateUtc="2026-05-13T14:46:00Z">
            <w:rPr>
              <w:del w:id="135" w:author="Fernandes, Richard (he, him, his | il, le, lui)" w:date="2026-05-13T10:46:00Z" w16du:dateUtc="2026-05-13T14:46:00Z"/>
              <w:bCs/>
            </w:rPr>
          </w:rPrChange>
        </w:rPr>
      </w:pPr>
    </w:p>
    <w:p w14:paraId="3F20E296" w14:textId="5411C9DB" w:rsidR="001B77D7" w:rsidRPr="000B4FAE" w:rsidRDefault="005433A3">
      <w:pPr>
        <w:spacing w:line="360" w:lineRule="auto"/>
        <w:rPr>
          <w:ins w:id="136" w:author="Fernandes, Richard (he, him, his | il, le, lui)" w:date="2026-05-06T10:43:00Z" w16du:dateUtc="2026-05-06T14:43:00Z"/>
          <w:rPrChange w:id="137" w:author="Fernandes, Richard (he, him, his | il, le, lui)" w:date="2026-05-06T14:20:00Z" w16du:dateUtc="2026-05-06T18:20:00Z">
            <w:rPr>
              <w:ins w:id="138" w:author="Fernandes, Richard (he, him, his | il, le, lui)" w:date="2026-05-06T10:43:00Z" w16du:dateUtc="2026-05-06T14:43:00Z"/>
              <w:lang w:val="en-US"/>
            </w:rPr>
          </w:rPrChange>
        </w:rPr>
        <w:pPrChange w:id="139" w:author="Fernandes, Richard (he, him, his | il, le, lui)" w:date="2026-05-07T15:34:00Z" w16du:dateUtc="2026-05-07T19:34:00Z">
          <w:pPr>
            <w:spacing w:line="360" w:lineRule="auto"/>
            <w:ind w:left="1080"/>
          </w:pPr>
        </w:pPrChange>
      </w:pPr>
      <w:r w:rsidRPr="00CF5898">
        <w:rPr>
          <w:bCs/>
        </w:rPr>
        <w:t xml:space="preserve">The Committee </w:t>
      </w:r>
      <w:r w:rsidRPr="00CF5898" w:rsidDel="007C68F1">
        <w:rPr>
          <w:bCs/>
        </w:rPr>
        <w:t>o</w:t>
      </w:r>
      <w:ins w:id="140" w:author="Fernandes, Richard (he, him, his | il, le, lui)" w:date="2026-05-08T10:48:00Z" w16du:dateUtc="2026-05-08T14:48:00Z">
        <w:r w:rsidR="00B87450">
          <w:rPr>
            <w:bCs/>
          </w:rPr>
          <w:t>n</w:t>
        </w:r>
      </w:ins>
      <w:del w:id="141" w:author="Fernandes, Richard (he, him, his | il, le, lui)" w:date="2026-05-08T10:48:00Z" w16du:dateUtc="2026-05-08T14:48:00Z">
        <w:r w:rsidRPr="00CF5898" w:rsidDel="00B87450">
          <w:rPr>
            <w:bCs/>
          </w:rPr>
          <w:delText>f</w:delText>
        </w:r>
      </w:del>
      <w:r w:rsidRPr="00CF5898">
        <w:rPr>
          <w:bCs/>
        </w:rPr>
        <w:t xml:space="preserve"> Earth Observation Satellites (CEOS) has been tasked by the United Nations</w:t>
      </w:r>
      <w:ins w:id="142" w:author="Fernandes, Richard (he, him, his | il, le, lui)" w:date="2026-05-08T10:52:00Z" w16du:dateUtc="2026-05-08T14:52:00Z">
        <w:r w:rsidRPr="00CF5898">
          <w:rPr>
            <w:bCs/>
          </w:rPr>
          <w:t xml:space="preserve"> </w:t>
        </w:r>
        <w:r w:rsidR="00AC37FA">
          <w:rPr>
            <w:bCs/>
          </w:rPr>
          <w:t>Global Climate Observing System (GCOS)</w:t>
        </w:r>
      </w:ins>
      <w:r w:rsidRPr="00CF5898">
        <w:rPr>
          <w:bCs/>
        </w:rPr>
        <w:t xml:space="preserve"> </w:t>
      </w:r>
      <w:del w:id="143" w:author="Fernandes, Richard (he, him, his | il, le, lui)" w:date="2026-05-08T10:48:00Z" w16du:dateUtc="2026-05-08T14:48:00Z">
        <w:r w:rsidR="00DC2BC5" w:rsidRPr="00CF5898" w:rsidDel="00B87450">
          <w:rPr>
            <w:bCs/>
          </w:rPr>
          <w:delText xml:space="preserve">(UN) </w:delText>
        </w:r>
      </w:del>
      <w:r w:rsidRPr="00CF5898">
        <w:rPr>
          <w:bCs/>
        </w:rPr>
        <w:t xml:space="preserve">with developing </w:t>
      </w:r>
      <w:ins w:id="144" w:author="Fernandes, Richard (he, him, his | il, le, lui)" w:date="2026-05-06T09:48:00Z" w16du:dateUtc="2026-05-06T13:48:00Z">
        <w:r w:rsidR="00B86E60">
          <w:rPr>
            <w:bCs/>
          </w:rPr>
          <w:t xml:space="preserve">and publishing </w:t>
        </w:r>
      </w:ins>
      <w:del w:id="145" w:author="Fernandes, Richard (he, him, his | il, le, lui)" w:date="2026-05-06T09:48:00Z" w16du:dateUtc="2026-05-06T13:48:00Z">
        <w:r w:rsidRPr="00CF5898" w:rsidDel="005B1018">
          <w:rPr>
            <w:bCs/>
          </w:rPr>
          <w:delText>validation protocols and good practices</w:delText>
        </w:r>
      </w:del>
      <w:ins w:id="146" w:author="Fernandes, Richard (he, him, his | il, le, lui)" w:date="2026-05-06T09:48:00Z" w16du:dateUtc="2026-05-06T13:48:00Z">
        <w:r w:rsidR="005B1018">
          <w:rPr>
            <w:bCs/>
          </w:rPr>
          <w:t>method</w:t>
        </w:r>
      </w:ins>
      <w:ins w:id="147" w:author="Fernandes, Richard (he, him, his | il, le, lui)" w:date="2026-05-06T09:50:00Z" w16du:dateUtc="2026-05-06T13:50:00Z">
        <w:r w:rsidR="00D93EFD">
          <w:rPr>
            <w:bCs/>
          </w:rPr>
          <w:t>s</w:t>
        </w:r>
      </w:ins>
      <w:ins w:id="148" w:author="Fernandes, Richard (he, him, his | il, le, lui)" w:date="2026-05-06T09:48:00Z" w16du:dateUtc="2026-05-06T13:48:00Z">
        <w:r w:rsidR="005B1018">
          <w:rPr>
            <w:bCs/>
          </w:rPr>
          <w:t xml:space="preserve"> </w:t>
        </w:r>
      </w:ins>
      <w:r w:rsidRPr="00CF5898">
        <w:rPr>
          <w:bCs/>
        </w:rPr>
        <w:t xml:space="preserve"> </w:t>
      </w:r>
      <w:ins w:id="149" w:author="Fernandes, Richard (he, him, his | il, le, lui)" w:date="2026-05-06T09:48:00Z" w16du:dateUtc="2026-05-06T13:48:00Z">
        <w:r w:rsidR="00B86E60">
          <w:rPr>
            <w:bCs/>
          </w:rPr>
          <w:t>f</w:t>
        </w:r>
      </w:ins>
      <w:ins w:id="150" w:author="Fernandes, Richard (he, him, his | il, le, lui)" w:date="2026-05-06T09:49:00Z" w16du:dateUtc="2026-05-06T13:49:00Z">
        <w:r w:rsidR="00B86E60">
          <w:rPr>
            <w:bCs/>
          </w:rPr>
          <w:t>or</w:t>
        </w:r>
      </w:ins>
      <w:del w:id="151" w:author="Fernandes, Richard (he, him, his | il, le, lui)" w:date="2026-05-06T09:48:00Z" w16du:dateUtc="2026-05-06T13:48:00Z">
        <w:r w:rsidRPr="00CF5898" w:rsidDel="00B86E60">
          <w:rPr>
            <w:bCs/>
          </w:rPr>
          <w:delText>to</w:delText>
        </w:r>
      </w:del>
      <w:r w:rsidRPr="00CF5898">
        <w:rPr>
          <w:bCs/>
        </w:rPr>
        <w:t xml:space="preserve"> validat</w:t>
      </w:r>
      <w:ins w:id="152" w:author="Fernandes, Richard (he, him, his | il, le, lui)" w:date="2026-05-06T09:49:00Z" w16du:dateUtc="2026-05-06T13:49:00Z">
        <w:r w:rsidR="00B86E60">
          <w:rPr>
            <w:bCs/>
          </w:rPr>
          <w:t>ing</w:t>
        </w:r>
      </w:ins>
      <w:del w:id="153" w:author="Fernandes, Richard (he, him, his | il, le, lui)" w:date="2026-05-06T09:49:00Z" w16du:dateUtc="2026-05-06T13:49:00Z">
        <w:r w:rsidRPr="00CF5898" w:rsidDel="00B86E60">
          <w:rPr>
            <w:bCs/>
          </w:rPr>
          <w:delText>e</w:delText>
        </w:r>
      </w:del>
      <w:r w:rsidRPr="00CF5898">
        <w:rPr>
          <w:bCs/>
        </w:rPr>
        <w:t xml:space="preserve"> </w:t>
      </w:r>
      <w:del w:id="154" w:author="Fernandes, Richard (he, him, his | il, le, lui)" w:date="2026-05-06T09:48:00Z" w16du:dateUtc="2026-05-06T13:48:00Z">
        <w:r w:rsidRPr="00CF5898" w:rsidDel="005B1018">
          <w:rPr>
            <w:bCs/>
          </w:rPr>
          <w:delText xml:space="preserve">synoptic </w:delText>
        </w:r>
      </w:del>
      <w:del w:id="155" w:author="Fernandes, Richard (he, him, his | il, le, lui)" w:date="2026-05-08T10:48:00Z" w16du:dateUtc="2026-05-08T14:48:00Z">
        <w:r w:rsidRPr="00CF5898">
          <w:rPr>
            <w:bCs/>
          </w:rPr>
          <w:delText>satellite</w:delText>
        </w:r>
      </w:del>
      <w:r w:rsidRPr="00CF5898">
        <w:rPr>
          <w:bCs/>
        </w:rPr>
        <w:t xml:space="preserve"> </w:t>
      </w:r>
      <w:ins w:id="156" w:author="Fernandes, Richard (he, him, his | il, le, lui)" w:date="2026-05-19T10:44:00Z" w16du:dateUtc="2026-05-19T14:44:00Z">
        <w:r w:rsidR="00C608D4">
          <w:rPr>
            <w:bCs/>
          </w:rPr>
          <w:t>LAI/FAPAR</w:t>
        </w:r>
      </w:ins>
      <w:ins w:id="157" w:author="Fernandes, Richard (he, him, his | il, le, lui)" w:date="2026-05-13T10:47:00Z" w16du:dateUtc="2026-05-13T14:47:00Z">
        <w:r w:rsidR="00FD41ED">
          <w:rPr>
            <w:bCs/>
          </w:rPr>
          <w:t xml:space="preserve"> </w:t>
        </w:r>
      </w:ins>
      <w:del w:id="158" w:author="Fernandes, Richard (he, him, his | il, le, lui)" w:date="2026-05-13T10:47:00Z" w16du:dateUtc="2026-05-13T14:47:00Z">
        <w:r w:rsidRPr="00CF5898" w:rsidDel="00FD41ED">
          <w:rPr>
            <w:bCs/>
          </w:rPr>
          <w:delText xml:space="preserve">LAI/FAPAR products </w:delText>
        </w:r>
      </w:del>
      <w:ins w:id="159" w:author="Fernandes, Richard (he, him, his | il, le, lui)" w:date="2026-05-13T10:47:00Z" w16du:dateUtc="2026-05-13T14:47:00Z">
        <w:r w:rsidR="00FD41ED">
          <w:rPr>
            <w:bCs/>
          </w:rPr>
          <w:t>products</w:t>
        </w:r>
      </w:ins>
      <w:ins w:id="160" w:author="Fernandes, Richard (he, him, his | il, le, lui)" w:date="2026-05-08T10:48:00Z" w16du:dateUtc="2026-05-08T14:48:00Z">
        <w:r w:rsidR="00B7199F">
          <w:rPr>
            <w:bCs/>
          </w:rPr>
          <w:t xml:space="preserve"> </w:t>
        </w:r>
      </w:ins>
      <w:del w:id="161" w:author="Fernandes, Richard (he, him, his | il, le, lui)" w:date="2026-05-08T10:53:00Z" w16du:dateUtc="2026-05-08T14:53:00Z">
        <w:r w:rsidRPr="00CF5898">
          <w:rPr>
            <w:bCs/>
          </w:rPr>
          <w:delText xml:space="preserve">with respect to </w:delText>
        </w:r>
        <w:r w:rsidR="00DC2BC5" w:rsidRPr="00CF5898">
          <w:rPr>
            <w:bCs/>
          </w:rPr>
          <w:delText>UN</w:delText>
        </w:r>
        <w:r w:rsidR="007A68A1">
          <w:rPr>
            <w:bCs/>
          </w:rPr>
          <w:delText xml:space="preserve"> </w:delText>
        </w:r>
        <w:r w:rsidR="00DC2BC5" w:rsidRPr="00CF5898">
          <w:rPr>
            <w:bCs/>
          </w:rPr>
          <w:delText>Global Climate Observing System (</w:delText>
        </w:r>
        <w:r w:rsidR="00C92CB4" w:rsidRPr="00CF5898">
          <w:rPr>
            <w:bCs/>
          </w:rPr>
          <w:delText>GCOS</w:delText>
        </w:r>
        <w:r w:rsidR="00DC2BC5" w:rsidRPr="00CF5898">
          <w:rPr>
            <w:bCs/>
          </w:rPr>
          <w:delText xml:space="preserve">) </w:delText>
        </w:r>
        <w:r w:rsidR="00C92CB4" w:rsidRPr="00CF5898">
          <w:rPr>
            <w:bCs/>
          </w:rPr>
          <w:delText xml:space="preserve"> </w:delText>
        </w:r>
        <w:r w:rsidRPr="00CF5898">
          <w:rPr>
            <w:bCs/>
          </w:rPr>
          <w:delText xml:space="preserve">user requirements </w:delText>
        </w:r>
      </w:del>
      <w:r w:rsidRPr="00CF5898">
        <w:rPr>
          <w:bCs/>
        </w:rPr>
        <w:t xml:space="preserve">(CEOS, 2018). </w:t>
      </w:r>
      <w:ins w:id="162" w:author="Fernandes, Richard (he, him, his | il, le, lui)" w:date="2026-05-07T16:00:00Z" w16du:dateUtc="2026-05-07T20:00:00Z">
        <w:r w:rsidR="00FF2767">
          <w:rPr>
            <w:bCs/>
          </w:rPr>
          <w:t xml:space="preserve"> </w:t>
        </w:r>
      </w:ins>
      <w:ins w:id="163" w:author="Fernandes, Richard (he, him, his | il, le, lui)" w:date="2026-05-13T10:47:00Z" w16du:dateUtc="2026-05-13T14:47:00Z">
        <w:r w:rsidR="00D969FF">
          <w:rPr>
            <w:bCs/>
          </w:rPr>
          <w:t xml:space="preserve">CEOS endorses the </w:t>
        </w:r>
      </w:ins>
      <w:del w:id="164" w:author="Fernandes, Richard (he, him, his | il, le, lui)" w:date="2026-05-07T16:00:00Z" w16du:dateUtc="2026-05-07T20:00:00Z">
        <w:r w:rsidRPr="00CF5898" w:rsidDel="00FF2767">
          <w:rPr>
            <w:bCs/>
          </w:rPr>
          <w:delText xml:space="preserve">  </w:delText>
        </w:r>
      </w:del>
      <w:ins w:id="165" w:author="Fernandes, Richard (he, him, his | il, le, lui)" w:date="2026-05-08T10:50:00Z" w16du:dateUtc="2026-05-08T14:50:00Z">
        <w:r w:rsidR="00CA4A21" w:rsidRPr="008F6637">
          <w:rPr>
            <w:bCs/>
          </w:rPr>
          <w:t>Quality Assurance Framework for Earth Observation (</w:t>
        </w:r>
        <w:r w:rsidR="00CA4A21">
          <w:rPr>
            <w:bCs/>
          </w:rPr>
          <w:t>QA4EO</w:t>
        </w:r>
        <w:r w:rsidR="00CA4A21" w:rsidRPr="008F6637">
          <w:rPr>
            <w:bCs/>
          </w:rPr>
          <w:t xml:space="preserve">) </w:t>
        </w:r>
        <w:r w:rsidR="00CA4A21">
          <w:rPr>
            <w:bCs/>
          </w:rPr>
          <w:t xml:space="preserve"> framework </w:t>
        </w:r>
        <w:r w:rsidR="00CA4A21">
          <w:rPr>
            <w:lang w:val="en-US"/>
          </w:rPr>
          <w:t>(</w:t>
        </w:r>
        <w:r w:rsidR="00CA4A21">
          <w:rPr>
            <w:lang w:val="en-US"/>
          </w:rPr>
          <w:fldChar w:fldCharType="begin"/>
        </w:r>
        <w:r w:rsidR="00CA4A21">
          <w:rPr>
            <w:lang w:val="en-US"/>
          </w:rPr>
          <w:instrText>HYPERLINK "</w:instrText>
        </w:r>
        <w:r w:rsidR="00CA4A21" w:rsidRPr="00031DC5">
          <w:rPr>
            <w:lang w:val="en-US"/>
          </w:rPr>
          <w:instrText>https://qa4eo.org/documents/#guidelines</w:instrText>
        </w:r>
        <w:r w:rsidR="00CA4A21">
          <w:rPr>
            <w:lang w:val="en-US"/>
          </w:rPr>
          <w:instrText>"</w:instrText>
        </w:r>
        <w:r w:rsidR="00CA4A21">
          <w:rPr>
            <w:lang w:val="en-US"/>
          </w:rPr>
        </w:r>
        <w:r w:rsidR="00CA4A21">
          <w:rPr>
            <w:lang w:val="en-US"/>
          </w:rPr>
          <w:fldChar w:fldCharType="separate"/>
        </w:r>
        <w:r w:rsidR="00CA4A21" w:rsidRPr="001319A9">
          <w:rPr>
            <w:rStyle w:val="Hyperlink"/>
            <w:lang w:val="en-US"/>
          </w:rPr>
          <w:t>https://qa4eo.org/documents/#guidelines</w:t>
        </w:r>
        <w:r w:rsidR="00CA4A21">
          <w:rPr>
            <w:lang w:val="en-US"/>
          </w:rPr>
          <w:fldChar w:fldCharType="end"/>
        </w:r>
        <w:r w:rsidR="00CA4A21">
          <w:rPr>
            <w:lang w:val="en-US"/>
          </w:rPr>
          <w:t xml:space="preserve">) </w:t>
        </w:r>
      </w:ins>
      <w:ins w:id="166" w:author="Fernandes, Richard (he, him, his | il, le, lui)" w:date="2026-05-13T10:48:00Z" w16du:dateUtc="2026-05-13T14:48:00Z">
        <w:r w:rsidR="00D969FF">
          <w:rPr>
            <w:lang w:val="en-US"/>
          </w:rPr>
          <w:t>that defines</w:t>
        </w:r>
        <w:r w:rsidR="00D969FF" w:rsidRPr="00D969FF">
          <w:rPr>
            <w:b/>
            <w:bCs/>
            <w:lang w:val="en-US"/>
            <w:rPrChange w:id="167" w:author="Fernandes, Richard (he, him, his | il, le, lui)" w:date="2026-05-13T10:48:00Z" w16du:dateUtc="2026-05-13T14:48:00Z">
              <w:rPr>
                <w:lang w:val="en-US"/>
              </w:rPr>
            </w:rPrChange>
          </w:rPr>
          <w:t xml:space="preserve"> validation</w:t>
        </w:r>
        <w:r w:rsidR="00D969FF">
          <w:rPr>
            <w:lang w:val="en-US"/>
          </w:rPr>
          <w:t xml:space="preserve"> as </w:t>
        </w:r>
      </w:ins>
      <w:ins w:id="168" w:author="Fernandes, Richard (he, him, his | il, le, lui)" w:date="2026-05-06T10:43:00Z" w16du:dateUtc="2026-05-06T14:43:00Z">
        <w:r w:rsidR="001B77D7" w:rsidRPr="002D750D">
          <w:rPr>
            <w:lang w:val="en-US"/>
          </w:rPr>
          <w:t xml:space="preserve"> </w:t>
        </w:r>
        <w:r w:rsidR="001B77D7" w:rsidRPr="000B4FAE">
          <w:rPr>
            <w:lang w:val="en-US"/>
            <w:rPrChange w:id="169" w:author="Fernandes, Richard (he, him, his | il, le, lui)" w:date="2026-05-06T14:20:00Z" w16du:dateUtc="2026-05-06T18:20:00Z">
              <w:rPr>
                <w:b/>
                <w:bCs/>
                <w:lang w:val="en-US"/>
              </w:rPr>
            </w:rPrChange>
          </w:rPr>
          <w:t>"Verification, where the specified requirements are adequate for an intended use"</w:t>
        </w:r>
      </w:ins>
      <w:ins w:id="170" w:author="Fernandes, Richard (he, him, his | il, le, lui)" w:date="2026-05-06T10:44:00Z" w16du:dateUtc="2026-05-06T14:44:00Z">
        <w:r w:rsidR="00037839" w:rsidRPr="000B4FAE">
          <w:rPr>
            <w:lang w:val="en-US"/>
            <w:rPrChange w:id="171" w:author="Fernandes, Richard (he, him, his | il, le, lui)" w:date="2026-05-06T14:20:00Z" w16du:dateUtc="2026-05-06T18:20:00Z">
              <w:rPr>
                <w:b/>
                <w:bCs/>
                <w:lang w:val="en-US"/>
              </w:rPr>
            </w:rPrChange>
          </w:rPr>
          <w:t xml:space="preserve"> (JGCM, </w:t>
        </w:r>
      </w:ins>
      <w:ins w:id="172" w:author="Fernandes, Richard (he, him, his | il, le, lui)" w:date="2026-05-06T10:47:00Z" w16du:dateUtc="2026-05-06T14:47:00Z">
        <w:r w:rsidR="00C16EB4" w:rsidRPr="000B4FAE">
          <w:rPr>
            <w:lang w:val="en-US"/>
            <w:rPrChange w:id="173" w:author="Fernandes, Richard (he, him, his | il, le, lui)" w:date="2026-05-06T14:20:00Z" w16du:dateUtc="2026-05-06T18:20:00Z">
              <w:rPr>
                <w:b/>
                <w:bCs/>
                <w:lang w:val="en-US"/>
              </w:rPr>
            </w:rPrChange>
          </w:rPr>
          <w:t>2021</w:t>
        </w:r>
      </w:ins>
      <w:ins w:id="174" w:author="Fernandes, Richard (he, him, his | il, le, lui)" w:date="2026-05-06T10:44:00Z" w16du:dateUtc="2026-05-06T14:44:00Z">
        <w:r w:rsidR="00037839" w:rsidRPr="000B4FAE">
          <w:rPr>
            <w:lang w:val="en-US"/>
            <w:rPrChange w:id="175" w:author="Fernandes, Richard (he, him, his | il, le, lui)" w:date="2026-05-06T14:20:00Z" w16du:dateUtc="2026-05-06T18:20:00Z">
              <w:rPr>
                <w:b/>
                <w:bCs/>
                <w:lang w:val="en-US"/>
              </w:rPr>
            </w:rPrChange>
          </w:rPr>
          <w:t>) .</w:t>
        </w:r>
      </w:ins>
      <w:commentRangeStart w:id="176"/>
      <w:commentRangeEnd w:id="176"/>
      <w:r w:rsidR="0034277D" w:rsidRPr="000B4FAE">
        <w:rPr>
          <w:rStyle w:val="CommentReference"/>
          <w:sz w:val="22"/>
          <w:szCs w:val="22"/>
          <w:rPrChange w:id="177" w:author="Fernandes, Richard (he, him, his | il, le, lui)" w:date="2026-05-06T14:20:00Z" w16du:dateUtc="2026-05-06T18:20:00Z">
            <w:rPr>
              <w:rStyle w:val="CommentReference"/>
              <w:b/>
              <w:bCs/>
              <w:sz w:val="22"/>
              <w:szCs w:val="22"/>
            </w:rPr>
          </w:rPrChange>
        </w:rPr>
        <w:commentReference w:id="176"/>
      </w:r>
      <w:ins w:id="178" w:author="Fernandes, Richard (he, him, his | il, le, lui)" w:date="2026-05-06T10:50:00Z" w16du:dateUtc="2026-05-06T14:50:00Z">
        <w:r w:rsidR="005240E1" w:rsidRPr="000B4FAE">
          <w:rPr>
            <w:rPrChange w:id="179" w:author="Fernandes, Richard (he, him, his | il, le, lui)" w:date="2026-05-06T14:20:00Z" w16du:dateUtc="2026-05-06T18:20:00Z">
              <w:rPr>
                <w:b/>
                <w:bCs/>
              </w:rPr>
            </w:rPrChange>
          </w:rPr>
          <w:t xml:space="preserve">   </w:t>
        </w:r>
      </w:ins>
      <w:ins w:id="180" w:author="Fernandes, Richard (he, him, his | il, le, lui)" w:date="2026-05-19T10:45:00Z" w16du:dateUtc="2026-05-19T14:45:00Z">
        <w:r w:rsidR="00C608D4">
          <w:t xml:space="preserve">This </w:t>
        </w:r>
      </w:ins>
      <w:ins w:id="181" w:author="Fernandes, Richard (he, him, his | il, le, lui)" w:date="2026-05-19T10:46:00Z" w16du:dateUtc="2026-05-19T14:46:00Z">
        <w:r w:rsidR="00664098">
          <w:t xml:space="preserve">definition </w:t>
        </w:r>
      </w:ins>
      <w:ins w:id="182" w:author="Fernandes, Richard (he, him, his | il, le, lui)" w:date="2026-05-19T11:32:00Z" w16du:dateUtc="2026-05-19T15:32:00Z">
        <w:r w:rsidR="00EF13F4">
          <w:t xml:space="preserve">implies that validation entails not just quantifying product quality but also testing for conformity </w:t>
        </w:r>
        <w:r w:rsidR="00E25AF6">
          <w:t>wi</w:t>
        </w:r>
      </w:ins>
      <w:ins w:id="183" w:author="Fernandes, Richard (he, him, his | il, le, lui)" w:date="2026-05-19T11:33:00Z" w16du:dateUtc="2026-05-19T15:33:00Z">
        <w:r w:rsidR="00E25AF6">
          <w:t>th specified  user requirements.</w:t>
        </w:r>
      </w:ins>
      <w:ins w:id="184" w:author="Fernandes, Richard (he, him, his | il, le, lui)" w:date="2026-05-19T10:46:00Z" w16du:dateUtc="2026-05-19T14:46:00Z">
        <w:r w:rsidR="00664098">
          <w:t xml:space="preserve"> </w:t>
        </w:r>
      </w:ins>
    </w:p>
    <w:p w14:paraId="442186D4" w14:textId="77777777" w:rsidR="006A4F3F" w:rsidRPr="002B0CDC" w:rsidRDefault="006A4F3F">
      <w:pPr>
        <w:spacing w:line="360" w:lineRule="auto"/>
        <w:rPr>
          <w:ins w:id="185" w:author="Fernandes, Richard (he, him, his | il, le, lui)" w:date="2026-05-06T09:54:00Z" w16du:dateUtc="2026-05-06T13:54:00Z"/>
          <w:bCs/>
          <w:lang w:val="en-US"/>
          <w:rPrChange w:id="186" w:author="Fernandes, Richard (he, him, his | il, le, lui)" w:date="2026-05-06T10:54:00Z" w16du:dateUtc="2026-05-06T14:54:00Z">
            <w:rPr>
              <w:ins w:id="187" w:author="Fernandes, Richard (he, him, his | il, le, lui)" w:date="2026-05-06T09:54:00Z" w16du:dateUtc="2026-05-06T13:54:00Z"/>
              <w:bCs/>
            </w:rPr>
          </w:rPrChange>
        </w:rPr>
        <w:pPrChange w:id="188" w:author="Fernandes, Richard (he, him, his | il, le, lui)" w:date="2026-05-06T11:22:00Z" w16du:dateUtc="2026-05-06T15:22:00Z">
          <w:pPr>
            <w:spacing w:line="360" w:lineRule="auto"/>
            <w:ind w:left="1080"/>
          </w:pPr>
        </w:pPrChange>
      </w:pPr>
    </w:p>
    <w:p w14:paraId="2A658E3A" w14:textId="583725D9" w:rsidR="006A4F3F" w:rsidRPr="001B5938" w:rsidRDefault="003F2A21" w:rsidP="00D174A0">
      <w:pPr>
        <w:spacing w:line="360" w:lineRule="auto"/>
        <w:rPr>
          <w:ins w:id="189" w:author="Fernandes, Richard (he, him, his | il, le, lui)" w:date="2026-05-07T16:02:00Z" w16du:dateUtc="2026-05-07T20:02:00Z"/>
          <w:rPrChange w:id="190" w:author="Fernandes, Richard (he, him, his | il, le, lui)" w:date="2026-05-08T13:17:00Z" w16du:dateUtc="2026-05-08T17:17:00Z">
            <w:rPr>
              <w:ins w:id="191" w:author="Fernandes, Richard (he, him, his | il, le, lui)" w:date="2026-05-07T16:02:00Z" w16du:dateUtc="2026-05-07T20:02:00Z"/>
              <w:lang w:val="fr-CA"/>
            </w:rPr>
          </w:rPrChange>
        </w:rPr>
      </w:pPr>
      <w:ins w:id="192" w:author="Fernandes, Richard (he, him, his | il, le, lui)" w:date="2026-05-15T10:06:00Z">
        <w:r w:rsidRPr="003F2A21">
          <w:t xml:space="preserve">GCOS specifies temporal, spatial, and thematic requirements for estimating LAI and FAPAR (i.e., the </w:t>
        </w:r>
        <w:r w:rsidRPr="003F2A21">
          <w:rPr>
            <w:b/>
            <w:bCs/>
            <w:rPrChange w:id="193" w:author="Fernandes, Richard (he, him, his | il, le, lui)" w:date="2026-05-15T10:06:00Z" w16du:dateUtc="2026-05-15T14:06:00Z">
              <w:rPr/>
            </w:rPrChange>
          </w:rPr>
          <w:t>measurands</w:t>
        </w:r>
        <w:r w:rsidRPr="003F2A21">
          <w:t>) at threshold</w:t>
        </w:r>
      </w:ins>
      <w:ins w:id="194" w:author="Fernandes, Richard (he, him, his | il, le, lui)" w:date="2026-05-20T11:34:00Z" w16du:dateUtc="2026-05-20T15:34:00Z">
        <w:r w:rsidR="00CC611D">
          <w:t xml:space="preserve"> (</w:t>
        </w:r>
        <w:r w:rsidR="00CC611D" w:rsidRPr="003F2A21">
          <w:t>minimum usability requirements</w:t>
        </w:r>
        <w:r w:rsidR="00CC611D">
          <w:t xml:space="preserve">) </w:t>
        </w:r>
      </w:ins>
      <w:ins w:id="195" w:author="Fernandes, Richard (he, him, his | il, le, lui)" w:date="2026-05-15T10:06:00Z">
        <w:r w:rsidRPr="003F2A21">
          <w:t>, breakthrough</w:t>
        </w:r>
      </w:ins>
      <w:ins w:id="196" w:author="Fernandes, Richard (he, him, his | il, le, lui)" w:date="2026-05-20T11:34:00Z" w16du:dateUtc="2026-05-20T15:34:00Z">
        <w:r w:rsidR="00CC611D">
          <w:t xml:space="preserve"> (</w:t>
        </w:r>
        <w:r w:rsidR="00CC611D" w:rsidRPr="003F2A21">
          <w:t>performance sufficient for specific applications</w:t>
        </w:r>
        <w:r w:rsidR="00CC611D">
          <w:t xml:space="preserve">) </w:t>
        </w:r>
      </w:ins>
      <w:ins w:id="197" w:author="Fernandes, Richard (he, him, his | il, le, lui)" w:date="2026-05-15T10:06:00Z">
        <w:r w:rsidRPr="003F2A21">
          <w:t>, and goal levels</w:t>
        </w:r>
      </w:ins>
      <w:ins w:id="198" w:author="Fernandes, Richard (he, him, his | il, le, lui)" w:date="2026-05-20T11:34:00Z" w16du:dateUtc="2026-05-20T15:34:00Z">
        <w:r w:rsidR="00CC611D">
          <w:t xml:space="preserve"> (</w:t>
        </w:r>
        <w:r w:rsidR="00CC611D" w:rsidRPr="003F2A21">
          <w:t>performance that meets all foreseeable user needs</w:t>
        </w:r>
        <w:r w:rsidR="00CC611D">
          <w:t xml:space="preserve">) </w:t>
        </w:r>
      </w:ins>
      <w:ins w:id="199" w:author="Fernandes, Richard (he, him, his | il, le, lui)" w:date="2026-05-15T10:06:00Z">
        <w:r w:rsidRPr="003F2A21">
          <w:t xml:space="preserve"> (Table 1; WMO, 2025). </w:t>
        </w:r>
      </w:ins>
    </w:p>
    <w:p w14:paraId="07B7FF3A" w14:textId="019DD3F0" w:rsidR="00783957" w:rsidRDefault="00783957">
      <w:pPr>
        <w:pStyle w:val="Caption"/>
        <w:keepNext/>
        <w:rPr>
          <w:ins w:id="200" w:author="Fernandes, Richard (he, him, his | il, le, lui)" w:date="2026-05-13T10:49:00Z" w16du:dateUtc="2026-05-13T14:49:00Z"/>
        </w:rPr>
      </w:pPr>
    </w:p>
    <w:p w14:paraId="58CAAA28" w14:textId="77777777" w:rsidR="005C665F" w:rsidRDefault="005C665F" w:rsidP="005C665F">
      <w:pPr>
        <w:rPr>
          <w:ins w:id="201" w:author="Fernandes, Richard (he, him, his | il, le, lui)" w:date="2026-05-13T10:49:00Z" w16du:dateUtc="2026-05-13T14:49:00Z"/>
        </w:rPr>
      </w:pPr>
    </w:p>
    <w:p w14:paraId="3F81C50A" w14:textId="77777777" w:rsidR="005C665F" w:rsidRDefault="005C665F" w:rsidP="005C665F">
      <w:pPr>
        <w:rPr>
          <w:ins w:id="202" w:author="Fernandes, Richard (he, him, his | il, le, lui)" w:date="2026-05-13T10:49:00Z" w16du:dateUtc="2026-05-13T14:49:00Z"/>
        </w:rPr>
      </w:pPr>
    </w:p>
    <w:p w14:paraId="18A3C46B" w14:textId="77777777" w:rsidR="005C665F" w:rsidRDefault="005C665F" w:rsidP="005C665F">
      <w:pPr>
        <w:rPr>
          <w:ins w:id="203" w:author="Fernandes, Richard (he, him, his | il, le, lui)" w:date="2026-05-13T10:49:00Z" w16du:dateUtc="2026-05-13T14:49:00Z"/>
        </w:rPr>
      </w:pPr>
    </w:p>
    <w:p w14:paraId="2BF9DE0B" w14:textId="77777777" w:rsidR="005C665F" w:rsidRDefault="005C665F" w:rsidP="005C665F">
      <w:pPr>
        <w:rPr>
          <w:ins w:id="204" w:author="Fernandes, Richard (he, him, his | il, le, lui)" w:date="2026-05-13T10:49:00Z" w16du:dateUtc="2026-05-13T14:49:00Z"/>
        </w:rPr>
      </w:pPr>
    </w:p>
    <w:p w14:paraId="66CC55F2" w14:textId="77777777" w:rsidR="005C665F" w:rsidRPr="005C665F" w:rsidRDefault="005C665F" w:rsidP="005C665F">
      <w:pPr>
        <w:rPr>
          <w:ins w:id="205" w:author="Fernandes, Richard (he, him, his | il, le, lui)" w:date="2026-05-11T11:57:00Z" w16du:dateUtc="2026-05-11T15:57:00Z"/>
        </w:rPr>
      </w:pPr>
    </w:p>
    <w:p w14:paraId="40679650" w14:textId="464677A0" w:rsidR="00783957" w:rsidRDefault="00783957">
      <w:pPr>
        <w:pStyle w:val="Caption"/>
        <w:keepNext/>
        <w:rPr>
          <w:ins w:id="206" w:author="Fernandes, Richard (he, him, his | il, le, lui)" w:date="2026-05-11T11:58:00Z" w16du:dateUtc="2026-05-11T15:58:00Z"/>
        </w:rPr>
        <w:pPrChange w:id="207" w:author="Fernandes, Richard (he, him, his | il, le, lui)" w:date="2026-05-11T11:58:00Z" w16du:dateUtc="2026-05-11T15:58:00Z">
          <w:pPr/>
        </w:pPrChange>
      </w:pPr>
      <w:bookmarkStart w:id="208" w:name="_Ref229393134"/>
      <w:ins w:id="209" w:author="Fernandes, Richard (he, him, his | il, le, lui)" w:date="2026-05-11T11:58:00Z" w16du:dateUtc="2026-05-11T15:58:00Z">
        <w:r>
          <w:t xml:space="preserve">Table </w:t>
        </w:r>
        <w:r>
          <w:fldChar w:fldCharType="begin"/>
        </w:r>
        <w:r>
          <w:instrText xml:space="preserve"> SEQ Table \* ARABIC </w:instrText>
        </w:r>
      </w:ins>
      <w:r>
        <w:fldChar w:fldCharType="separate"/>
      </w:r>
      <w:ins w:id="210" w:author="Fernandes, Richard (he, him, his | il, le, lui)" w:date="2026-06-05T16:37:00Z" w16du:dateUtc="2026-06-05T20:37:00Z">
        <w:r w:rsidR="00855E90">
          <w:rPr>
            <w:noProof/>
          </w:rPr>
          <w:t>1</w:t>
        </w:r>
      </w:ins>
      <w:ins w:id="211" w:author="Fernandes, Richard (he, him, his | il, le, lui)" w:date="2026-05-11T11:58:00Z" w16du:dateUtc="2026-05-11T15:58:00Z">
        <w:r>
          <w:fldChar w:fldCharType="end"/>
        </w:r>
        <w:bookmarkEnd w:id="208"/>
        <w:r>
          <w:t xml:space="preserve">.  </w:t>
        </w:r>
        <w:r w:rsidRPr="00C853A9">
          <w:t>GCOS threshold, breakthrough, and goal user requirements for LAI/FAPAR  products.</w:t>
        </w:r>
      </w:ins>
    </w:p>
    <w:tbl>
      <w:tblPr>
        <w:tblStyle w:val="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8"/>
        <w:gridCol w:w="835"/>
        <w:gridCol w:w="1134"/>
        <w:gridCol w:w="1560"/>
        <w:gridCol w:w="804"/>
        <w:gridCol w:w="1099"/>
        <w:gridCol w:w="1499"/>
        <w:gridCol w:w="991"/>
        <w:tblGridChange w:id="212">
          <w:tblGrid>
            <w:gridCol w:w="1428"/>
            <w:gridCol w:w="835"/>
            <w:gridCol w:w="201"/>
            <w:gridCol w:w="933"/>
            <w:gridCol w:w="166"/>
            <w:gridCol w:w="1394"/>
            <w:gridCol w:w="804"/>
            <w:gridCol w:w="1099"/>
            <w:gridCol w:w="1499"/>
            <w:gridCol w:w="991"/>
          </w:tblGrid>
        </w:tblGridChange>
      </w:tblGrid>
      <w:tr w:rsidR="002E5335" w14:paraId="669BB51D" w14:textId="77777777" w:rsidTr="007B2E24">
        <w:trPr>
          <w:ins w:id="213" w:author="Fernandes, Richard (he, him, his | il, le, lui)" w:date="2026-05-07T16:02:00Z"/>
        </w:trPr>
        <w:tc>
          <w:tcPr>
            <w:tcW w:w="1428" w:type="dxa"/>
            <w:vMerge w:val="restart"/>
          </w:tcPr>
          <w:p w14:paraId="71F4D80D" w14:textId="77777777" w:rsidR="00977735" w:rsidRPr="00CF12E0" w:rsidRDefault="00977735">
            <w:pPr>
              <w:rPr>
                <w:ins w:id="214" w:author="Fernandes, Richard (he, him, his | il, le, lui)" w:date="2026-05-07T16:02:00Z" w16du:dateUtc="2026-05-07T20:02:00Z"/>
                <w:bCs/>
                <w:sz w:val="20"/>
                <w:szCs w:val="20"/>
                <w:rPrChange w:id="215" w:author="Fernandes, Richard (he, him, his | il, le, lui)" w:date="2026-05-11T11:37:00Z" w16du:dateUtc="2026-05-11T15:37:00Z">
                  <w:rPr>
                    <w:ins w:id="216" w:author="Fernandes, Richard (he, him, his | il, le, lui)" w:date="2026-05-07T16:02:00Z" w16du:dateUtc="2026-05-07T20:02:00Z"/>
                    <w:b/>
                    <w:sz w:val="20"/>
                    <w:szCs w:val="20"/>
                  </w:rPr>
                </w:rPrChange>
              </w:rPr>
            </w:pPr>
            <w:ins w:id="217" w:author="Fernandes, Richard (he, him, his | il, le, lui)" w:date="2026-05-07T16:02:00Z" w16du:dateUtc="2026-05-07T20:02:00Z">
              <w:r w:rsidRPr="00CF12E0">
                <w:rPr>
                  <w:bCs/>
                  <w:sz w:val="20"/>
                  <w:szCs w:val="20"/>
                  <w:rPrChange w:id="218" w:author="Fernandes, Richard (he, him, his | il, le, lui)" w:date="2026-05-11T11:37:00Z" w16du:dateUtc="2026-05-11T15:37:00Z">
                    <w:rPr>
                      <w:b/>
                      <w:sz w:val="20"/>
                      <w:szCs w:val="20"/>
                    </w:rPr>
                  </w:rPrChange>
                </w:rPr>
                <w:t>Requirement</w:t>
              </w:r>
            </w:ins>
          </w:p>
        </w:tc>
        <w:tc>
          <w:tcPr>
            <w:tcW w:w="835" w:type="dxa"/>
            <w:vMerge w:val="restart"/>
          </w:tcPr>
          <w:p w14:paraId="59116561" w14:textId="77777777" w:rsidR="00977735" w:rsidRPr="00977735" w:rsidRDefault="00977735">
            <w:pPr>
              <w:rPr>
                <w:ins w:id="219" w:author="Fernandes, Richard (he, him, his | il, le, lui)" w:date="2026-05-07T16:02:00Z" w16du:dateUtc="2026-05-07T20:02:00Z"/>
                <w:bCs/>
                <w:sz w:val="20"/>
                <w:szCs w:val="20"/>
                <w:rPrChange w:id="220" w:author="Fernandes, Richard (he, him, his | il, le, lui)" w:date="2026-05-07T16:02:00Z" w16du:dateUtc="2026-05-07T20:02:00Z">
                  <w:rPr>
                    <w:ins w:id="221" w:author="Fernandes, Richard (he, him, his | il, le, lui)" w:date="2026-05-07T16:02:00Z" w16du:dateUtc="2026-05-07T20:02:00Z"/>
                    <w:b/>
                    <w:sz w:val="20"/>
                    <w:szCs w:val="20"/>
                  </w:rPr>
                </w:rPrChange>
              </w:rPr>
            </w:pPr>
            <w:ins w:id="222" w:author="Fernandes, Richard (he, him, his | il, le, lui)" w:date="2026-05-07T16:02:00Z" w16du:dateUtc="2026-05-07T20:02:00Z">
              <w:r w:rsidRPr="00977735">
                <w:rPr>
                  <w:bCs/>
                  <w:sz w:val="20"/>
                  <w:szCs w:val="20"/>
                  <w:rPrChange w:id="223" w:author="Fernandes, Richard (he, him, his | il, le, lui)" w:date="2026-05-07T16:02:00Z" w16du:dateUtc="2026-05-07T20:02:00Z">
                    <w:rPr>
                      <w:b/>
                      <w:sz w:val="20"/>
                      <w:szCs w:val="20"/>
                    </w:rPr>
                  </w:rPrChange>
                </w:rPr>
                <w:t>Units</w:t>
              </w:r>
            </w:ins>
          </w:p>
        </w:tc>
        <w:tc>
          <w:tcPr>
            <w:tcW w:w="3498" w:type="dxa"/>
            <w:gridSpan w:val="3"/>
          </w:tcPr>
          <w:p w14:paraId="0B6B216B" w14:textId="77777777" w:rsidR="00977735" w:rsidRPr="002D2557" w:rsidRDefault="00977735">
            <w:pPr>
              <w:jc w:val="center"/>
              <w:rPr>
                <w:ins w:id="224" w:author="Fernandes, Richard (he, him, his | il, le, lui)" w:date="2026-05-07T16:02:00Z" w16du:dateUtc="2026-05-07T20:02:00Z"/>
                <w:bCs/>
                <w:sz w:val="20"/>
                <w:szCs w:val="20"/>
                <w:rPrChange w:id="225" w:author="Fernandes, Richard (he, him, his | il, le, lui)" w:date="2026-05-20T11:38:00Z" w16du:dateUtc="2026-05-20T15:38:00Z">
                  <w:rPr>
                    <w:ins w:id="226" w:author="Fernandes, Richard (he, him, his | il, le, lui)" w:date="2026-05-07T16:02:00Z" w16du:dateUtc="2026-05-07T20:02:00Z"/>
                    <w:b/>
                    <w:sz w:val="20"/>
                    <w:szCs w:val="20"/>
                  </w:rPr>
                </w:rPrChange>
              </w:rPr>
            </w:pPr>
            <w:ins w:id="227" w:author="Fernandes, Richard (he, him, his | il, le, lui)" w:date="2026-05-07T16:02:00Z" w16du:dateUtc="2026-05-07T20:02:00Z">
              <w:r w:rsidRPr="002D2557">
                <w:rPr>
                  <w:bCs/>
                  <w:sz w:val="20"/>
                  <w:szCs w:val="20"/>
                  <w:rPrChange w:id="228" w:author="Fernandes, Richard (he, him, his | il, le, lui)" w:date="2026-05-20T11:38:00Z" w16du:dateUtc="2026-05-20T15:38:00Z">
                    <w:rPr>
                      <w:b/>
                      <w:sz w:val="20"/>
                      <w:szCs w:val="20"/>
                    </w:rPr>
                  </w:rPrChange>
                </w:rPr>
                <w:t>LAI</w:t>
              </w:r>
            </w:ins>
          </w:p>
        </w:tc>
        <w:tc>
          <w:tcPr>
            <w:tcW w:w="3589" w:type="dxa"/>
            <w:gridSpan w:val="3"/>
          </w:tcPr>
          <w:p w14:paraId="27EDBDEB" w14:textId="77777777" w:rsidR="00977735" w:rsidRPr="002D2557" w:rsidRDefault="00977735">
            <w:pPr>
              <w:jc w:val="center"/>
              <w:rPr>
                <w:ins w:id="229" w:author="Fernandes, Richard (he, him, his | il, le, lui)" w:date="2026-05-07T16:02:00Z" w16du:dateUtc="2026-05-07T20:02:00Z"/>
                <w:bCs/>
                <w:sz w:val="20"/>
                <w:szCs w:val="20"/>
                <w:rPrChange w:id="230" w:author="Fernandes, Richard (he, him, his | il, le, lui)" w:date="2026-05-20T11:38:00Z" w16du:dateUtc="2026-05-20T15:38:00Z">
                  <w:rPr>
                    <w:ins w:id="231" w:author="Fernandes, Richard (he, him, his | il, le, lui)" w:date="2026-05-07T16:02:00Z" w16du:dateUtc="2026-05-07T20:02:00Z"/>
                    <w:b/>
                    <w:sz w:val="20"/>
                    <w:szCs w:val="20"/>
                  </w:rPr>
                </w:rPrChange>
              </w:rPr>
            </w:pPr>
            <w:ins w:id="232" w:author="Fernandes, Richard (he, him, his | il, le, lui)" w:date="2026-05-07T16:02:00Z" w16du:dateUtc="2026-05-07T20:02:00Z">
              <w:r w:rsidRPr="002D2557">
                <w:rPr>
                  <w:bCs/>
                  <w:sz w:val="20"/>
                  <w:szCs w:val="20"/>
                  <w:rPrChange w:id="233" w:author="Fernandes, Richard (he, him, his | il, le, lui)" w:date="2026-05-20T11:38:00Z" w16du:dateUtc="2026-05-20T15:38:00Z">
                    <w:rPr>
                      <w:b/>
                      <w:sz w:val="20"/>
                      <w:szCs w:val="20"/>
                    </w:rPr>
                  </w:rPrChange>
                </w:rPr>
                <w:t>FAPAR</w:t>
              </w:r>
            </w:ins>
          </w:p>
        </w:tc>
      </w:tr>
      <w:tr w:rsidR="000A068F" w14:paraId="6AF8C3F3" w14:textId="77777777" w:rsidTr="007B2E24">
        <w:trPr>
          <w:ins w:id="234" w:author="Fernandes, Richard (he, him, his | il, le, lui)" w:date="2026-05-07T16:02:00Z"/>
        </w:trPr>
        <w:tc>
          <w:tcPr>
            <w:tcW w:w="1428" w:type="dxa"/>
            <w:vMerge/>
          </w:tcPr>
          <w:p w14:paraId="7E800414" w14:textId="77777777" w:rsidR="00977735" w:rsidRDefault="00977735">
            <w:pPr>
              <w:widowControl w:val="0"/>
              <w:pBdr>
                <w:top w:val="nil"/>
                <w:left w:val="nil"/>
                <w:bottom w:val="nil"/>
                <w:right w:val="nil"/>
                <w:between w:val="nil"/>
              </w:pBdr>
              <w:spacing w:line="276" w:lineRule="auto"/>
              <w:rPr>
                <w:ins w:id="235" w:author="Fernandes, Richard (he, him, his | il, le, lui)" w:date="2026-05-07T16:02:00Z" w16du:dateUtc="2026-05-07T20:02:00Z"/>
                <w:b/>
                <w:sz w:val="20"/>
                <w:szCs w:val="20"/>
              </w:rPr>
            </w:pPr>
          </w:p>
        </w:tc>
        <w:tc>
          <w:tcPr>
            <w:tcW w:w="835" w:type="dxa"/>
            <w:vMerge/>
          </w:tcPr>
          <w:p w14:paraId="10297EB6" w14:textId="77777777" w:rsidR="00977735" w:rsidRDefault="00977735">
            <w:pPr>
              <w:widowControl w:val="0"/>
              <w:pBdr>
                <w:top w:val="nil"/>
                <w:left w:val="nil"/>
                <w:bottom w:val="nil"/>
                <w:right w:val="nil"/>
                <w:between w:val="nil"/>
              </w:pBdr>
              <w:spacing w:line="276" w:lineRule="auto"/>
              <w:rPr>
                <w:ins w:id="236" w:author="Fernandes, Richard (he, him, his | il, le, lui)" w:date="2026-05-07T16:02:00Z" w16du:dateUtc="2026-05-07T20:02:00Z"/>
                <w:b/>
                <w:sz w:val="20"/>
                <w:szCs w:val="20"/>
              </w:rPr>
            </w:pPr>
          </w:p>
        </w:tc>
        <w:tc>
          <w:tcPr>
            <w:tcW w:w="1134" w:type="dxa"/>
          </w:tcPr>
          <w:p w14:paraId="22EEC0F2" w14:textId="77777777" w:rsidR="00977735" w:rsidRPr="002D2557" w:rsidRDefault="00977735">
            <w:pPr>
              <w:jc w:val="center"/>
              <w:rPr>
                <w:ins w:id="237" w:author="Fernandes, Richard (he, him, his | il, le, lui)" w:date="2026-05-07T16:02:00Z" w16du:dateUtc="2026-05-07T20:02:00Z"/>
                <w:bCs/>
                <w:sz w:val="20"/>
                <w:szCs w:val="20"/>
              </w:rPr>
            </w:pPr>
            <w:ins w:id="238" w:author="Fernandes, Richard (he, him, his | il, le, lui)" w:date="2026-05-07T16:02:00Z" w16du:dateUtc="2026-05-07T20:02:00Z">
              <w:r w:rsidRPr="002D2557">
                <w:rPr>
                  <w:bCs/>
                  <w:sz w:val="20"/>
                  <w:szCs w:val="20"/>
                </w:rPr>
                <w:t>threshold</w:t>
              </w:r>
            </w:ins>
          </w:p>
        </w:tc>
        <w:tc>
          <w:tcPr>
            <w:tcW w:w="1560" w:type="dxa"/>
          </w:tcPr>
          <w:p w14:paraId="3C6CB990" w14:textId="77777777" w:rsidR="00977735" w:rsidRPr="002D2557" w:rsidRDefault="00977735">
            <w:pPr>
              <w:jc w:val="center"/>
              <w:rPr>
                <w:ins w:id="239" w:author="Fernandes, Richard (he, him, his | il, le, lui)" w:date="2026-05-07T16:02:00Z" w16du:dateUtc="2026-05-07T20:02:00Z"/>
                <w:bCs/>
                <w:sz w:val="20"/>
                <w:szCs w:val="20"/>
              </w:rPr>
            </w:pPr>
            <w:ins w:id="240" w:author="Fernandes, Richard (he, him, his | il, le, lui)" w:date="2026-05-07T16:02:00Z" w16du:dateUtc="2026-05-07T20:02:00Z">
              <w:r w:rsidRPr="002D2557">
                <w:rPr>
                  <w:bCs/>
                  <w:sz w:val="20"/>
                  <w:szCs w:val="20"/>
                </w:rPr>
                <w:t>breakthrough</w:t>
              </w:r>
            </w:ins>
          </w:p>
        </w:tc>
        <w:tc>
          <w:tcPr>
            <w:tcW w:w="804" w:type="dxa"/>
          </w:tcPr>
          <w:p w14:paraId="3217A540" w14:textId="77777777" w:rsidR="00977735" w:rsidRPr="002D2557" w:rsidRDefault="00977735">
            <w:pPr>
              <w:jc w:val="center"/>
              <w:rPr>
                <w:ins w:id="241" w:author="Fernandes, Richard (he, him, his | il, le, lui)" w:date="2026-05-07T16:02:00Z" w16du:dateUtc="2026-05-07T20:02:00Z"/>
                <w:bCs/>
                <w:sz w:val="20"/>
                <w:szCs w:val="20"/>
              </w:rPr>
            </w:pPr>
            <w:ins w:id="242" w:author="Fernandes, Richard (he, him, his | il, le, lui)" w:date="2026-05-07T16:02:00Z" w16du:dateUtc="2026-05-07T20:02:00Z">
              <w:r w:rsidRPr="002D2557">
                <w:rPr>
                  <w:bCs/>
                  <w:sz w:val="20"/>
                  <w:szCs w:val="20"/>
                </w:rPr>
                <w:t>goal</w:t>
              </w:r>
            </w:ins>
          </w:p>
        </w:tc>
        <w:tc>
          <w:tcPr>
            <w:tcW w:w="1099" w:type="dxa"/>
          </w:tcPr>
          <w:p w14:paraId="502B5D38" w14:textId="77777777" w:rsidR="00977735" w:rsidRPr="002D2557" w:rsidRDefault="00977735">
            <w:pPr>
              <w:jc w:val="center"/>
              <w:rPr>
                <w:ins w:id="243" w:author="Fernandes, Richard (he, him, his | il, le, lui)" w:date="2026-05-07T16:02:00Z" w16du:dateUtc="2026-05-07T20:02:00Z"/>
                <w:bCs/>
                <w:sz w:val="20"/>
                <w:szCs w:val="20"/>
              </w:rPr>
            </w:pPr>
            <w:ins w:id="244" w:author="Fernandes, Richard (he, him, his | il, le, lui)" w:date="2026-05-07T16:02:00Z" w16du:dateUtc="2026-05-07T20:02:00Z">
              <w:r w:rsidRPr="002D2557">
                <w:rPr>
                  <w:bCs/>
                  <w:sz w:val="20"/>
                  <w:szCs w:val="20"/>
                </w:rPr>
                <w:t>threshold</w:t>
              </w:r>
            </w:ins>
          </w:p>
        </w:tc>
        <w:tc>
          <w:tcPr>
            <w:tcW w:w="1499" w:type="dxa"/>
          </w:tcPr>
          <w:p w14:paraId="2AA4066F" w14:textId="77777777" w:rsidR="00977735" w:rsidRPr="002D2557" w:rsidRDefault="00977735">
            <w:pPr>
              <w:jc w:val="center"/>
              <w:rPr>
                <w:ins w:id="245" w:author="Fernandes, Richard (he, him, his | il, le, lui)" w:date="2026-05-07T16:02:00Z" w16du:dateUtc="2026-05-07T20:02:00Z"/>
                <w:bCs/>
                <w:sz w:val="20"/>
                <w:szCs w:val="20"/>
              </w:rPr>
            </w:pPr>
            <w:ins w:id="246" w:author="Fernandes, Richard (he, him, his | il, le, lui)" w:date="2026-05-07T16:02:00Z" w16du:dateUtc="2026-05-07T20:02:00Z">
              <w:r w:rsidRPr="002D2557">
                <w:rPr>
                  <w:bCs/>
                  <w:sz w:val="20"/>
                  <w:szCs w:val="20"/>
                </w:rPr>
                <w:t>breakthrough</w:t>
              </w:r>
            </w:ins>
          </w:p>
        </w:tc>
        <w:tc>
          <w:tcPr>
            <w:tcW w:w="991" w:type="dxa"/>
          </w:tcPr>
          <w:p w14:paraId="7197A909" w14:textId="77777777" w:rsidR="00977735" w:rsidRPr="002D2557" w:rsidRDefault="00977735">
            <w:pPr>
              <w:jc w:val="center"/>
              <w:rPr>
                <w:ins w:id="247" w:author="Fernandes, Richard (he, him, his | il, le, lui)" w:date="2026-05-07T16:02:00Z" w16du:dateUtc="2026-05-07T20:02:00Z"/>
                <w:bCs/>
                <w:sz w:val="20"/>
                <w:szCs w:val="20"/>
              </w:rPr>
            </w:pPr>
            <w:ins w:id="248" w:author="Fernandes, Richard (he, him, his | il, le, lui)" w:date="2026-05-07T16:02:00Z" w16du:dateUtc="2026-05-07T20:02:00Z">
              <w:r w:rsidRPr="002D2557">
                <w:rPr>
                  <w:bCs/>
                  <w:sz w:val="20"/>
                  <w:szCs w:val="20"/>
                </w:rPr>
                <w:t>goal</w:t>
              </w:r>
            </w:ins>
          </w:p>
        </w:tc>
      </w:tr>
      <w:tr w:rsidR="00977735" w14:paraId="781A0981" w14:textId="77777777" w:rsidTr="007B2E24">
        <w:tblPrEx>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Change w:id="249" w:author="Fernandes, Richard (he, him, his | il, le, lui)" w:date="2026-05-07T16:06:00Z" w16du:dateUtc="2026-05-07T20:06:00Z">
            <w:tblPrEx>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
          </w:tblPrExChange>
        </w:tblPrEx>
        <w:trPr>
          <w:ins w:id="250" w:author="Fernandes, Richard (he, him, his | il, le, lui)" w:date="2026-05-07T16:02:00Z"/>
        </w:trPr>
        <w:tc>
          <w:tcPr>
            <w:tcW w:w="1428" w:type="dxa"/>
            <w:tcPrChange w:id="251" w:author="Fernandes, Richard (he, him, his | il, le, lui)" w:date="2026-05-07T16:06:00Z" w16du:dateUtc="2026-05-07T20:06:00Z">
              <w:tcPr>
                <w:tcW w:w="1428" w:type="dxa"/>
              </w:tcPr>
            </w:tcPrChange>
          </w:tcPr>
          <w:p w14:paraId="4FBFF591" w14:textId="77777777" w:rsidR="00977735" w:rsidRPr="002D2557" w:rsidRDefault="00977735">
            <w:pPr>
              <w:rPr>
                <w:ins w:id="252" w:author="Fernandes, Richard (he, him, his | il, le, lui)" w:date="2026-05-07T16:02:00Z" w16du:dateUtc="2026-05-07T20:02:00Z"/>
                <w:sz w:val="20"/>
                <w:szCs w:val="20"/>
              </w:rPr>
            </w:pPr>
            <w:ins w:id="253" w:author="Fernandes, Richard (he, him, his | il, le, lui)" w:date="2026-05-07T16:02:00Z" w16du:dateUtc="2026-05-07T20:02:00Z">
              <w:r w:rsidRPr="002D2557">
                <w:rPr>
                  <w:sz w:val="20"/>
                  <w:szCs w:val="20"/>
                </w:rPr>
                <w:t>Horizontal</w:t>
              </w:r>
            </w:ins>
          </w:p>
          <w:p w14:paraId="123C8B41" w14:textId="77777777" w:rsidR="00977735" w:rsidRPr="002D2557" w:rsidRDefault="00977735">
            <w:pPr>
              <w:rPr>
                <w:ins w:id="254" w:author="Fernandes, Richard (he, him, his | il, le, lui)" w:date="2026-05-07T16:02:00Z" w16du:dateUtc="2026-05-07T20:02:00Z"/>
                <w:sz w:val="20"/>
                <w:szCs w:val="20"/>
              </w:rPr>
            </w:pPr>
            <w:ins w:id="255" w:author="Fernandes, Richard (he, him, his | il, le, lui)" w:date="2026-05-07T16:02:00Z" w16du:dateUtc="2026-05-07T20:02:00Z">
              <w:r w:rsidRPr="002D2557">
                <w:rPr>
                  <w:sz w:val="20"/>
                  <w:szCs w:val="20"/>
                </w:rPr>
                <w:t>Resolution</w:t>
              </w:r>
            </w:ins>
          </w:p>
        </w:tc>
        <w:tc>
          <w:tcPr>
            <w:tcW w:w="835" w:type="dxa"/>
            <w:tcPrChange w:id="256" w:author="Fernandes, Richard (he, him, his | il, le, lui)" w:date="2026-05-07T16:06:00Z" w16du:dateUtc="2026-05-07T20:06:00Z">
              <w:tcPr>
                <w:tcW w:w="1036" w:type="dxa"/>
                <w:gridSpan w:val="2"/>
              </w:tcPr>
            </w:tcPrChange>
          </w:tcPr>
          <w:p w14:paraId="37B6EC58" w14:textId="77777777" w:rsidR="00977735" w:rsidRDefault="00977735">
            <w:pPr>
              <w:rPr>
                <w:ins w:id="257" w:author="Fernandes, Richard (he, him, his | il, le, lui)" w:date="2026-05-07T16:02:00Z" w16du:dateUtc="2026-05-07T20:02:00Z"/>
                <w:sz w:val="20"/>
                <w:szCs w:val="20"/>
              </w:rPr>
            </w:pPr>
            <w:ins w:id="258" w:author="Fernandes, Richard (he, him, his | il, le, lui)" w:date="2026-05-07T16:02:00Z" w16du:dateUtc="2026-05-07T20:02:00Z">
              <w:r>
                <w:rPr>
                  <w:sz w:val="20"/>
                  <w:szCs w:val="20"/>
                </w:rPr>
                <w:t>m</w:t>
              </w:r>
            </w:ins>
          </w:p>
        </w:tc>
        <w:tc>
          <w:tcPr>
            <w:tcW w:w="1134" w:type="dxa"/>
            <w:tcPrChange w:id="259" w:author="Fernandes, Richard (he, him, his | il, le, lui)" w:date="2026-05-07T16:06:00Z" w16du:dateUtc="2026-05-07T20:06:00Z">
              <w:tcPr>
                <w:tcW w:w="1099" w:type="dxa"/>
                <w:gridSpan w:val="2"/>
              </w:tcPr>
            </w:tcPrChange>
          </w:tcPr>
          <w:p w14:paraId="7F95BA7D" w14:textId="77777777" w:rsidR="00977735" w:rsidRDefault="00977735">
            <w:pPr>
              <w:jc w:val="center"/>
              <w:rPr>
                <w:ins w:id="260" w:author="Fernandes, Richard (he, him, his | il, le, lui)" w:date="2026-05-07T16:02:00Z" w16du:dateUtc="2026-05-07T20:02:00Z"/>
                <w:sz w:val="20"/>
                <w:szCs w:val="20"/>
              </w:rPr>
            </w:pPr>
            <w:ins w:id="261" w:author="Fernandes, Richard (he, him, his | il, le, lui)" w:date="2026-05-07T16:02:00Z" w16du:dateUtc="2026-05-07T20:02:00Z">
              <w:r>
                <w:rPr>
                  <w:sz w:val="20"/>
                  <w:szCs w:val="20"/>
                </w:rPr>
                <w:t>250</w:t>
              </w:r>
            </w:ins>
          </w:p>
        </w:tc>
        <w:tc>
          <w:tcPr>
            <w:tcW w:w="1560" w:type="dxa"/>
            <w:tcPrChange w:id="262" w:author="Fernandes, Richard (he, him, his | il, le, lui)" w:date="2026-05-07T16:06:00Z" w16du:dateUtc="2026-05-07T20:06:00Z">
              <w:tcPr>
                <w:tcW w:w="1394" w:type="dxa"/>
              </w:tcPr>
            </w:tcPrChange>
          </w:tcPr>
          <w:p w14:paraId="2E205B67" w14:textId="77777777" w:rsidR="00977735" w:rsidRDefault="00977735">
            <w:pPr>
              <w:jc w:val="center"/>
              <w:rPr>
                <w:ins w:id="263" w:author="Fernandes, Richard (he, him, his | il, le, lui)" w:date="2026-05-07T16:02:00Z" w16du:dateUtc="2026-05-07T20:02:00Z"/>
                <w:sz w:val="20"/>
                <w:szCs w:val="20"/>
              </w:rPr>
            </w:pPr>
            <w:ins w:id="264" w:author="Fernandes, Richard (he, him, his | il, le, lui)" w:date="2026-05-07T16:02:00Z" w16du:dateUtc="2026-05-07T20:02:00Z">
              <w:r>
                <w:rPr>
                  <w:sz w:val="20"/>
                  <w:szCs w:val="20"/>
                </w:rPr>
                <w:t>100</w:t>
              </w:r>
            </w:ins>
          </w:p>
        </w:tc>
        <w:tc>
          <w:tcPr>
            <w:tcW w:w="804" w:type="dxa"/>
            <w:tcPrChange w:id="265" w:author="Fernandes, Richard (he, him, his | il, le, lui)" w:date="2026-05-07T16:06:00Z" w16du:dateUtc="2026-05-07T20:06:00Z">
              <w:tcPr>
                <w:tcW w:w="804" w:type="dxa"/>
              </w:tcPr>
            </w:tcPrChange>
          </w:tcPr>
          <w:p w14:paraId="2A5F39FD" w14:textId="77777777" w:rsidR="00977735" w:rsidRDefault="00977735">
            <w:pPr>
              <w:jc w:val="center"/>
              <w:rPr>
                <w:ins w:id="266" w:author="Fernandes, Richard (he, him, his | il, le, lui)" w:date="2026-05-07T16:02:00Z" w16du:dateUtc="2026-05-07T20:02:00Z"/>
                <w:sz w:val="20"/>
                <w:szCs w:val="20"/>
              </w:rPr>
            </w:pPr>
            <w:ins w:id="267" w:author="Fernandes, Richard (he, him, his | il, le, lui)" w:date="2026-05-07T16:02:00Z" w16du:dateUtc="2026-05-07T20:02:00Z">
              <w:r>
                <w:rPr>
                  <w:sz w:val="20"/>
                  <w:szCs w:val="20"/>
                </w:rPr>
                <w:t>10</w:t>
              </w:r>
            </w:ins>
          </w:p>
        </w:tc>
        <w:tc>
          <w:tcPr>
            <w:tcW w:w="1099" w:type="dxa"/>
            <w:tcPrChange w:id="268" w:author="Fernandes, Richard (he, him, his | il, le, lui)" w:date="2026-05-07T16:06:00Z" w16du:dateUtc="2026-05-07T20:06:00Z">
              <w:tcPr>
                <w:tcW w:w="1099" w:type="dxa"/>
              </w:tcPr>
            </w:tcPrChange>
          </w:tcPr>
          <w:p w14:paraId="224061E6" w14:textId="77777777" w:rsidR="00977735" w:rsidRDefault="00977735">
            <w:pPr>
              <w:jc w:val="center"/>
              <w:rPr>
                <w:ins w:id="269" w:author="Fernandes, Richard (he, him, his | il, le, lui)" w:date="2026-05-07T16:02:00Z" w16du:dateUtc="2026-05-07T20:02:00Z"/>
                <w:sz w:val="20"/>
                <w:szCs w:val="20"/>
              </w:rPr>
            </w:pPr>
            <w:ins w:id="270" w:author="Fernandes, Richard (he, him, his | il, le, lui)" w:date="2026-05-07T16:02:00Z" w16du:dateUtc="2026-05-07T20:02:00Z">
              <w:r>
                <w:rPr>
                  <w:sz w:val="20"/>
                  <w:szCs w:val="20"/>
                </w:rPr>
                <w:t>250</w:t>
              </w:r>
            </w:ins>
          </w:p>
        </w:tc>
        <w:tc>
          <w:tcPr>
            <w:tcW w:w="1499" w:type="dxa"/>
            <w:tcPrChange w:id="271" w:author="Fernandes, Richard (he, him, his | il, le, lui)" w:date="2026-05-07T16:06:00Z" w16du:dateUtc="2026-05-07T20:06:00Z">
              <w:tcPr>
                <w:tcW w:w="1499" w:type="dxa"/>
              </w:tcPr>
            </w:tcPrChange>
          </w:tcPr>
          <w:p w14:paraId="1AF876DE" w14:textId="77777777" w:rsidR="00977735" w:rsidRDefault="00977735">
            <w:pPr>
              <w:jc w:val="center"/>
              <w:rPr>
                <w:ins w:id="272" w:author="Fernandes, Richard (he, him, his | il, le, lui)" w:date="2026-05-07T16:02:00Z" w16du:dateUtc="2026-05-07T20:02:00Z"/>
                <w:sz w:val="20"/>
                <w:szCs w:val="20"/>
              </w:rPr>
            </w:pPr>
            <w:ins w:id="273" w:author="Fernandes, Richard (he, him, his | il, le, lui)" w:date="2026-05-07T16:02:00Z" w16du:dateUtc="2026-05-07T20:02:00Z">
              <w:r>
                <w:rPr>
                  <w:sz w:val="20"/>
                  <w:szCs w:val="20"/>
                </w:rPr>
                <w:t>250</w:t>
              </w:r>
            </w:ins>
          </w:p>
        </w:tc>
        <w:tc>
          <w:tcPr>
            <w:tcW w:w="991" w:type="dxa"/>
            <w:tcPrChange w:id="274" w:author="Fernandes, Richard (he, him, his | il, le, lui)" w:date="2026-05-07T16:06:00Z" w16du:dateUtc="2026-05-07T20:06:00Z">
              <w:tcPr>
                <w:tcW w:w="991" w:type="dxa"/>
              </w:tcPr>
            </w:tcPrChange>
          </w:tcPr>
          <w:p w14:paraId="48F4F2F9" w14:textId="77777777" w:rsidR="00977735" w:rsidRDefault="00977735">
            <w:pPr>
              <w:jc w:val="center"/>
              <w:rPr>
                <w:ins w:id="275" w:author="Fernandes, Richard (he, him, his | il, le, lui)" w:date="2026-05-07T16:02:00Z" w16du:dateUtc="2026-05-07T20:02:00Z"/>
                <w:sz w:val="20"/>
                <w:szCs w:val="20"/>
              </w:rPr>
            </w:pPr>
            <w:ins w:id="276" w:author="Fernandes, Richard (he, him, his | il, le, lui)" w:date="2026-05-07T16:02:00Z" w16du:dateUtc="2026-05-07T20:02:00Z">
              <w:r>
                <w:rPr>
                  <w:sz w:val="20"/>
                  <w:szCs w:val="20"/>
                </w:rPr>
                <w:t>10</w:t>
              </w:r>
            </w:ins>
          </w:p>
        </w:tc>
      </w:tr>
      <w:tr w:rsidR="00977735" w14:paraId="24213FF0" w14:textId="77777777" w:rsidTr="007B2E24">
        <w:tblPrEx>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Change w:id="277" w:author="Fernandes, Richard (he, him, his | il, le, lui)" w:date="2026-05-07T16:06:00Z" w16du:dateUtc="2026-05-07T20:06:00Z">
            <w:tblPrEx>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
          </w:tblPrExChange>
        </w:tblPrEx>
        <w:trPr>
          <w:ins w:id="278" w:author="Fernandes, Richard (he, him, his | il, le, lui)" w:date="2026-05-07T16:02:00Z"/>
        </w:trPr>
        <w:tc>
          <w:tcPr>
            <w:tcW w:w="1428" w:type="dxa"/>
            <w:tcPrChange w:id="279" w:author="Fernandes, Richard (he, him, his | il, le, lui)" w:date="2026-05-07T16:06:00Z" w16du:dateUtc="2026-05-07T20:06:00Z">
              <w:tcPr>
                <w:tcW w:w="1428" w:type="dxa"/>
              </w:tcPr>
            </w:tcPrChange>
          </w:tcPr>
          <w:p w14:paraId="19EB8BE8" w14:textId="77777777" w:rsidR="00977735" w:rsidRPr="002D2557" w:rsidRDefault="00977735">
            <w:pPr>
              <w:rPr>
                <w:ins w:id="280" w:author="Fernandes, Richard (he, him, his | il, le, lui)" w:date="2026-05-07T16:02:00Z" w16du:dateUtc="2026-05-07T20:02:00Z"/>
                <w:sz w:val="20"/>
                <w:szCs w:val="20"/>
              </w:rPr>
            </w:pPr>
            <w:ins w:id="281" w:author="Fernandes, Richard (he, him, his | il, le, lui)" w:date="2026-05-07T16:02:00Z" w16du:dateUtc="2026-05-07T20:02:00Z">
              <w:r w:rsidRPr="002D2557">
                <w:rPr>
                  <w:sz w:val="20"/>
                  <w:szCs w:val="20"/>
                </w:rPr>
                <w:t>Temporal</w:t>
              </w:r>
            </w:ins>
          </w:p>
          <w:p w14:paraId="7C630870" w14:textId="77777777" w:rsidR="00977735" w:rsidRPr="002D2557" w:rsidRDefault="00977735">
            <w:pPr>
              <w:rPr>
                <w:ins w:id="282" w:author="Fernandes, Richard (he, him, his | il, le, lui)" w:date="2026-05-07T16:02:00Z" w16du:dateUtc="2026-05-07T20:02:00Z"/>
                <w:sz w:val="20"/>
                <w:szCs w:val="20"/>
              </w:rPr>
            </w:pPr>
            <w:ins w:id="283" w:author="Fernandes, Richard (he, him, his | il, le, lui)" w:date="2026-05-07T16:02:00Z" w16du:dateUtc="2026-05-07T20:02:00Z">
              <w:r w:rsidRPr="002D2557">
                <w:rPr>
                  <w:sz w:val="20"/>
                  <w:szCs w:val="20"/>
                </w:rPr>
                <w:t>Resolution</w:t>
              </w:r>
            </w:ins>
          </w:p>
        </w:tc>
        <w:tc>
          <w:tcPr>
            <w:tcW w:w="835" w:type="dxa"/>
            <w:tcPrChange w:id="284" w:author="Fernandes, Richard (he, him, his | il, le, lui)" w:date="2026-05-07T16:06:00Z" w16du:dateUtc="2026-05-07T20:06:00Z">
              <w:tcPr>
                <w:tcW w:w="1036" w:type="dxa"/>
                <w:gridSpan w:val="2"/>
              </w:tcPr>
            </w:tcPrChange>
          </w:tcPr>
          <w:p w14:paraId="7E47A3A0" w14:textId="77777777" w:rsidR="00977735" w:rsidRDefault="00977735">
            <w:pPr>
              <w:rPr>
                <w:ins w:id="285" w:author="Fernandes, Richard (he, him, his | il, le, lui)" w:date="2026-05-07T16:02:00Z" w16du:dateUtc="2026-05-07T20:02:00Z"/>
                <w:sz w:val="20"/>
                <w:szCs w:val="20"/>
              </w:rPr>
            </w:pPr>
            <w:ins w:id="286" w:author="Fernandes, Richard (he, him, his | il, le, lui)" w:date="2026-05-07T16:02:00Z" w16du:dateUtc="2026-05-07T20:02:00Z">
              <w:r>
                <w:rPr>
                  <w:sz w:val="20"/>
                  <w:szCs w:val="20"/>
                </w:rPr>
                <w:t>d</w:t>
              </w:r>
            </w:ins>
          </w:p>
        </w:tc>
        <w:tc>
          <w:tcPr>
            <w:tcW w:w="1134" w:type="dxa"/>
            <w:tcPrChange w:id="287" w:author="Fernandes, Richard (he, him, his | il, le, lui)" w:date="2026-05-07T16:06:00Z" w16du:dateUtc="2026-05-07T20:06:00Z">
              <w:tcPr>
                <w:tcW w:w="1099" w:type="dxa"/>
                <w:gridSpan w:val="2"/>
              </w:tcPr>
            </w:tcPrChange>
          </w:tcPr>
          <w:p w14:paraId="1D5D238B" w14:textId="77777777" w:rsidR="00977735" w:rsidRDefault="00977735">
            <w:pPr>
              <w:jc w:val="center"/>
              <w:rPr>
                <w:ins w:id="288" w:author="Fernandes, Richard (he, him, his | il, le, lui)" w:date="2026-05-07T16:02:00Z" w16du:dateUtc="2026-05-07T20:02:00Z"/>
                <w:sz w:val="20"/>
                <w:szCs w:val="20"/>
              </w:rPr>
            </w:pPr>
            <w:ins w:id="289" w:author="Fernandes, Richard (he, him, his | il, le, lui)" w:date="2026-05-07T16:02:00Z" w16du:dateUtc="2026-05-07T20:02:00Z">
              <w:r>
                <w:rPr>
                  <w:sz w:val="20"/>
                  <w:szCs w:val="20"/>
                </w:rPr>
                <w:t>10</w:t>
              </w:r>
            </w:ins>
          </w:p>
        </w:tc>
        <w:tc>
          <w:tcPr>
            <w:tcW w:w="1560" w:type="dxa"/>
            <w:tcPrChange w:id="290" w:author="Fernandes, Richard (he, him, his | il, le, lui)" w:date="2026-05-07T16:06:00Z" w16du:dateUtc="2026-05-07T20:06:00Z">
              <w:tcPr>
                <w:tcW w:w="1394" w:type="dxa"/>
              </w:tcPr>
            </w:tcPrChange>
          </w:tcPr>
          <w:p w14:paraId="19294D10" w14:textId="77777777" w:rsidR="00977735" w:rsidRDefault="00977735">
            <w:pPr>
              <w:jc w:val="center"/>
              <w:rPr>
                <w:ins w:id="291" w:author="Fernandes, Richard (he, him, his | il, le, lui)" w:date="2026-05-07T16:02:00Z" w16du:dateUtc="2026-05-07T20:02:00Z"/>
                <w:sz w:val="20"/>
                <w:szCs w:val="20"/>
              </w:rPr>
            </w:pPr>
            <w:ins w:id="292" w:author="Fernandes, Richard (he, him, his | il, le, lui)" w:date="2026-05-07T16:02:00Z" w16du:dateUtc="2026-05-07T20:02:00Z">
              <w:r>
                <w:rPr>
                  <w:sz w:val="20"/>
                  <w:szCs w:val="20"/>
                </w:rPr>
                <w:t>10</w:t>
              </w:r>
            </w:ins>
          </w:p>
        </w:tc>
        <w:tc>
          <w:tcPr>
            <w:tcW w:w="804" w:type="dxa"/>
            <w:tcPrChange w:id="293" w:author="Fernandes, Richard (he, him, his | il, le, lui)" w:date="2026-05-07T16:06:00Z" w16du:dateUtc="2026-05-07T20:06:00Z">
              <w:tcPr>
                <w:tcW w:w="804" w:type="dxa"/>
              </w:tcPr>
            </w:tcPrChange>
          </w:tcPr>
          <w:p w14:paraId="607E0FD0" w14:textId="77777777" w:rsidR="00977735" w:rsidRDefault="00977735">
            <w:pPr>
              <w:jc w:val="center"/>
              <w:rPr>
                <w:ins w:id="294" w:author="Fernandes, Richard (he, him, his | il, le, lui)" w:date="2026-05-07T16:02:00Z" w16du:dateUtc="2026-05-07T20:02:00Z"/>
                <w:sz w:val="20"/>
                <w:szCs w:val="20"/>
              </w:rPr>
            </w:pPr>
            <w:ins w:id="295" w:author="Fernandes, Richard (he, him, his | il, le, lui)" w:date="2026-05-07T16:02:00Z" w16du:dateUtc="2026-05-07T20:02:00Z">
              <w:r>
                <w:rPr>
                  <w:sz w:val="20"/>
                  <w:szCs w:val="20"/>
                </w:rPr>
                <w:t>1</w:t>
              </w:r>
            </w:ins>
          </w:p>
        </w:tc>
        <w:tc>
          <w:tcPr>
            <w:tcW w:w="1099" w:type="dxa"/>
            <w:tcPrChange w:id="296" w:author="Fernandes, Richard (he, him, his | il, le, lui)" w:date="2026-05-07T16:06:00Z" w16du:dateUtc="2026-05-07T20:06:00Z">
              <w:tcPr>
                <w:tcW w:w="1099" w:type="dxa"/>
              </w:tcPr>
            </w:tcPrChange>
          </w:tcPr>
          <w:p w14:paraId="5F3196D2" w14:textId="77777777" w:rsidR="00977735" w:rsidRDefault="00977735">
            <w:pPr>
              <w:jc w:val="center"/>
              <w:rPr>
                <w:ins w:id="297" w:author="Fernandes, Richard (he, him, his | il, le, lui)" w:date="2026-05-07T16:02:00Z" w16du:dateUtc="2026-05-07T20:02:00Z"/>
                <w:sz w:val="20"/>
                <w:szCs w:val="20"/>
              </w:rPr>
            </w:pPr>
            <w:ins w:id="298" w:author="Fernandes, Richard (he, him, his | il, le, lui)" w:date="2026-05-07T16:02:00Z" w16du:dateUtc="2026-05-07T20:02:00Z">
              <w:r>
                <w:rPr>
                  <w:sz w:val="20"/>
                  <w:szCs w:val="20"/>
                </w:rPr>
                <w:t>10</w:t>
              </w:r>
            </w:ins>
          </w:p>
        </w:tc>
        <w:tc>
          <w:tcPr>
            <w:tcW w:w="1499" w:type="dxa"/>
            <w:tcPrChange w:id="299" w:author="Fernandes, Richard (he, him, his | il, le, lui)" w:date="2026-05-07T16:06:00Z" w16du:dateUtc="2026-05-07T20:06:00Z">
              <w:tcPr>
                <w:tcW w:w="1499" w:type="dxa"/>
              </w:tcPr>
            </w:tcPrChange>
          </w:tcPr>
          <w:p w14:paraId="0C73E496" w14:textId="77777777" w:rsidR="00977735" w:rsidRDefault="00977735">
            <w:pPr>
              <w:jc w:val="center"/>
              <w:rPr>
                <w:ins w:id="300" w:author="Fernandes, Richard (he, him, his | il, le, lui)" w:date="2026-05-07T16:02:00Z" w16du:dateUtc="2026-05-07T20:02:00Z"/>
                <w:sz w:val="20"/>
                <w:szCs w:val="20"/>
              </w:rPr>
            </w:pPr>
            <w:ins w:id="301" w:author="Fernandes, Richard (he, him, his | il, le, lui)" w:date="2026-05-07T16:02:00Z" w16du:dateUtc="2026-05-07T20:02:00Z">
              <w:r>
                <w:rPr>
                  <w:sz w:val="20"/>
                  <w:szCs w:val="20"/>
                </w:rPr>
                <w:t>10</w:t>
              </w:r>
            </w:ins>
          </w:p>
        </w:tc>
        <w:tc>
          <w:tcPr>
            <w:tcW w:w="991" w:type="dxa"/>
            <w:tcPrChange w:id="302" w:author="Fernandes, Richard (he, him, his | il, le, lui)" w:date="2026-05-07T16:06:00Z" w16du:dateUtc="2026-05-07T20:06:00Z">
              <w:tcPr>
                <w:tcW w:w="991" w:type="dxa"/>
              </w:tcPr>
            </w:tcPrChange>
          </w:tcPr>
          <w:p w14:paraId="5515105A" w14:textId="77777777" w:rsidR="00977735" w:rsidRDefault="00977735">
            <w:pPr>
              <w:jc w:val="center"/>
              <w:rPr>
                <w:ins w:id="303" w:author="Fernandes, Richard (he, him, his | il, le, lui)" w:date="2026-05-07T16:02:00Z" w16du:dateUtc="2026-05-07T20:02:00Z"/>
                <w:sz w:val="20"/>
                <w:szCs w:val="20"/>
              </w:rPr>
            </w:pPr>
            <w:ins w:id="304" w:author="Fernandes, Richard (he, him, his | il, le, lui)" w:date="2026-05-07T16:02:00Z" w16du:dateUtc="2026-05-07T20:02:00Z">
              <w:r>
                <w:rPr>
                  <w:sz w:val="20"/>
                  <w:szCs w:val="20"/>
                </w:rPr>
                <w:t>1</w:t>
              </w:r>
            </w:ins>
          </w:p>
        </w:tc>
      </w:tr>
      <w:tr w:rsidR="00977735" w14:paraId="1D9669C6" w14:textId="77777777" w:rsidTr="007B2E24">
        <w:tblPrEx>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Change w:id="305" w:author="Fernandes, Richard (he, him, his | il, le, lui)" w:date="2026-05-07T16:06:00Z" w16du:dateUtc="2026-05-07T20:06:00Z">
            <w:tblPrEx>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
          </w:tblPrExChange>
        </w:tblPrEx>
        <w:trPr>
          <w:trHeight w:val="113"/>
          <w:ins w:id="306" w:author="Fernandes, Richard (he, him, his | il, le, lui)" w:date="2026-05-07T16:02:00Z"/>
          <w:trPrChange w:id="307" w:author="Fernandes, Richard (he, him, his | il, le, lui)" w:date="2026-05-07T16:06:00Z" w16du:dateUtc="2026-05-07T20:06:00Z">
            <w:trPr>
              <w:trHeight w:val="113"/>
            </w:trPr>
          </w:trPrChange>
        </w:trPr>
        <w:tc>
          <w:tcPr>
            <w:tcW w:w="1428" w:type="dxa"/>
            <w:tcPrChange w:id="308" w:author="Fernandes, Richard (he, him, his | il, le, lui)" w:date="2026-05-07T16:06:00Z" w16du:dateUtc="2026-05-07T20:06:00Z">
              <w:tcPr>
                <w:tcW w:w="1428" w:type="dxa"/>
              </w:tcPr>
            </w:tcPrChange>
          </w:tcPr>
          <w:p w14:paraId="2A9E9B9A" w14:textId="77777777" w:rsidR="00977735" w:rsidRPr="002D2557" w:rsidRDefault="00977735">
            <w:pPr>
              <w:rPr>
                <w:ins w:id="309" w:author="Fernandes, Richard (he, him, his | il, le, lui)" w:date="2026-05-07T16:02:00Z" w16du:dateUtc="2026-05-07T20:02:00Z"/>
                <w:sz w:val="20"/>
                <w:szCs w:val="20"/>
              </w:rPr>
            </w:pPr>
            <w:ins w:id="310" w:author="Fernandes, Richard (he, him, his | il, le, lui)" w:date="2026-05-07T16:02:00Z" w16du:dateUtc="2026-05-07T20:02:00Z">
              <w:r w:rsidRPr="002D2557">
                <w:rPr>
                  <w:sz w:val="20"/>
                  <w:szCs w:val="20"/>
                </w:rPr>
                <w:t>Timeliness</w:t>
              </w:r>
            </w:ins>
          </w:p>
        </w:tc>
        <w:tc>
          <w:tcPr>
            <w:tcW w:w="835" w:type="dxa"/>
            <w:tcPrChange w:id="311" w:author="Fernandes, Richard (he, him, his | il, le, lui)" w:date="2026-05-07T16:06:00Z" w16du:dateUtc="2026-05-07T20:06:00Z">
              <w:tcPr>
                <w:tcW w:w="1036" w:type="dxa"/>
                <w:gridSpan w:val="2"/>
              </w:tcPr>
            </w:tcPrChange>
          </w:tcPr>
          <w:p w14:paraId="21C42C61" w14:textId="77777777" w:rsidR="00977735" w:rsidRDefault="00977735">
            <w:pPr>
              <w:rPr>
                <w:ins w:id="312" w:author="Fernandes, Richard (he, him, his | il, le, lui)" w:date="2026-05-07T16:02:00Z" w16du:dateUtc="2026-05-07T20:02:00Z"/>
                <w:sz w:val="20"/>
                <w:szCs w:val="20"/>
              </w:rPr>
            </w:pPr>
            <w:ins w:id="313" w:author="Fernandes, Richard (he, him, his | il, le, lui)" w:date="2026-05-07T16:02:00Z" w16du:dateUtc="2026-05-07T20:02:00Z">
              <w:r>
                <w:rPr>
                  <w:sz w:val="20"/>
                  <w:szCs w:val="20"/>
                </w:rPr>
                <w:t>d</w:t>
              </w:r>
            </w:ins>
          </w:p>
        </w:tc>
        <w:tc>
          <w:tcPr>
            <w:tcW w:w="1134" w:type="dxa"/>
            <w:tcPrChange w:id="314" w:author="Fernandes, Richard (he, him, his | il, le, lui)" w:date="2026-05-07T16:06:00Z" w16du:dateUtc="2026-05-07T20:06:00Z">
              <w:tcPr>
                <w:tcW w:w="1099" w:type="dxa"/>
                <w:gridSpan w:val="2"/>
              </w:tcPr>
            </w:tcPrChange>
          </w:tcPr>
          <w:p w14:paraId="7DE73903" w14:textId="77777777" w:rsidR="00977735" w:rsidRDefault="00977735">
            <w:pPr>
              <w:jc w:val="center"/>
              <w:rPr>
                <w:ins w:id="315" w:author="Fernandes, Richard (he, him, his | il, le, lui)" w:date="2026-05-07T16:02:00Z" w16du:dateUtc="2026-05-07T20:02:00Z"/>
                <w:sz w:val="20"/>
                <w:szCs w:val="20"/>
              </w:rPr>
            </w:pPr>
            <w:ins w:id="316" w:author="Fernandes, Richard (he, him, his | il, le, lui)" w:date="2026-05-07T16:02:00Z" w16du:dateUtc="2026-05-07T20:02:00Z">
              <w:r>
                <w:rPr>
                  <w:sz w:val="20"/>
                  <w:szCs w:val="20"/>
                </w:rPr>
                <w:t>10</w:t>
              </w:r>
            </w:ins>
          </w:p>
        </w:tc>
        <w:tc>
          <w:tcPr>
            <w:tcW w:w="1560" w:type="dxa"/>
            <w:tcPrChange w:id="317" w:author="Fernandes, Richard (he, him, his | il, le, lui)" w:date="2026-05-07T16:06:00Z" w16du:dateUtc="2026-05-07T20:06:00Z">
              <w:tcPr>
                <w:tcW w:w="1394" w:type="dxa"/>
              </w:tcPr>
            </w:tcPrChange>
          </w:tcPr>
          <w:p w14:paraId="2A8315A3" w14:textId="77777777" w:rsidR="00977735" w:rsidRDefault="00977735">
            <w:pPr>
              <w:jc w:val="center"/>
              <w:rPr>
                <w:ins w:id="318" w:author="Fernandes, Richard (he, him, his | il, le, lui)" w:date="2026-05-07T16:02:00Z" w16du:dateUtc="2026-05-07T20:02:00Z"/>
                <w:sz w:val="20"/>
                <w:szCs w:val="20"/>
              </w:rPr>
            </w:pPr>
            <w:ins w:id="319" w:author="Fernandes, Richard (he, him, his | il, le, lui)" w:date="2026-05-07T16:02:00Z" w16du:dateUtc="2026-05-07T20:02:00Z">
              <w:r>
                <w:rPr>
                  <w:sz w:val="20"/>
                  <w:szCs w:val="20"/>
                </w:rPr>
                <w:t>5</w:t>
              </w:r>
            </w:ins>
          </w:p>
        </w:tc>
        <w:tc>
          <w:tcPr>
            <w:tcW w:w="804" w:type="dxa"/>
            <w:tcPrChange w:id="320" w:author="Fernandes, Richard (he, him, his | il, le, lui)" w:date="2026-05-07T16:06:00Z" w16du:dateUtc="2026-05-07T20:06:00Z">
              <w:tcPr>
                <w:tcW w:w="804" w:type="dxa"/>
              </w:tcPr>
            </w:tcPrChange>
          </w:tcPr>
          <w:p w14:paraId="01E1D746" w14:textId="77777777" w:rsidR="00977735" w:rsidRDefault="00977735">
            <w:pPr>
              <w:jc w:val="center"/>
              <w:rPr>
                <w:ins w:id="321" w:author="Fernandes, Richard (he, him, his | il, le, lui)" w:date="2026-05-07T16:02:00Z" w16du:dateUtc="2026-05-07T20:02:00Z"/>
                <w:sz w:val="20"/>
                <w:szCs w:val="20"/>
              </w:rPr>
            </w:pPr>
            <w:ins w:id="322" w:author="Fernandes, Richard (he, him, his | il, le, lui)" w:date="2026-05-07T16:02:00Z" w16du:dateUtc="2026-05-07T20:02:00Z">
              <w:r>
                <w:rPr>
                  <w:sz w:val="20"/>
                  <w:szCs w:val="20"/>
                </w:rPr>
                <w:t>1</w:t>
              </w:r>
            </w:ins>
          </w:p>
        </w:tc>
        <w:tc>
          <w:tcPr>
            <w:tcW w:w="1099" w:type="dxa"/>
            <w:tcPrChange w:id="323" w:author="Fernandes, Richard (he, him, his | il, le, lui)" w:date="2026-05-07T16:06:00Z" w16du:dateUtc="2026-05-07T20:06:00Z">
              <w:tcPr>
                <w:tcW w:w="1099" w:type="dxa"/>
              </w:tcPr>
            </w:tcPrChange>
          </w:tcPr>
          <w:p w14:paraId="500C4FBA" w14:textId="77777777" w:rsidR="00977735" w:rsidRDefault="00977735">
            <w:pPr>
              <w:jc w:val="center"/>
              <w:rPr>
                <w:ins w:id="324" w:author="Fernandes, Richard (he, him, his | il, le, lui)" w:date="2026-05-07T16:02:00Z" w16du:dateUtc="2026-05-07T20:02:00Z"/>
                <w:sz w:val="20"/>
                <w:szCs w:val="20"/>
              </w:rPr>
            </w:pPr>
            <w:ins w:id="325" w:author="Fernandes, Richard (he, him, his | il, le, lui)" w:date="2026-05-07T16:02:00Z" w16du:dateUtc="2026-05-07T20:02:00Z">
              <w:r>
                <w:rPr>
                  <w:sz w:val="20"/>
                  <w:szCs w:val="20"/>
                </w:rPr>
                <w:t>10</w:t>
              </w:r>
            </w:ins>
          </w:p>
        </w:tc>
        <w:tc>
          <w:tcPr>
            <w:tcW w:w="1499" w:type="dxa"/>
            <w:tcPrChange w:id="326" w:author="Fernandes, Richard (he, him, his | il, le, lui)" w:date="2026-05-07T16:06:00Z" w16du:dateUtc="2026-05-07T20:06:00Z">
              <w:tcPr>
                <w:tcW w:w="1499" w:type="dxa"/>
              </w:tcPr>
            </w:tcPrChange>
          </w:tcPr>
          <w:p w14:paraId="035B6E5D" w14:textId="77777777" w:rsidR="00977735" w:rsidRDefault="00977735">
            <w:pPr>
              <w:jc w:val="center"/>
              <w:rPr>
                <w:ins w:id="327" w:author="Fernandes, Richard (he, him, his | il, le, lui)" w:date="2026-05-07T16:02:00Z" w16du:dateUtc="2026-05-07T20:02:00Z"/>
                <w:sz w:val="20"/>
                <w:szCs w:val="20"/>
              </w:rPr>
            </w:pPr>
            <w:ins w:id="328" w:author="Fernandes, Richard (he, him, his | il, le, lui)" w:date="2026-05-07T16:02:00Z" w16du:dateUtc="2026-05-07T20:02:00Z">
              <w:r>
                <w:rPr>
                  <w:sz w:val="20"/>
                  <w:szCs w:val="20"/>
                </w:rPr>
                <w:t>5</w:t>
              </w:r>
            </w:ins>
          </w:p>
        </w:tc>
        <w:tc>
          <w:tcPr>
            <w:tcW w:w="991" w:type="dxa"/>
            <w:tcPrChange w:id="329" w:author="Fernandes, Richard (he, him, his | il, le, lui)" w:date="2026-05-07T16:06:00Z" w16du:dateUtc="2026-05-07T20:06:00Z">
              <w:tcPr>
                <w:tcW w:w="991" w:type="dxa"/>
              </w:tcPr>
            </w:tcPrChange>
          </w:tcPr>
          <w:p w14:paraId="65A59D74" w14:textId="77777777" w:rsidR="00977735" w:rsidRDefault="00977735">
            <w:pPr>
              <w:jc w:val="center"/>
              <w:rPr>
                <w:ins w:id="330" w:author="Fernandes, Richard (he, him, his | il, le, lui)" w:date="2026-05-07T16:02:00Z" w16du:dateUtc="2026-05-07T20:02:00Z"/>
                <w:sz w:val="20"/>
                <w:szCs w:val="20"/>
              </w:rPr>
            </w:pPr>
            <w:ins w:id="331" w:author="Fernandes, Richard (he, him, his | il, le, lui)" w:date="2026-05-07T16:02:00Z" w16du:dateUtc="2026-05-07T20:02:00Z">
              <w:r>
                <w:rPr>
                  <w:sz w:val="20"/>
                  <w:szCs w:val="20"/>
                </w:rPr>
                <w:t>1</w:t>
              </w:r>
            </w:ins>
          </w:p>
        </w:tc>
      </w:tr>
      <w:tr w:rsidR="00977735" w14:paraId="360D38A9" w14:textId="77777777" w:rsidTr="007B2E24">
        <w:tblPrEx>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Change w:id="332" w:author="Fernandes, Richard (he, him, his | il, le, lui)" w:date="2026-05-07T16:06:00Z" w16du:dateUtc="2026-05-07T20:06:00Z">
            <w:tblPrEx>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
          </w:tblPrExChange>
        </w:tblPrEx>
        <w:trPr>
          <w:ins w:id="333" w:author="Fernandes, Richard (he, him, his | il, le, lui)" w:date="2026-05-07T16:02:00Z"/>
        </w:trPr>
        <w:tc>
          <w:tcPr>
            <w:tcW w:w="1428" w:type="dxa"/>
            <w:tcPrChange w:id="334" w:author="Fernandes, Richard (he, him, his | il, le, lui)" w:date="2026-05-07T16:06:00Z" w16du:dateUtc="2026-05-07T20:06:00Z">
              <w:tcPr>
                <w:tcW w:w="1428" w:type="dxa"/>
              </w:tcPr>
            </w:tcPrChange>
          </w:tcPr>
          <w:p w14:paraId="2E64835C" w14:textId="77777777" w:rsidR="00977735" w:rsidRPr="002D2557" w:rsidRDefault="00977735">
            <w:pPr>
              <w:rPr>
                <w:ins w:id="335" w:author="Fernandes, Richard (he, him, his | il, le, lui)" w:date="2026-05-07T16:02:00Z" w16du:dateUtc="2026-05-07T20:02:00Z"/>
                <w:sz w:val="20"/>
                <w:szCs w:val="20"/>
              </w:rPr>
            </w:pPr>
            <w:ins w:id="336" w:author="Fernandes, Richard (he, him, his | il, le, lui)" w:date="2026-05-07T16:02:00Z" w16du:dateUtc="2026-05-07T20:02:00Z">
              <w:r w:rsidRPr="002D2557">
                <w:rPr>
                  <w:sz w:val="20"/>
                  <w:szCs w:val="20"/>
                </w:rPr>
                <w:t>Relative Standard Uncertainty</w:t>
              </w:r>
            </w:ins>
          </w:p>
        </w:tc>
        <w:tc>
          <w:tcPr>
            <w:tcW w:w="835" w:type="dxa"/>
            <w:tcPrChange w:id="337" w:author="Fernandes, Richard (he, him, his | il, le, lui)" w:date="2026-05-07T16:06:00Z" w16du:dateUtc="2026-05-07T20:06:00Z">
              <w:tcPr>
                <w:tcW w:w="1036" w:type="dxa"/>
                <w:gridSpan w:val="2"/>
              </w:tcPr>
            </w:tcPrChange>
          </w:tcPr>
          <w:p w14:paraId="61101D43" w14:textId="77777777" w:rsidR="00977735" w:rsidRDefault="00977735">
            <w:pPr>
              <w:rPr>
                <w:ins w:id="338" w:author="Fernandes, Richard (he, him, his | il, le, lui)" w:date="2026-05-07T16:02:00Z" w16du:dateUtc="2026-05-07T20:02:00Z"/>
                <w:sz w:val="20"/>
                <w:szCs w:val="20"/>
              </w:rPr>
            </w:pPr>
            <w:ins w:id="339" w:author="Fernandes, Richard (he, him, his | il, le, lui)" w:date="2026-05-07T16:02:00Z" w16du:dateUtc="2026-05-07T20:02:00Z">
              <w:r>
                <w:rPr>
                  <w:sz w:val="20"/>
                  <w:szCs w:val="20"/>
                </w:rPr>
                <w:t>%</w:t>
              </w:r>
            </w:ins>
          </w:p>
        </w:tc>
        <w:tc>
          <w:tcPr>
            <w:tcW w:w="1134" w:type="dxa"/>
            <w:tcPrChange w:id="340" w:author="Fernandes, Richard (he, him, his | il, le, lui)" w:date="2026-05-07T16:06:00Z" w16du:dateUtc="2026-05-07T20:06:00Z">
              <w:tcPr>
                <w:tcW w:w="1099" w:type="dxa"/>
                <w:gridSpan w:val="2"/>
              </w:tcPr>
            </w:tcPrChange>
          </w:tcPr>
          <w:p w14:paraId="423F8010" w14:textId="77777777" w:rsidR="00977735" w:rsidRDefault="00977735">
            <w:pPr>
              <w:jc w:val="center"/>
              <w:rPr>
                <w:ins w:id="341" w:author="Fernandes, Richard (he, him, his | il, le, lui)" w:date="2026-05-07T16:02:00Z" w16du:dateUtc="2026-05-07T20:02:00Z"/>
                <w:sz w:val="20"/>
                <w:szCs w:val="20"/>
              </w:rPr>
            </w:pPr>
            <w:ins w:id="342" w:author="Fernandes, Richard (he, him, his | il, le, lui)" w:date="2026-05-07T16:02:00Z" w16du:dateUtc="2026-05-07T20:02:00Z">
              <w:r>
                <w:rPr>
                  <w:sz w:val="20"/>
                  <w:szCs w:val="20"/>
                </w:rPr>
                <w:t>10</w:t>
              </w:r>
            </w:ins>
          </w:p>
        </w:tc>
        <w:tc>
          <w:tcPr>
            <w:tcW w:w="1560" w:type="dxa"/>
            <w:tcPrChange w:id="343" w:author="Fernandes, Richard (he, him, his | il, le, lui)" w:date="2026-05-07T16:06:00Z" w16du:dateUtc="2026-05-07T20:06:00Z">
              <w:tcPr>
                <w:tcW w:w="1394" w:type="dxa"/>
              </w:tcPr>
            </w:tcPrChange>
          </w:tcPr>
          <w:p w14:paraId="1920AECC" w14:textId="77777777" w:rsidR="00977735" w:rsidRDefault="00977735">
            <w:pPr>
              <w:jc w:val="center"/>
              <w:rPr>
                <w:ins w:id="344" w:author="Fernandes, Richard (he, him, his | il, le, lui)" w:date="2026-05-07T16:02:00Z" w16du:dateUtc="2026-05-07T20:02:00Z"/>
                <w:sz w:val="20"/>
                <w:szCs w:val="20"/>
              </w:rPr>
            </w:pPr>
            <w:ins w:id="345" w:author="Fernandes, Richard (he, him, his | il, le, lui)" w:date="2026-05-07T16:02:00Z" w16du:dateUtc="2026-05-07T20:02:00Z">
              <w:r>
                <w:rPr>
                  <w:sz w:val="20"/>
                  <w:szCs w:val="20"/>
                </w:rPr>
                <w:t>10</w:t>
              </w:r>
            </w:ins>
          </w:p>
        </w:tc>
        <w:tc>
          <w:tcPr>
            <w:tcW w:w="804" w:type="dxa"/>
            <w:tcPrChange w:id="346" w:author="Fernandes, Richard (he, him, his | il, le, lui)" w:date="2026-05-07T16:06:00Z" w16du:dateUtc="2026-05-07T20:06:00Z">
              <w:tcPr>
                <w:tcW w:w="804" w:type="dxa"/>
              </w:tcPr>
            </w:tcPrChange>
          </w:tcPr>
          <w:p w14:paraId="15DE7871" w14:textId="77777777" w:rsidR="00977735" w:rsidRDefault="00977735">
            <w:pPr>
              <w:jc w:val="center"/>
              <w:rPr>
                <w:ins w:id="347" w:author="Fernandes, Richard (he, him, his | il, le, lui)" w:date="2026-05-07T16:02:00Z" w16du:dateUtc="2026-05-07T20:02:00Z"/>
                <w:sz w:val="20"/>
                <w:szCs w:val="20"/>
              </w:rPr>
            </w:pPr>
            <w:ins w:id="348" w:author="Fernandes, Richard (he, him, his | il, le, lui)" w:date="2026-05-07T16:02:00Z" w16du:dateUtc="2026-05-07T20:02:00Z">
              <w:r>
                <w:rPr>
                  <w:sz w:val="20"/>
                  <w:szCs w:val="20"/>
                </w:rPr>
                <w:t>5</w:t>
              </w:r>
            </w:ins>
          </w:p>
        </w:tc>
        <w:tc>
          <w:tcPr>
            <w:tcW w:w="1099" w:type="dxa"/>
            <w:tcPrChange w:id="349" w:author="Fernandes, Richard (he, him, his | il, le, lui)" w:date="2026-05-07T16:06:00Z" w16du:dateUtc="2026-05-07T20:06:00Z">
              <w:tcPr>
                <w:tcW w:w="1099" w:type="dxa"/>
              </w:tcPr>
            </w:tcPrChange>
          </w:tcPr>
          <w:p w14:paraId="12BF4099" w14:textId="77777777" w:rsidR="00977735" w:rsidRDefault="00977735">
            <w:pPr>
              <w:jc w:val="center"/>
              <w:rPr>
                <w:ins w:id="350" w:author="Fernandes, Richard (he, him, his | il, le, lui)" w:date="2026-05-07T16:02:00Z" w16du:dateUtc="2026-05-07T20:02:00Z"/>
                <w:sz w:val="20"/>
                <w:szCs w:val="20"/>
              </w:rPr>
            </w:pPr>
            <w:ins w:id="351" w:author="Fernandes, Richard (he, him, his | il, le, lui)" w:date="2026-05-07T16:02:00Z" w16du:dateUtc="2026-05-07T20:02:00Z">
              <w:r>
                <w:rPr>
                  <w:sz w:val="20"/>
                  <w:szCs w:val="20"/>
                </w:rPr>
                <w:t>5</w:t>
              </w:r>
            </w:ins>
          </w:p>
        </w:tc>
        <w:tc>
          <w:tcPr>
            <w:tcW w:w="1499" w:type="dxa"/>
            <w:tcPrChange w:id="352" w:author="Fernandes, Richard (he, him, his | il, le, lui)" w:date="2026-05-07T16:06:00Z" w16du:dateUtc="2026-05-07T20:06:00Z">
              <w:tcPr>
                <w:tcW w:w="1499" w:type="dxa"/>
              </w:tcPr>
            </w:tcPrChange>
          </w:tcPr>
          <w:p w14:paraId="4E1DF43D" w14:textId="77777777" w:rsidR="00977735" w:rsidRDefault="00977735">
            <w:pPr>
              <w:jc w:val="center"/>
              <w:rPr>
                <w:ins w:id="353" w:author="Fernandes, Richard (he, him, his | il, le, lui)" w:date="2026-05-07T16:02:00Z" w16du:dateUtc="2026-05-07T20:02:00Z"/>
                <w:sz w:val="20"/>
                <w:szCs w:val="20"/>
              </w:rPr>
            </w:pPr>
            <w:ins w:id="354" w:author="Fernandes, Richard (he, him, his | il, le, lui)" w:date="2026-05-07T16:02:00Z" w16du:dateUtc="2026-05-07T20:02:00Z">
              <w:r>
                <w:rPr>
                  <w:sz w:val="20"/>
                  <w:szCs w:val="20"/>
                </w:rPr>
                <w:t>5</w:t>
              </w:r>
            </w:ins>
          </w:p>
        </w:tc>
        <w:tc>
          <w:tcPr>
            <w:tcW w:w="991" w:type="dxa"/>
            <w:tcPrChange w:id="355" w:author="Fernandes, Richard (he, him, his | il, le, lui)" w:date="2026-05-07T16:06:00Z" w16du:dateUtc="2026-05-07T20:06:00Z">
              <w:tcPr>
                <w:tcW w:w="991" w:type="dxa"/>
              </w:tcPr>
            </w:tcPrChange>
          </w:tcPr>
          <w:p w14:paraId="6E2FAD03" w14:textId="77777777" w:rsidR="00977735" w:rsidRDefault="00977735">
            <w:pPr>
              <w:jc w:val="center"/>
              <w:rPr>
                <w:ins w:id="356" w:author="Fernandes, Richard (he, him, his | il, le, lui)" w:date="2026-05-07T16:02:00Z" w16du:dateUtc="2026-05-07T20:02:00Z"/>
                <w:sz w:val="20"/>
                <w:szCs w:val="20"/>
              </w:rPr>
            </w:pPr>
            <w:ins w:id="357" w:author="Fernandes, Richard (he, him, his | il, le, lui)" w:date="2026-05-07T16:02:00Z" w16du:dateUtc="2026-05-07T20:02:00Z">
              <w:r>
                <w:rPr>
                  <w:sz w:val="20"/>
                  <w:szCs w:val="20"/>
                </w:rPr>
                <w:t>2.5</w:t>
              </w:r>
            </w:ins>
          </w:p>
        </w:tc>
      </w:tr>
      <w:tr w:rsidR="00977735" w14:paraId="0FCE9E69" w14:textId="77777777" w:rsidTr="007B2E24">
        <w:tblPrEx>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Change w:id="358" w:author="Fernandes, Richard (he, him, his | il, le, lui)" w:date="2026-05-07T16:06:00Z" w16du:dateUtc="2026-05-07T20:06:00Z">
            <w:tblPrEx>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
          </w:tblPrExChange>
        </w:tblPrEx>
        <w:trPr>
          <w:ins w:id="359" w:author="Fernandes, Richard (he, him, his | il, le, lui)" w:date="2026-05-07T16:02:00Z"/>
        </w:trPr>
        <w:tc>
          <w:tcPr>
            <w:tcW w:w="1428" w:type="dxa"/>
            <w:tcPrChange w:id="360" w:author="Fernandes, Richard (he, him, his | il, le, lui)" w:date="2026-05-07T16:06:00Z" w16du:dateUtc="2026-05-07T20:06:00Z">
              <w:tcPr>
                <w:tcW w:w="1428" w:type="dxa"/>
              </w:tcPr>
            </w:tcPrChange>
          </w:tcPr>
          <w:p w14:paraId="34438CE1" w14:textId="77777777" w:rsidR="00977735" w:rsidRPr="002D2557" w:rsidRDefault="00977735">
            <w:pPr>
              <w:rPr>
                <w:ins w:id="361" w:author="Fernandes, Richard (he, him, his | il, le, lui)" w:date="2026-05-07T16:02:00Z" w16du:dateUtc="2026-05-07T20:02:00Z"/>
                <w:sz w:val="20"/>
                <w:szCs w:val="20"/>
              </w:rPr>
            </w:pPr>
            <w:commentRangeStart w:id="362"/>
            <w:ins w:id="363" w:author="Fernandes, Richard (he, him, his | il, le, lui)" w:date="2026-05-07T16:02:00Z" w16du:dateUtc="2026-05-07T20:02:00Z">
              <w:r w:rsidRPr="002D2557">
                <w:rPr>
                  <w:sz w:val="20"/>
                  <w:szCs w:val="20"/>
                </w:rPr>
                <w:t>Minimum Standard Uncertainty</w:t>
              </w:r>
            </w:ins>
            <w:commentRangeEnd w:id="362"/>
            <w:r w:rsidRPr="002D2557">
              <w:rPr>
                <w:rStyle w:val="CommentReference"/>
                <w:sz w:val="20"/>
                <w:szCs w:val="20"/>
              </w:rPr>
              <w:commentReference w:id="362"/>
            </w:r>
          </w:p>
        </w:tc>
        <w:tc>
          <w:tcPr>
            <w:tcW w:w="835" w:type="dxa"/>
            <w:tcPrChange w:id="364" w:author="Fernandes, Richard (he, him, his | il, le, lui)" w:date="2026-05-07T16:06:00Z" w16du:dateUtc="2026-05-07T20:06:00Z">
              <w:tcPr>
                <w:tcW w:w="1036" w:type="dxa"/>
                <w:gridSpan w:val="2"/>
              </w:tcPr>
            </w:tcPrChange>
          </w:tcPr>
          <w:p w14:paraId="1E805348" w14:textId="77777777" w:rsidR="00977735" w:rsidRDefault="00977735">
            <w:pPr>
              <w:rPr>
                <w:ins w:id="365" w:author="Fernandes, Richard (he, him, his | il, le, lui)" w:date="2026-05-07T16:02:00Z" w16du:dateUtc="2026-05-07T20:02:00Z"/>
                <w:sz w:val="20"/>
                <w:szCs w:val="20"/>
              </w:rPr>
            </w:pPr>
            <w:commentRangeStart w:id="366"/>
            <w:ins w:id="367" w:author="Fernandes, Richard (he, him, his | il, le, lui)" w:date="2026-05-07T16:02:00Z" w16du:dateUtc="2026-05-07T20:02:00Z">
              <w:r>
                <w:rPr>
                  <w:sz w:val="20"/>
                  <w:szCs w:val="20"/>
                </w:rPr>
                <w:t>1</w:t>
              </w:r>
            </w:ins>
            <w:commentRangeEnd w:id="366"/>
            <w:r>
              <w:rPr>
                <w:rStyle w:val="CommentReference"/>
                <w:sz w:val="20"/>
                <w:szCs w:val="20"/>
              </w:rPr>
              <w:commentReference w:id="366"/>
            </w:r>
          </w:p>
        </w:tc>
        <w:tc>
          <w:tcPr>
            <w:tcW w:w="1134" w:type="dxa"/>
            <w:tcPrChange w:id="368" w:author="Fernandes, Richard (he, him, his | il, le, lui)" w:date="2026-05-07T16:06:00Z" w16du:dateUtc="2026-05-07T20:06:00Z">
              <w:tcPr>
                <w:tcW w:w="1099" w:type="dxa"/>
                <w:gridSpan w:val="2"/>
              </w:tcPr>
            </w:tcPrChange>
          </w:tcPr>
          <w:p w14:paraId="3C07A5D5" w14:textId="77777777" w:rsidR="00977735" w:rsidRDefault="00977735">
            <w:pPr>
              <w:jc w:val="center"/>
              <w:rPr>
                <w:ins w:id="369" w:author="Fernandes, Richard (he, him, his | il, le, lui)" w:date="2026-05-07T16:02:00Z" w16du:dateUtc="2026-05-07T20:02:00Z"/>
                <w:sz w:val="20"/>
                <w:szCs w:val="20"/>
              </w:rPr>
            </w:pPr>
            <w:ins w:id="370" w:author="Fernandes, Richard (he, him, his | il, le, lui)" w:date="2026-05-07T16:02:00Z" w16du:dateUtc="2026-05-07T20:02:00Z">
              <w:r>
                <w:rPr>
                  <w:sz w:val="20"/>
                  <w:szCs w:val="20"/>
                </w:rPr>
                <w:t>0.05</w:t>
              </w:r>
            </w:ins>
          </w:p>
        </w:tc>
        <w:tc>
          <w:tcPr>
            <w:tcW w:w="1560" w:type="dxa"/>
            <w:tcPrChange w:id="371" w:author="Fernandes, Richard (he, him, his | il, le, lui)" w:date="2026-05-07T16:06:00Z" w16du:dateUtc="2026-05-07T20:06:00Z">
              <w:tcPr>
                <w:tcW w:w="1394" w:type="dxa"/>
              </w:tcPr>
            </w:tcPrChange>
          </w:tcPr>
          <w:p w14:paraId="0C71AA75" w14:textId="77777777" w:rsidR="00977735" w:rsidRDefault="00977735">
            <w:pPr>
              <w:jc w:val="center"/>
              <w:rPr>
                <w:ins w:id="372" w:author="Fernandes, Richard (he, him, his | il, le, lui)" w:date="2026-05-07T16:02:00Z" w16du:dateUtc="2026-05-07T20:02:00Z"/>
                <w:sz w:val="20"/>
                <w:szCs w:val="20"/>
              </w:rPr>
            </w:pPr>
            <w:ins w:id="373" w:author="Fernandes, Richard (he, him, his | il, le, lui)" w:date="2026-05-07T16:02:00Z" w16du:dateUtc="2026-05-07T20:02:00Z">
              <w:r>
                <w:rPr>
                  <w:sz w:val="20"/>
                  <w:szCs w:val="20"/>
                </w:rPr>
                <w:t>0.05</w:t>
              </w:r>
            </w:ins>
          </w:p>
        </w:tc>
        <w:tc>
          <w:tcPr>
            <w:tcW w:w="804" w:type="dxa"/>
            <w:tcPrChange w:id="374" w:author="Fernandes, Richard (he, him, his | il, le, lui)" w:date="2026-05-07T16:06:00Z" w16du:dateUtc="2026-05-07T20:06:00Z">
              <w:tcPr>
                <w:tcW w:w="804" w:type="dxa"/>
              </w:tcPr>
            </w:tcPrChange>
          </w:tcPr>
          <w:p w14:paraId="7FA50851" w14:textId="77777777" w:rsidR="00977735" w:rsidRDefault="00977735">
            <w:pPr>
              <w:jc w:val="center"/>
              <w:rPr>
                <w:ins w:id="375" w:author="Fernandes, Richard (he, him, his | il, le, lui)" w:date="2026-05-07T16:02:00Z" w16du:dateUtc="2026-05-07T20:02:00Z"/>
                <w:sz w:val="20"/>
                <w:szCs w:val="20"/>
              </w:rPr>
            </w:pPr>
            <w:ins w:id="376" w:author="Fernandes, Richard (he, him, his | il, le, lui)" w:date="2026-05-07T16:02:00Z" w16du:dateUtc="2026-05-07T20:02:00Z">
              <w:r>
                <w:rPr>
                  <w:sz w:val="20"/>
                  <w:szCs w:val="20"/>
                </w:rPr>
                <w:t>0.025</w:t>
              </w:r>
            </w:ins>
          </w:p>
        </w:tc>
        <w:tc>
          <w:tcPr>
            <w:tcW w:w="1099" w:type="dxa"/>
            <w:tcPrChange w:id="377" w:author="Fernandes, Richard (he, him, his | il, le, lui)" w:date="2026-05-07T16:06:00Z" w16du:dateUtc="2026-05-07T20:06:00Z">
              <w:tcPr>
                <w:tcW w:w="1099" w:type="dxa"/>
              </w:tcPr>
            </w:tcPrChange>
          </w:tcPr>
          <w:p w14:paraId="793D0601" w14:textId="77777777" w:rsidR="00977735" w:rsidRDefault="00977735">
            <w:pPr>
              <w:jc w:val="center"/>
              <w:rPr>
                <w:ins w:id="378" w:author="Fernandes, Richard (he, him, his | il, le, lui)" w:date="2026-05-07T16:02:00Z" w16du:dateUtc="2026-05-07T20:02:00Z"/>
                <w:sz w:val="20"/>
                <w:szCs w:val="20"/>
              </w:rPr>
            </w:pPr>
            <w:ins w:id="379" w:author="Fernandes, Richard (he, him, his | il, le, lui)" w:date="2026-05-07T16:02:00Z" w16du:dateUtc="2026-05-07T20:02:00Z">
              <w:r>
                <w:rPr>
                  <w:sz w:val="20"/>
                  <w:szCs w:val="20"/>
                </w:rPr>
                <w:t>0.025</w:t>
              </w:r>
            </w:ins>
          </w:p>
        </w:tc>
        <w:tc>
          <w:tcPr>
            <w:tcW w:w="1499" w:type="dxa"/>
            <w:tcPrChange w:id="380" w:author="Fernandes, Richard (he, him, his | il, le, lui)" w:date="2026-05-07T16:06:00Z" w16du:dateUtc="2026-05-07T20:06:00Z">
              <w:tcPr>
                <w:tcW w:w="1499" w:type="dxa"/>
              </w:tcPr>
            </w:tcPrChange>
          </w:tcPr>
          <w:p w14:paraId="351C5ADC" w14:textId="77777777" w:rsidR="00977735" w:rsidRDefault="00977735">
            <w:pPr>
              <w:jc w:val="center"/>
              <w:rPr>
                <w:ins w:id="381" w:author="Fernandes, Richard (he, him, his | il, le, lui)" w:date="2026-05-07T16:02:00Z" w16du:dateUtc="2026-05-07T20:02:00Z"/>
                <w:sz w:val="20"/>
                <w:szCs w:val="20"/>
              </w:rPr>
            </w:pPr>
            <w:ins w:id="382" w:author="Fernandes, Richard (he, him, his | il, le, lui)" w:date="2026-05-07T16:02:00Z" w16du:dateUtc="2026-05-07T20:02:00Z">
              <w:r>
                <w:rPr>
                  <w:sz w:val="20"/>
                  <w:szCs w:val="20"/>
                </w:rPr>
                <w:t>0.025</w:t>
              </w:r>
            </w:ins>
          </w:p>
        </w:tc>
        <w:tc>
          <w:tcPr>
            <w:tcW w:w="991" w:type="dxa"/>
            <w:tcPrChange w:id="383" w:author="Fernandes, Richard (he, him, his | il, le, lui)" w:date="2026-05-07T16:06:00Z" w16du:dateUtc="2026-05-07T20:06:00Z">
              <w:tcPr>
                <w:tcW w:w="991" w:type="dxa"/>
              </w:tcPr>
            </w:tcPrChange>
          </w:tcPr>
          <w:p w14:paraId="1BD68590" w14:textId="77777777" w:rsidR="00977735" w:rsidRDefault="00977735">
            <w:pPr>
              <w:jc w:val="center"/>
              <w:rPr>
                <w:ins w:id="384" w:author="Fernandes, Richard (he, him, his | il, le, lui)" w:date="2026-05-07T16:02:00Z" w16du:dateUtc="2026-05-07T20:02:00Z"/>
                <w:sz w:val="20"/>
                <w:szCs w:val="20"/>
              </w:rPr>
            </w:pPr>
            <w:ins w:id="385" w:author="Fernandes, Richard (he, him, his | il, le, lui)" w:date="2026-05-07T16:02:00Z" w16du:dateUtc="2026-05-07T20:02:00Z">
              <w:r>
                <w:rPr>
                  <w:sz w:val="20"/>
                  <w:szCs w:val="20"/>
                </w:rPr>
                <w:t>0.0125</w:t>
              </w:r>
            </w:ins>
          </w:p>
        </w:tc>
      </w:tr>
      <w:tr w:rsidR="00977735" w14:paraId="344CA6D6" w14:textId="77777777" w:rsidTr="007B2E24">
        <w:tblPrEx>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Change w:id="386" w:author="Fernandes, Richard (he, him, his | il, le, lui)" w:date="2026-05-07T16:06:00Z" w16du:dateUtc="2026-05-07T20:06:00Z">
            <w:tblPrEx>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
          </w:tblPrExChange>
        </w:tblPrEx>
        <w:trPr>
          <w:ins w:id="387" w:author="Fernandes, Richard (he, him, his | il, le, lui)" w:date="2026-05-07T16:02:00Z"/>
        </w:trPr>
        <w:tc>
          <w:tcPr>
            <w:tcW w:w="1428" w:type="dxa"/>
            <w:tcPrChange w:id="388" w:author="Fernandes, Richard (he, him, his | il, le, lui)" w:date="2026-05-07T16:06:00Z" w16du:dateUtc="2026-05-07T20:06:00Z">
              <w:tcPr>
                <w:tcW w:w="1428" w:type="dxa"/>
              </w:tcPr>
            </w:tcPrChange>
          </w:tcPr>
          <w:p w14:paraId="049FE55C" w14:textId="77777777" w:rsidR="00977735" w:rsidRPr="002D2557" w:rsidRDefault="00977735">
            <w:pPr>
              <w:rPr>
                <w:ins w:id="389" w:author="Fernandes, Richard (he, him, his | il, le, lui)" w:date="2026-05-07T16:02:00Z" w16du:dateUtc="2026-05-07T20:02:00Z"/>
                <w:sz w:val="20"/>
                <w:szCs w:val="20"/>
              </w:rPr>
            </w:pPr>
            <w:ins w:id="390" w:author="Fernandes, Richard (he, him, his | il, le, lui)" w:date="2026-05-07T16:02:00Z" w16du:dateUtc="2026-05-07T20:02:00Z">
              <w:r w:rsidRPr="002D2557">
                <w:rPr>
                  <w:sz w:val="20"/>
                  <w:szCs w:val="20"/>
                </w:rPr>
                <w:t>Stability</w:t>
              </w:r>
            </w:ins>
          </w:p>
        </w:tc>
        <w:tc>
          <w:tcPr>
            <w:tcW w:w="835" w:type="dxa"/>
            <w:tcPrChange w:id="391" w:author="Fernandes, Richard (he, him, his | il, le, lui)" w:date="2026-05-07T16:06:00Z" w16du:dateUtc="2026-05-07T20:06:00Z">
              <w:tcPr>
                <w:tcW w:w="1036" w:type="dxa"/>
                <w:gridSpan w:val="2"/>
              </w:tcPr>
            </w:tcPrChange>
          </w:tcPr>
          <w:p w14:paraId="052EAB47" w14:textId="77777777" w:rsidR="00977735" w:rsidRDefault="00977735">
            <w:pPr>
              <w:rPr>
                <w:ins w:id="392" w:author="Fernandes, Richard (he, him, his | il, le, lui)" w:date="2026-05-07T16:02:00Z" w16du:dateUtc="2026-05-07T20:02:00Z"/>
                <w:sz w:val="20"/>
                <w:szCs w:val="20"/>
              </w:rPr>
            </w:pPr>
            <w:ins w:id="393" w:author="Fernandes, Richard (he, him, his | il, le, lui)" w:date="2026-05-07T16:02:00Z" w16du:dateUtc="2026-05-07T20:02:00Z">
              <w:r>
                <w:rPr>
                  <w:sz w:val="20"/>
                  <w:szCs w:val="20"/>
                </w:rPr>
                <w:t>%/year</w:t>
              </w:r>
            </w:ins>
          </w:p>
        </w:tc>
        <w:tc>
          <w:tcPr>
            <w:tcW w:w="1134" w:type="dxa"/>
            <w:tcPrChange w:id="394" w:author="Fernandes, Richard (he, him, his | il, le, lui)" w:date="2026-05-07T16:06:00Z" w16du:dateUtc="2026-05-07T20:06:00Z">
              <w:tcPr>
                <w:tcW w:w="1099" w:type="dxa"/>
                <w:gridSpan w:val="2"/>
              </w:tcPr>
            </w:tcPrChange>
          </w:tcPr>
          <w:p w14:paraId="6A6D86C0" w14:textId="77777777" w:rsidR="00977735" w:rsidRDefault="00977735">
            <w:pPr>
              <w:jc w:val="center"/>
              <w:rPr>
                <w:ins w:id="395" w:author="Fernandes, Richard (he, him, his | il, le, lui)" w:date="2026-05-07T16:02:00Z" w16du:dateUtc="2026-05-07T20:02:00Z"/>
                <w:sz w:val="20"/>
                <w:szCs w:val="20"/>
              </w:rPr>
            </w:pPr>
            <w:ins w:id="396" w:author="Fernandes, Richard (he, him, his | il, le, lui)" w:date="2026-05-07T16:02:00Z" w16du:dateUtc="2026-05-07T20:02:00Z">
              <w:r>
                <w:rPr>
                  <w:sz w:val="20"/>
                  <w:szCs w:val="20"/>
                </w:rPr>
                <w:t>0.6</w:t>
              </w:r>
            </w:ins>
          </w:p>
        </w:tc>
        <w:tc>
          <w:tcPr>
            <w:tcW w:w="1560" w:type="dxa"/>
            <w:tcPrChange w:id="397" w:author="Fernandes, Richard (he, him, his | il, le, lui)" w:date="2026-05-07T16:06:00Z" w16du:dateUtc="2026-05-07T20:06:00Z">
              <w:tcPr>
                <w:tcW w:w="1394" w:type="dxa"/>
              </w:tcPr>
            </w:tcPrChange>
          </w:tcPr>
          <w:p w14:paraId="06D76A4A" w14:textId="77777777" w:rsidR="00977735" w:rsidRDefault="00977735">
            <w:pPr>
              <w:jc w:val="center"/>
              <w:rPr>
                <w:ins w:id="398" w:author="Fernandes, Richard (he, him, his | il, le, lui)" w:date="2026-05-07T16:02:00Z" w16du:dateUtc="2026-05-07T20:02:00Z"/>
                <w:sz w:val="20"/>
                <w:szCs w:val="20"/>
              </w:rPr>
            </w:pPr>
            <w:ins w:id="399" w:author="Fernandes, Richard (he, him, his | il, le, lui)" w:date="2026-05-07T16:02:00Z" w16du:dateUtc="2026-05-07T20:02:00Z">
              <w:r>
                <w:rPr>
                  <w:sz w:val="20"/>
                  <w:szCs w:val="20"/>
                </w:rPr>
                <w:t>0.6</w:t>
              </w:r>
            </w:ins>
          </w:p>
        </w:tc>
        <w:tc>
          <w:tcPr>
            <w:tcW w:w="804" w:type="dxa"/>
            <w:tcPrChange w:id="400" w:author="Fernandes, Richard (he, him, his | il, le, lui)" w:date="2026-05-07T16:06:00Z" w16du:dateUtc="2026-05-07T20:06:00Z">
              <w:tcPr>
                <w:tcW w:w="804" w:type="dxa"/>
              </w:tcPr>
            </w:tcPrChange>
          </w:tcPr>
          <w:p w14:paraId="11155A00" w14:textId="77777777" w:rsidR="00977735" w:rsidRDefault="00977735">
            <w:pPr>
              <w:jc w:val="center"/>
              <w:rPr>
                <w:ins w:id="401" w:author="Fernandes, Richard (he, him, his | il, le, lui)" w:date="2026-05-07T16:02:00Z" w16du:dateUtc="2026-05-07T20:02:00Z"/>
                <w:sz w:val="20"/>
                <w:szCs w:val="20"/>
              </w:rPr>
            </w:pPr>
            <w:ins w:id="402" w:author="Fernandes, Richard (he, him, his | il, le, lui)" w:date="2026-05-07T16:02:00Z" w16du:dateUtc="2026-05-07T20:02:00Z">
              <w:r>
                <w:rPr>
                  <w:sz w:val="20"/>
                  <w:szCs w:val="20"/>
                </w:rPr>
                <w:t>0.3</w:t>
              </w:r>
            </w:ins>
          </w:p>
        </w:tc>
        <w:tc>
          <w:tcPr>
            <w:tcW w:w="1099" w:type="dxa"/>
            <w:tcPrChange w:id="403" w:author="Fernandes, Richard (he, him, his | il, le, lui)" w:date="2026-05-07T16:06:00Z" w16du:dateUtc="2026-05-07T20:06:00Z">
              <w:tcPr>
                <w:tcW w:w="1099" w:type="dxa"/>
              </w:tcPr>
            </w:tcPrChange>
          </w:tcPr>
          <w:p w14:paraId="7B2A5F8E" w14:textId="77777777" w:rsidR="00977735" w:rsidRDefault="00977735">
            <w:pPr>
              <w:jc w:val="center"/>
              <w:rPr>
                <w:ins w:id="404" w:author="Fernandes, Richard (he, him, his | il, le, lui)" w:date="2026-05-07T16:02:00Z" w16du:dateUtc="2026-05-07T20:02:00Z"/>
                <w:sz w:val="20"/>
                <w:szCs w:val="20"/>
              </w:rPr>
            </w:pPr>
            <w:ins w:id="405" w:author="Fernandes, Richard (he, him, his | il, le, lui)" w:date="2026-05-07T16:02:00Z" w16du:dateUtc="2026-05-07T20:02:00Z">
              <w:r>
                <w:rPr>
                  <w:sz w:val="20"/>
                  <w:szCs w:val="20"/>
                </w:rPr>
                <w:t>0.3</w:t>
              </w:r>
            </w:ins>
          </w:p>
        </w:tc>
        <w:tc>
          <w:tcPr>
            <w:tcW w:w="1499" w:type="dxa"/>
            <w:tcPrChange w:id="406" w:author="Fernandes, Richard (he, him, his | il, le, lui)" w:date="2026-05-07T16:06:00Z" w16du:dateUtc="2026-05-07T20:06:00Z">
              <w:tcPr>
                <w:tcW w:w="1499" w:type="dxa"/>
              </w:tcPr>
            </w:tcPrChange>
          </w:tcPr>
          <w:p w14:paraId="23A0B536" w14:textId="77777777" w:rsidR="00977735" w:rsidRDefault="00977735">
            <w:pPr>
              <w:jc w:val="center"/>
              <w:rPr>
                <w:ins w:id="407" w:author="Fernandes, Richard (he, him, his | il, le, lui)" w:date="2026-05-07T16:02:00Z" w16du:dateUtc="2026-05-07T20:02:00Z"/>
                <w:sz w:val="20"/>
                <w:szCs w:val="20"/>
              </w:rPr>
            </w:pPr>
            <w:ins w:id="408" w:author="Fernandes, Richard (he, him, his | il, le, lui)" w:date="2026-05-07T16:02:00Z" w16du:dateUtc="2026-05-07T20:02:00Z">
              <w:r>
                <w:rPr>
                  <w:sz w:val="20"/>
                  <w:szCs w:val="20"/>
                </w:rPr>
                <w:t>0.3</w:t>
              </w:r>
            </w:ins>
          </w:p>
        </w:tc>
        <w:tc>
          <w:tcPr>
            <w:tcW w:w="991" w:type="dxa"/>
            <w:tcPrChange w:id="409" w:author="Fernandes, Richard (he, him, his | il, le, lui)" w:date="2026-05-07T16:06:00Z" w16du:dateUtc="2026-05-07T20:06:00Z">
              <w:tcPr>
                <w:tcW w:w="991" w:type="dxa"/>
              </w:tcPr>
            </w:tcPrChange>
          </w:tcPr>
          <w:p w14:paraId="67549E60" w14:textId="77777777" w:rsidR="00977735" w:rsidRDefault="00977735">
            <w:pPr>
              <w:keepNext/>
              <w:jc w:val="center"/>
              <w:rPr>
                <w:ins w:id="410" w:author="Fernandes, Richard (he, him, his | il, le, lui)" w:date="2026-05-07T16:02:00Z" w16du:dateUtc="2026-05-07T20:02:00Z"/>
                <w:sz w:val="20"/>
                <w:szCs w:val="20"/>
              </w:rPr>
            </w:pPr>
            <w:ins w:id="411" w:author="Fernandes, Richard (he, him, his | il, le, lui)" w:date="2026-05-07T16:02:00Z" w16du:dateUtc="2026-05-07T20:02:00Z">
              <w:r>
                <w:rPr>
                  <w:sz w:val="20"/>
                  <w:szCs w:val="20"/>
                </w:rPr>
                <w:t>0.1</w:t>
              </w:r>
            </w:ins>
          </w:p>
        </w:tc>
      </w:tr>
    </w:tbl>
    <w:p w14:paraId="63D5F0D9" w14:textId="77777777" w:rsidR="00DF309A" w:rsidRDefault="00DF309A">
      <w:pPr>
        <w:spacing w:line="360" w:lineRule="auto"/>
        <w:rPr>
          <w:ins w:id="412" w:author="Fernandes, Richard (he, him, his | il, le, lui)" w:date="2026-05-06T12:30:00Z" w16du:dateUtc="2026-05-06T16:30:00Z"/>
          <w:lang w:val="fr-CA"/>
        </w:rPr>
        <w:pPrChange w:id="413" w:author="Fernandes, Richard (he, him, his | il, le, lui)" w:date="2026-05-08T10:54:00Z" w16du:dateUtc="2026-05-08T14:54:00Z">
          <w:pPr>
            <w:spacing w:line="360" w:lineRule="auto"/>
            <w:ind w:left="1080"/>
          </w:pPr>
        </w:pPrChange>
      </w:pPr>
    </w:p>
    <w:p w14:paraId="6647A137" w14:textId="2752E79D" w:rsidR="002F1536" w:rsidRPr="002F1536" w:rsidRDefault="00FA06B4" w:rsidP="002F1536">
      <w:pPr>
        <w:spacing w:line="360" w:lineRule="auto"/>
        <w:rPr>
          <w:ins w:id="414" w:author="Fernandes, Richard (he, him, his | il, le, lui)" w:date="2026-05-15T10:06:00Z"/>
        </w:rPr>
      </w:pPr>
      <w:ins w:id="415" w:author="Fernandes, Richard (he, him, his | il, le, lui)" w:date="2026-05-07T15:33:00Z" w16du:dateUtc="2026-05-07T19:33:00Z">
        <w:r>
          <w:rPr>
            <w:lang w:val="en-US"/>
          </w:rPr>
          <w:t>Methods for v</w:t>
        </w:r>
      </w:ins>
      <w:ins w:id="416" w:author="Fernandes, Richard (he, him, his | il, le, lui)" w:date="2026-05-06T12:30:00Z" w16du:dateUtc="2026-05-06T16:30:00Z">
        <w:r w:rsidR="005513F5">
          <w:rPr>
            <w:lang w:val="en-US"/>
          </w:rPr>
          <w:t>alidati</w:t>
        </w:r>
      </w:ins>
      <w:ins w:id="417" w:author="Fernandes, Richard (he, him, his | il, le, lui)" w:date="2026-05-07T15:33:00Z" w16du:dateUtc="2026-05-07T19:33:00Z">
        <w:r>
          <w:rPr>
            <w:lang w:val="en-US"/>
          </w:rPr>
          <w:t>ng</w:t>
        </w:r>
      </w:ins>
      <w:ins w:id="418" w:author="Fernandes, Richard (he, him, his | il, le, lui)" w:date="2026-05-06T12:30:00Z" w16du:dateUtc="2026-05-06T16:30:00Z">
        <w:r w:rsidR="005513F5">
          <w:rPr>
            <w:lang w:val="en-US"/>
          </w:rPr>
          <w:t xml:space="preserve"> </w:t>
        </w:r>
        <w:r w:rsidR="005513F5" w:rsidRPr="002D2557">
          <w:rPr>
            <w:b/>
            <w:bCs/>
            <w:lang w:val="en-US"/>
            <w:rPrChange w:id="419" w:author="Fernandes, Richard (he, him, his | il, le, lui)" w:date="2026-05-20T11:38:00Z" w16du:dateUtc="2026-05-20T15:38:00Z">
              <w:rPr>
                <w:lang w:val="en-US"/>
              </w:rPr>
            </w:rPrChange>
          </w:rPr>
          <w:t>temporal</w:t>
        </w:r>
      </w:ins>
      <w:ins w:id="420" w:author="Fernandes, Richard (he, him, his | il, le, lui)" w:date="2026-05-07T16:07:00Z" w16du:dateUtc="2026-05-07T20:07:00Z">
        <w:r w:rsidR="00A4471C" w:rsidRPr="002D2557">
          <w:rPr>
            <w:b/>
            <w:bCs/>
            <w:lang w:val="en-US"/>
            <w:rPrChange w:id="421" w:author="Fernandes, Richard (he, him, his | il, le, lui)" w:date="2026-05-20T11:38:00Z" w16du:dateUtc="2026-05-20T15:38:00Z">
              <w:rPr>
                <w:lang w:val="en-US"/>
              </w:rPr>
            </w:rPrChange>
          </w:rPr>
          <w:t xml:space="preserve"> </w:t>
        </w:r>
      </w:ins>
      <w:ins w:id="422" w:author="Fernandes, Richard (he, him, his | il, le, lui)" w:date="2026-05-20T11:38:00Z" w16du:dateUtc="2026-05-20T15:38:00Z">
        <w:r w:rsidR="002D2557" w:rsidRPr="002D2557">
          <w:rPr>
            <w:b/>
            <w:bCs/>
            <w:lang w:val="en-US"/>
            <w:rPrChange w:id="423" w:author="Fernandes, Richard (he, him, his | il, le, lui)" w:date="2026-05-20T11:38:00Z" w16du:dateUtc="2026-05-20T15:38:00Z">
              <w:rPr>
                <w:lang w:val="en-US"/>
              </w:rPr>
            </w:rPrChange>
          </w:rPr>
          <w:t>resolution</w:t>
        </w:r>
        <w:r w:rsidR="002D2557">
          <w:rPr>
            <w:lang w:val="en-US"/>
          </w:rPr>
          <w:t xml:space="preserve"> </w:t>
        </w:r>
      </w:ins>
      <w:ins w:id="424" w:author="Fernandes, Richard (he, him, his | il, le, lui)" w:date="2026-05-07T16:07:00Z" w16du:dateUtc="2026-05-07T20:07:00Z">
        <w:r w:rsidR="00A4471C">
          <w:rPr>
            <w:lang w:val="en-US"/>
          </w:rPr>
          <w:t xml:space="preserve">and </w:t>
        </w:r>
        <w:r w:rsidR="00A4471C" w:rsidRPr="002D2557">
          <w:rPr>
            <w:b/>
            <w:bCs/>
            <w:lang w:val="en-US"/>
            <w:rPrChange w:id="425" w:author="Fernandes, Richard (he, him, his | il, le, lui)" w:date="2026-05-20T11:38:00Z" w16du:dateUtc="2026-05-20T15:38:00Z">
              <w:rPr>
                <w:lang w:val="en-US"/>
              </w:rPr>
            </w:rPrChange>
          </w:rPr>
          <w:t>horizontal resolution</w:t>
        </w:r>
      </w:ins>
      <w:ins w:id="426" w:author="Fernandes, Richard (he, him, his | il, le, lui)" w:date="2026-05-20T11:35:00Z" w16du:dateUtc="2026-05-20T15:35:00Z">
        <w:r w:rsidR="00CB371F" w:rsidRPr="002D2557">
          <w:rPr>
            <w:b/>
            <w:bCs/>
            <w:lang w:val="en-US"/>
            <w:rPrChange w:id="427" w:author="Fernandes, Richard (he, him, his | il, le, lui)" w:date="2026-05-20T11:38:00Z" w16du:dateUtc="2026-05-20T15:38:00Z">
              <w:rPr>
                <w:lang w:val="en-US"/>
              </w:rPr>
            </w:rPrChange>
          </w:rPr>
          <w:t xml:space="preserve"> </w:t>
        </w:r>
        <w:r w:rsidR="00CB371F">
          <w:rPr>
            <w:lang w:val="en-US"/>
          </w:rPr>
          <w:t>requirements</w:t>
        </w:r>
      </w:ins>
      <w:ins w:id="428" w:author="Fernandes, Richard (he, him, his | il, le, lui)" w:date="2026-05-07T16:07:00Z" w16du:dateUtc="2026-05-07T20:07:00Z">
        <w:r w:rsidR="00A4471C">
          <w:rPr>
            <w:lang w:val="en-US"/>
          </w:rPr>
          <w:t xml:space="preserve"> </w:t>
        </w:r>
      </w:ins>
      <w:ins w:id="429" w:author="Fernandes, Richard (he, him, his | il, le, lui)" w:date="2026-05-06T12:30:00Z" w16du:dateUtc="2026-05-06T16:30:00Z">
        <w:r w:rsidR="005513F5">
          <w:rPr>
            <w:lang w:val="en-US"/>
          </w:rPr>
          <w:t xml:space="preserve"> </w:t>
        </w:r>
      </w:ins>
      <w:ins w:id="430" w:author="Fernandes, Richard (he, him, his | il, le, lui)" w:date="2026-05-07T15:34:00Z" w16du:dateUtc="2026-05-07T19:34:00Z">
        <w:r w:rsidR="00D80923">
          <w:rPr>
            <w:lang w:val="en-US"/>
          </w:rPr>
          <w:t>are</w:t>
        </w:r>
      </w:ins>
      <w:ins w:id="431" w:author="Fernandes, Richard (he, him, his | il, le, lui)" w:date="2026-05-06T12:30:00Z" w16du:dateUtc="2026-05-06T16:30:00Z">
        <w:r w:rsidR="005513F5">
          <w:rPr>
            <w:lang w:val="en-US"/>
          </w:rPr>
          <w:t xml:space="preserve"> beyond the scope of this</w:t>
        </w:r>
      </w:ins>
      <w:ins w:id="432" w:author="Fernandes, Richard (he, him, his | il, le, lui)" w:date="2026-05-13T10:55:00Z" w16du:dateUtc="2026-05-13T14:55:00Z">
        <w:r w:rsidR="005A434B">
          <w:rPr>
            <w:lang w:val="en-US"/>
          </w:rPr>
          <w:t xml:space="preserve"> study</w:t>
        </w:r>
      </w:ins>
      <w:ins w:id="433" w:author="Fernandes, Richard (he, him, his | il, le, lui)" w:date="2026-05-13T10:50:00Z" w16du:dateUtc="2026-05-13T14:50:00Z">
        <w:r w:rsidR="000D177B">
          <w:rPr>
            <w:lang w:val="en-US"/>
          </w:rPr>
          <w:t xml:space="preserve">.  </w:t>
        </w:r>
      </w:ins>
      <w:ins w:id="434" w:author="Fernandes, Richard (he, him, his | il, le, lui)" w:date="2026-05-15T10:06:00Z">
        <w:r w:rsidR="002F1536" w:rsidRPr="002F1536">
          <w:t>Temporal resolution</w:t>
        </w:r>
      </w:ins>
      <w:ins w:id="435" w:author="Fernandes, Richard (he, him, his | il, le, lui)" w:date="2026-05-20T11:35:00Z" w16du:dateUtc="2026-05-20T15:35:00Z">
        <w:r w:rsidR="00CB371F">
          <w:t xml:space="preserve"> requirements</w:t>
        </w:r>
      </w:ins>
      <w:ins w:id="436" w:author="Fernandes, Richard (he, him, his | il, le, lui)" w:date="2026-05-15T10:06:00Z">
        <w:r w:rsidR="002F1536" w:rsidRPr="002F1536">
          <w:t xml:space="preserve"> can be validated by assessing the frequency of LAI/FAPAR estimates for a given mapping unit (e.g., Fuster et al., 2020; Verger et al., 2025). Horizontal resolution requirements are generally met by products derived from decametric-resolution FDRs (Gascon et al., 2017; Gaudel et al., 2017; Chaote et al., 2023; Schnider et al., 2023).</w:t>
        </w:r>
      </w:ins>
      <w:ins w:id="437" w:author="Fernandes, Richard (he, him, his | il, le, lui)" w:date="2026-05-15T10:07:00Z" w16du:dateUtc="2026-05-15T14:07:00Z">
        <w:r w:rsidR="002F1536">
          <w:t xml:space="preserve">  </w:t>
        </w:r>
      </w:ins>
      <w:ins w:id="438" w:author="Fernandes, Richard (he, him, his | il, le, lui)" w:date="2026-05-15T10:06:00Z">
        <w:r w:rsidR="002F1536" w:rsidRPr="002D2557">
          <w:rPr>
            <w:b/>
            <w:bCs/>
            <w:rPrChange w:id="439" w:author="Fernandes, Richard (he, him, his | il, le, lui)" w:date="2026-05-20T11:39:00Z" w16du:dateUtc="2026-05-20T15:39:00Z">
              <w:rPr/>
            </w:rPrChange>
          </w:rPr>
          <w:t>Timeliness</w:t>
        </w:r>
        <w:r w:rsidR="002F1536" w:rsidRPr="002F1536">
          <w:t xml:space="preserve"> depends on mission-specific data acquisition and processing infrastructure and must therefore be validated on a case-by-case basis through system-level testing, which is also beyond the scope of this study.</w:t>
        </w:r>
      </w:ins>
    </w:p>
    <w:p w14:paraId="222E2680" w14:textId="0EDA592B" w:rsidR="00A77537" w:rsidRDefault="00A77537" w:rsidP="00CF3F8E">
      <w:pPr>
        <w:spacing w:line="360" w:lineRule="auto"/>
        <w:rPr>
          <w:ins w:id="440" w:author="Fernandes, Richard (he, him, his | il, le, lui)" w:date="2026-05-11T10:22:00Z" w16du:dateUtc="2026-05-11T14:22:00Z"/>
          <w:lang w:val="en-US"/>
        </w:rPr>
      </w:pPr>
    </w:p>
    <w:p w14:paraId="3406F352" w14:textId="70444C6C" w:rsidR="004555FC" w:rsidRDefault="00C47BB7" w:rsidP="00CF3F8E">
      <w:pPr>
        <w:spacing w:line="360" w:lineRule="auto"/>
        <w:rPr>
          <w:ins w:id="441" w:author="Fernandes, Richard (he, him, his | il, le, lui)" w:date="2026-05-11T10:25:00Z" w16du:dateUtc="2026-05-11T14:25:00Z"/>
          <w:lang w:val="en-US"/>
        </w:rPr>
      </w:pPr>
      <w:ins w:id="442" w:author="Fernandes, Richard (he, him, his | il, le, lui)" w:date="2026-05-13T10:55:00Z" w16du:dateUtc="2026-05-13T14:55:00Z">
        <w:r>
          <w:rPr>
            <w:lang w:val="en-US"/>
          </w:rPr>
          <w:t xml:space="preserve">This study </w:t>
        </w:r>
      </w:ins>
      <w:ins w:id="443" w:author="Fernandes, Richard (he, him, his | il, le, lui)" w:date="2026-05-13T10:59:00Z" w16du:dateUtc="2026-05-13T14:59:00Z">
        <w:r w:rsidR="00CE38BA">
          <w:rPr>
            <w:lang w:val="en-US"/>
          </w:rPr>
          <w:t xml:space="preserve">presents </w:t>
        </w:r>
      </w:ins>
      <w:ins w:id="444" w:author="Fernandes, Richard (he, him, his | il, le, lui)" w:date="2026-05-13T10:55:00Z" w16du:dateUtc="2026-05-13T14:55:00Z">
        <w:r>
          <w:rPr>
            <w:lang w:val="en-US"/>
          </w:rPr>
          <w:t>methods for validating</w:t>
        </w:r>
      </w:ins>
      <w:ins w:id="445" w:author="Fernandes, Richard (he, him, his | il, le, lui)" w:date="2026-05-13T10:56:00Z" w16du:dateUtc="2026-05-13T14:56:00Z">
        <w:r w:rsidR="00916FB9">
          <w:rPr>
            <w:lang w:val="en-US"/>
          </w:rPr>
          <w:t xml:space="preserve"> </w:t>
        </w:r>
      </w:ins>
      <w:ins w:id="446" w:author="Fernandes, Richard (he, him, his | il, le, lui)" w:date="2026-05-13T10:55:00Z" w16du:dateUtc="2026-05-13T14:55:00Z">
        <w:r>
          <w:rPr>
            <w:lang w:val="en-US"/>
          </w:rPr>
          <w:t xml:space="preserve"> </w:t>
        </w:r>
      </w:ins>
      <w:ins w:id="447" w:author="Fernandes, Richard (he, him, his | il, le, lui)" w:date="2026-05-13T10:59:00Z" w16du:dateUtc="2026-05-13T14:59:00Z">
        <w:r w:rsidR="00E67184">
          <w:rPr>
            <w:lang w:val="en-US"/>
          </w:rPr>
          <w:t>thematic quality  requirements  for</w:t>
        </w:r>
      </w:ins>
      <w:ins w:id="448" w:author="Fernandes, Richard (he, him, his | il, le, lui)" w:date="2026-05-13T11:00:00Z" w16du:dateUtc="2026-05-13T15:00:00Z">
        <w:r w:rsidR="00E67184">
          <w:rPr>
            <w:lang w:val="en-US"/>
          </w:rPr>
          <w:t xml:space="preserve"> </w:t>
        </w:r>
      </w:ins>
      <w:ins w:id="449" w:author="Fernandes, Richard (he, him, his | il, le, lui)" w:date="2026-05-13T10:55:00Z" w16du:dateUtc="2026-05-13T14:55:00Z">
        <w:r w:rsidRPr="002D60F5">
          <w:rPr>
            <w:lang w:val="en-US"/>
          </w:rPr>
          <w:t>relative standard uncertainty</w:t>
        </w:r>
        <w:r>
          <w:rPr>
            <w:lang w:val="en-US"/>
          </w:rPr>
          <w:t xml:space="preserve">, minimum </w:t>
        </w:r>
        <w:r w:rsidRPr="002D60F5">
          <w:rPr>
            <w:lang w:val="en-US"/>
          </w:rPr>
          <w:t>standard uncertainty and stabilit</w:t>
        </w:r>
      </w:ins>
      <w:ins w:id="450" w:author="Fernandes, Richard (he, him, his | il, le, lui)" w:date="2026-05-13T11:00:00Z" w16du:dateUtc="2026-05-13T15:00:00Z">
        <w:r w:rsidR="00A20DB4">
          <w:rPr>
            <w:lang w:val="en-US"/>
          </w:rPr>
          <w:t xml:space="preserve">y </w:t>
        </w:r>
      </w:ins>
      <w:ins w:id="451" w:author="Fernandes, Richard (he, him, his | il, le, lui)" w:date="2026-05-13T11:01:00Z" w16du:dateUtc="2026-05-13T15:01:00Z">
        <w:r w:rsidR="007E5BF0">
          <w:rPr>
            <w:lang w:val="en-US"/>
          </w:rPr>
          <w:t>using</w:t>
        </w:r>
      </w:ins>
      <w:ins w:id="452" w:author="Fernandes, Richard (he, him, his | il, le, lui)" w:date="2026-05-13T10:58:00Z" w16du:dateUtc="2026-05-13T14:58:00Z">
        <w:r w:rsidR="004921CB">
          <w:rPr>
            <w:lang w:val="en-US"/>
          </w:rPr>
          <w:t xml:space="preserve"> </w:t>
        </w:r>
      </w:ins>
      <w:ins w:id="453" w:author="Fernandes, Richard (he, him, his | il, le, lui)" w:date="2026-05-13T10:55:00Z" w16du:dateUtc="2026-05-13T14:55:00Z">
        <w:r>
          <w:rPr>
            <w:lang w:val="en-US"/>
          </w:rPr>
          <w:t xml:space="preserve">Joint </w:t>
        </w:r>
        <w:r w:rsidRPr="00B654E3">
          <w:rPr>
            <w:lang w:val="en-US"/>
          </w:rPr>
          <w:t>Committee for Guides in Metrology</w:t>
        </w:r>
        <w:r>
          <w:rPr>
            <w:lang w:val="en-US"/>
          </w:rPr>
          <w:t xml:space="preserve"> </w:t>
        </w:r>
      </w:ins>
      <w:ins w:id="454" w:author="Fernandes, Richard (he, him, his | il, le, lui)" w:date="2026-05-13T11:00:00Z" w16du:dateUtc="2026-05-13T15:00:00Z">
        <w:r w:rsidR="007E5BF0">
          <w:rPr>
            <w:lang w:val="en-US"/>
          </w:rPr>
          <w:t xml:space="preserve"> </w:t>
        </w:r>
      </w:ins>
      <w:ins w:id="455" w:author="Fernandes, Richard (he, him, his | il, le, lui)" w:date="2026-05-13T11:01:00Z" w16du:dateUtc="2026-05-13T15:01:00Z">
        <w:r w:rsidR="007E5BF0">
          <w:rPr>
            <w:lang w:val="en-US"/>
          </w:rPr>
          <w:t>definitions adopted by QA4E</w:t>
        </w:r>
        <w:r w:rsidR="00476E55">
          <w:rPr>
            <w:lang w:val="en-US"/>
          </w:rPr>
          <w:t xml:space="preserve">O </w:t>
        </w:r>
      </w:ins>
      <w:ins w:id="456" w:author="Fernandes, Richard (he, him, his | il, le, lui)" w:date="2026-05-13T10:55:00Z" w16du:dateUtc="2026-05-13T14:55:00Z">
        <w:r>
          <w:rPr>
            <w:lang w:val="en-US"/>
          </w:rPr>
          <w:t>(JGCM</w:t>
        </w:r>
      </w:ins>
      <w:ins w:id="457" w:author="Fernandes, Richard (he, him, his | il, le, lui)" w:date="2026-05-13T10:58:00Z" w16du:dateUtc="2026-05-13T14:58:00Z">
        <w:r w:rsidR="004921CB">
          <w:rPr>
            <w:lang w:val="en-US"/>
          </w:rPr>
          <w:t>, 2021</w:t>
        </w:r>
      </w:ins>
      <w:ins w:id="458" w:author="Fernandes, Richard (he, him, his | il, le, lui)" w:date="2026-05-13T10:55:00Z" w16du:dateUtc="2026-05-13T14:55:00Z">
        <w:r>
          <w:rPr>
            <w:lang w:val="en-US"/>
          </w:rPr>
          <w:t>)</w:t>
        </w:r>
      </w:ins>
      <w:ins w:id="459" w:author="Fernandes, Richard (he, him, his | il, le, lui)" w:date="2026-05-13T10:58:00Z" w16du:dateUtc="2026-05-13T14:58:00Z">
        <w:r w:rsidR="004921CB">
          <w:rPr>
            <w:lang w:val="en-US"/>
          </w:rPr>
          <w:t>.</w:t>
        </w:r>
      </w:ins>
      <w:ins w:id="460" w:author="Fernandes, Richard (he, him, his | il, le, lui)" w:date="2026-05-11T10:24:00Z" w16du:dateUtc="2026-05-11T14:24:00Z">
        <w:r w:rsidR="000F6FF4">
          <w:rPr>
            <w:lang w:val="en-US"/>
          </w:rPr>
          <w:t xml:space="preserve"> </w:t>
        </w:r>
      </w:ins>
      <w:ins w:id="461" w:author="Fernandes, Richard (he, him, his | il, le, lui)" w:date="2026-05-08T12:25:00Z" w16du:dateUtc="2026-05-08T16:25:00Z">
        <w:r w:rsidR="00C03981" w:rsidRPr="00C03981">
          <w:rPr>
            <w:b/>
            <w:bCs/>
            <w:lang w:val="en-US"/>
            <w:rPrChange w:id="462" w:author="Fernandes, Richard (he, him, his | il, le, lui)" w:date="2026-05-08T12:25:00Z" w16du:dateUtc="2026-05-08T16:25:00Z">
              <w:rPr>
                <w:lang w:val="en-US"/>
              </w:rPr>
            </w:rPrChange>
          </w:rPr>
          <w:t>Uncertainty</w:t>
        </w:r>
        <w:r w:rsidR="00C03981" w:rsidRPr="002D750D">
          <w:rPr>
            <w:lang w:val="en-US"/>
          </w:rPr>
          <w:t xml:space="preserve"> is</w:t>
        </w:r>
      </w:ins>
      <w:ins w:id="463" w:author="Fernandes, Richard (he, him, his | il, le, lui)" w:date="2026-05-11T10:24:00Z" w16du:dateUtc="2026-05-11T14:24:00Z">
        <w:r w:rsidR="009837C1">
          <w:rPr>
            <w:lang w:val="en-US"/>
          </w:rPr>
          <w:t xml:space="preserve"> defined as a </w:t>
        </w:r>
      </w:ins>
      <w:ins w:id="464" w:author="Fernandes, Richard (he, him, his | il, le, lui)" w:date="2026-05-08T12:25:00Z" w16du:dateUtc="2026-05-08T16:25:00Z">
        <w:r w:rsidR="00C03981" w:rsidRPr="002D750D">
          <w:rPr>
            <w:lang w:val="en-US"/>
          </w:rPr>
          <w:t xml:space="preserve">  “parameter characterizing the dispersion of the values being attributed to a measurand” after correction</w:t>
        </w:r>
        <w:r w:rsidR="00C03981">
          <w:rPr>
            <w:lang w:val="en-US"/>
          </w:rPr>
          <w:t xml:space="preserve"> for measurement </w:t>
        </w:r>
        <w:r w:rsidR="00C03981" w:rsidRPr="00575406">
          <w:rPr>
            <w:lang w:val="en-US"/>
            <w:rPrChange w:id="465" w:author="Fernandes, Richard (he, him, his | il, le, lui)" w:date="2026-05-19T11:36:00Z" w16du:dateUtc="2026-05-19T15:36:00Z">
              <w:rPr>
                <w:b/>
                <w:bCs/>
                <w:lang w:val="en-US"/>
              </w:rPr>
            </w:rPrChange>
          </w:rPr>
          <w:t>bias</w:t>
        </w:r>
      </w:ins>
      <w:ins w:id="466" w:author="Fernandes, Richard (he, him, his | il, le, lui)" w:date="2026-05-19T11:36:00Z" w16du:dateUtc="2026-05-19T15:36:00Z">
        <w:r w:rsidR="00575406">
          <w:rPr>
            <w:lang w:val="en-US"/>
          </w:rPr>
          <w:t xml:space="preserve">.  </w:t>
        </w:r>
        <w:r w:rsidR="00575406" w:rsidRPr="00575406">
          <w:rPr>
            <w:b/>
            <w:bCs/>
            <w:lang w:val="en-US"/>
            <w:rPrChange w:id="467" w:author="Fernandes, Richard (he, him, his | il, le, lui)" w:date="2026-05-19T11:36:00Z" w16du:dateUtc="2026-05-19T15:36:00Z">
              <w:rPr>
                <w:lang w:val="en-US"/>
              </w:rPr>
            </w:rPrChange>
          </w:rPr>
          <w:t>Bias</w:t>
        </w:r>
        <w:r w:rsidR="00575406">
          <w:rPr>
            <w:lang w:val="en-US"/>
          </w:rPr>
          <w:t xml:space="preserve"> is</w:t>
        </w:r>
      </w:ins>
      <w:ins w:id="468" w:author="Fernandes, Richard (he, him, his | il, le, lui)" w:date="2026-05-08T12:25:00Z" w16du:dateUtc="2026-05-08T16:25:00Z">
        <w:r w:rsidR="00C03981">
          <w:rPr>
            <w:lang w:val="en-US"/>
          </w:rPr>
          <w:t xml:space="preserve"> defined as </w:t>
        </w:r>
      </w:ins>
      <w:ins w:id="469" w:author="Fernandes, Richard (he, him, his | il, le, lui)" w:date="2026-05-19T11:38:00Z" w16du:dateUtc="2026-05-19T15:38:00Z">
        <w:r w:rsidR="001504FD">
          <w:rPr>
            <w:lang w:val="en-US"/>
          </w:rPr>
          <w:t>“</w:t>
        </w:r>
      </w:ins>
      <w:ins w:id="470" w:author="Fernandes, Richard (he, him, his | il, le, lui)" w:date="2026-05-08T12:25:00Z" w16du:dateUtc="2026-05-08T16:25:00Z">
        <w:r w:rsidR="00C03981">
          <w:rPr>
            <w:lang w:val="en-US"/>
          </w:rPr>
          <w:t xml:space="preserve">an estimate of </w:t>
        </w:r>
        <w:r w:rsidR="00C03981" w:rsidRPr="00D465FA">
          <w:rPr>
            <w:lang w:val="en-US"/>
          </w:rPr>
          <w:t xml:space="preserve">systematic </w:t>
        </w:r>
      </w:ins>
      <w:ins w:id="471" w:author="Fernandes, Richard (he, him, his | il, le, lui)" w:date="2026-05-19T11:37:00Z" w16du:dateUtc="2026-05-19T15:37:00Z">
        <w:r w:rsidR="00D465FA" w:rsidRPr="00D465FA">
          <w:rPr>
            <w:lang w:val="en-US"/>
            <w:rPrChange w:id="472" w:author="Fernandes, Richard (he, him, his | il, le, lui)" w:date="2026-05-19T11:37:00Z" w16du:dateUtc="2026-05-19T15:37:00Z">
              <w:rPr>
                <w:b/>
                <w:bCs/>
                <w:lang w:val="en-US"/>
              </w:rPr>
            </w:rPrChange>
          </w:rPr>
          <w:t>error</w:t>
        </w:r>
      </w:ins>
      <w:ins w:id="473" w:author="Fernandes, Richard (he, him, his | il, le, lui)" w:date="2026-05-19T11:38:00Z" w16du:dateUtc="2026-05-19T15:38:00Z">
        <w:r w:rsidR="001504FD">
          <w:rPr>
            <w:lang w:val="en-US"/>
          </w:rPr>
          <w:t>”</w:t>
        </w:r>
      </w:ins>
      <w:ins w:id="474" w:author="Fernandes, Richard (he, him, his | il, le, lui)" w:date="2026-05-19T11:37:00Z" w16du:dateUtc="2026-05-19T15:37:00Z">
        <w:r w:rsidR="00D465FA" w:rsidRPr="00D465FA">
          <w:rPr>
            <w:lang w:val="en-US"/>
            <w:rPrChange w:id="475" w:author="Fernandes, Richard (he, him, his | il, le, lui)" w:date="2026-05-19T11:37:00Z" w16du:dateUtc="2026-05-19T15:37:00Z">
              <w:rPr>
                <w:b/>
                <w:bCs/>
                <w:lang w:val="en-US"/>
              </w:rPr>
            </w:rPrChange>
          </w:rPr>
          <w:t>; where</w:t>
        </w:r>
        <w:r w:rsidR="00D465FA">
          <w:rPr>
            <w:b/>
            <w:bCs/>
            <w:lang w:val="en-US"/>
          </w:rPr>
          <w:t xml:space="preserve"> error </w:t>
        </w:r>
        <w:r w:rsidR="00D465FA" w:rsidRPr="00D465FA">
          <w:rPr>
            <w:lang w:val="en-US"/>
            <w:rPrChange w:id="476" w:author="Fernandes, Richard (he, him, his | il, le, lui)" w:date="2026-05-19T11:37:00Z" w16du:dateUtc="2026-05-19T15:37:00Z">
              <w:rPr>
                <w:b/>
                <w:bCs/>
                <w:lang w:val="en-US"/>
              </w:rPr>
            </w:rPrChange>
          </w:rPr>
          <w:t>is</w:t>
        </w:r>
        <w:r w:rsidR="00D465FA">
          <w:rPr>
            <w:b/>
            <w:bCs/>
            <w:lang w:val="en-US"/>
          </w:rPr>
          <w:t xml:space="preserve"> </w:t>
        </w:r>
      </w:ins>
      <w:ins w:id="477" w:author="Fernandes, Richard (he, him, his | il, le, lui)" w:date="2026-05-13T11:46:00Z" w16du:dateUtc="2026-05-13T15:46:00Z">
        <w:r w:rsidR="002E14BE">
          <w:rPr>
            <w:lang w:val="en-US"/>
          </w:rPr>
          <w:t>defined as</w:t>
        </w:r>
      </w:ins>
      <w:ins w:id="478" w:author="Fernandes, Richard (he, him, his | il, le, lui)" w:date="2026-05-19T11:39:00Z" w16du:dateUtc="2026-05-19T15:39:00Z">
        <w:r w:rsidR="00FA077C">
          <w:rPr>
            <w:lang w:val="en-US"/>
          </w:rPr>
          <w:t>”</w:t>
        </w:r>
      </w:ins>
      <w:ins w:id="479" w:author="Fernandes, Richard (he, him, his | il, le, lui)" w:date="2026-05-13T11:46:00Z" w16du:dateUtc="2026-05-13T15:46:00Z">
        <w:r w:rsidR="002E14BE">
          <w:rPr>
            <w:lang w:val="en-US"/>
          </w:rPr>
          <w:t xml:space="preserve"> the</w:t>
        </w:r>
        <w:r w:rsidR="00411A68">
          <w:rPr>
            <w:lang w:val="en-US"/>
          </w:rPr>
          <w:t xml:space="preserve"> measured value minus a reference value</w:t>
        </w:r>
      </w:ins>
      <w:ins w:id="480" w:author="Fernandes, Richard (he, him, his | il, le, lui)" w:date="2026-05-19T11:39:00Z" w16du:dateUtc="2026-05-19T15:39:00Z">
        <w:r w:rsidR="00FA077C">
          <w:rPr>
            <w:lang w:val="en-US"/>
          </w:rPr>
          <w:t>”</w:t>
        </w:r>
      </w:ins>
      <w:ins w:id="481" w:author="Fernandes, Richard (he, him, his | il, le, lui)" w:date="2026-05-13T11:46:00Z" w16du:dateUtc="2026-05-13T15:46:00Z">
        <w:r w:rsidR="00411A68">
          <w:rPr>
            <w:lang w:val="en-US"/>
          </w:rPr>
          <w:t xml:space="preserve">.  </w:t>
        </w:r>
        <w:r w:rsidR="002E14BE">
          <w:rPr>
            <w:lang w:val="en-US"/>
          </w:rPr>
          <w:t xml:space="preserve"> </w:t>
        </w:r>
      </w:ins>
      <w:ins w:id="482" w:author="Fernandes, Richard (he, him, his | il, le, lui)" w:date="2026-05-08T12:25:00Z" w16du:dateUtc="2026-05-08T16:25:00Z">
        <w:r w:rsidR="00C03981">
          <w:rPr>
            <w:lang w:val="en-US"/>
          </w:rPr>
          <w:t xml:space="preserve"> </w:t>
        </w:r>
      </w:ins>
      <w:ins w:id="483" w:author="Fernandes, Richard (he, him, his | il, le, lui)" w:date="2026-05-15T10:08:00Z" w16du:dateUtc="2026-05-15T14:08:00Z">
        <w:r w:rsidR="00312FCA">
          <w:rPr>
            <w:b/>
            <w:bCs/>
            <w:lang w:val="en-US"/>
          </w:rPr>
          <w:t>S</w:t>
        </w:r>
      </w:ins>
      <w:ins w:id="484" w:author="Fernandes, Richard (he, him, his | il, le, lui)" w:date="2026-05-08T12:25:00Z" w16du:dateUtc="2026-05-08T16:25:00Z">
        <w:r w:rsidR="00C03981" w:rsidRPr="002D750D">
          <w:rPr>
            <w:b/>
            <w:bCs/>
            <w:lang w:val="en-US"/>
          </w:rPr>
          <w:t xml:space="preserve">tandard uncertainty </w:t>
        </w:r>
      </w:ins>
      <w:ins w:id="485" w:author="Fernandes, Richard (he, him, his | il, le, lui)" w:date="2026-05-19T11:38:00Z" w16du:dateUtc="2026-05-19T15:38:00Z">
        <w:r w:rsidR="00052B08">
          <w:rPr>
            <w:lang w:val="en-US"/>
          </w:rPr>
          <w:t xml:space="preserve">corresponds to the use of </w:t>
        </w:r>
      </w:ins>
      <w:ins w:id="486" w:author="Fernandes, Richard (he, him, his | il, le, lui)" w:date="2026-05-08T12:25:00Z" w16du:dateUtc="2026-05-08T16:25:00Z">
        <w:r w:rsidR="00C03981">
          <w:rPr>
            <w:lang w:val="en-US"/>
          </w:rPr>
          <w:t>standard deviation</w:t>
        </w:r>
      </w:ins>
      <w:ins w:id="487" w:author="Fernandes, Richard (he, him, his | il, le, lui)" w:date="2026-05-11T10:24:00Z" w16du:dateUtc="2026-05-11T14:24:00Z">
        <w:r w:rsidR="009837C1">
          <w:rPr>
            <w:lang w:val="en-US"/>
          </w:rPr>
          <w:t xml:space="preserve"> of attributed values</w:t>
        </w:r>
      </w:ins>
      <w:ins w:id="488" w:author="Fernandes, Richard (he, him, his | il, le, lui)" w:date="2026-05-08T12:25:00Z" w16du:dateUtc="2026-05-08T16:25:00Z">
        <w:r w:rsidR="00C03981">
          <w:rPr>
            <w:lang w:val="en-US"/>
          </w:rPr>
          <w:t xml:space="preserve"> to </w:t>
        </w:r>
      </w:ins>
      <w:ins w:id="489" w:author="Fernandes, Richard (he, him, his | il, le, lui)" w:date="2026-05-13T11:02:00Z" w16du:dateUtc="2026-05-13T15:02:00Z">
        <w:r w:rsidR="00476E55">
          <w:rPr>
            <w:lang w:val="en-US"/>
          </w:rPr>
          <w:t>characterize their</w:t>
        </w:r>
      </w:ins>
      <w:ins w:id="490" w:author="Fernandes, Richard (he, him, his | il, le, lui)" w:date="2026-05-08T12:25:00Z" w16du:dateUtc="2026-05-08T16:25:00Z">
        <w:r w:rsidR="00C03981">
          <w:rPr>
            <w:lang w:val="en-US"/>
          </w:rPr>
          <w:t xml:space="preserve"> dispersion</w:t>
        </w:r>
      </w:ins>
      <w:ins w:id="491" w:author="Fernandes, Richard (he, him, his | il, le, lui)" w:date="2026-05-15T10:09:00Z" w16du:dateUtc="2026-05-15T14:09:00Z">
        <w:r w:rsidR="00EB5ECF">
          <w:rPr>
            <w:lang w:val="en-US"/>
          </w:rPr>
          <w:t>,</w:t>
        </w:r>
      </w:ins>
      <w:ins w:id="492" w:author="Fernandes, Richard (he, him, his | il, le, lui)" w:date="2026-05-19T11:38:00Z" w16du:dateUtc="2026-05-19T15:38:00Z">
        <w:r w:rsidR="001504FD">
          <w:rPr>
            <w:lang w:val="en-US"/>
          </w:rPr>
          <w:t xml:space="preserve"> and</w:t>
        </w:r>
      </w:ins>
      <w:ins w:id="493" w:author="Fernandes, Richard (he, him, his | il, le, lui)" w:date="2026-05-15T10:09:00Z" w16du:dateUtc="2026-05-15T14:09:00Z">
        <w:r w:rsidR="00EB5ECF">
          <w:rPr>
            <w:lang w:val="en-US"/>
          </w:rPr>
          <w:t xml:space="preserve"> </w:t>
        </w:r>
      </w:ins>
      <w:ins w:id="494" w:author="Fernandes, Richard (he, him, his | il, le, lui)" w:date="2026-05-08T12:25:00Z" w16du:dateUtc="2026-05-08T16:25:00Z">
        <w:r w:rsidR="00C03981" w:rsidRPr="002D750D">
          <w:rPr>
            <w:b/>
            <w:bCs/>
            <w:lang w:val="en-US"/>
          </w:rPr>
          <w:t>relative standard uncertainty</w:t>
        </w:r>
        <w:r w:rsidR="00C03981">
          <w:rPr>
            <w:lang w:val="en-US"/>
          </w:rPr>
          <w:t xml:space="preserve"> </w:t>
        </w:r>
      </w:ins>
      <w:ins w:id="495" w:author="Fernandes, Richard (he, him, his | il, le, lui)" w:date="2026-05-11T10:25:00Z" w16du:dateUtc="2026-05-11T14:25:00Z">
        <w:r w:rsidR="009837C1">
          <w:rPr>
            <w:lang w:val="en-US"/>
          </w:rPr>
          <w:t>is</w:t>
        </w:r>
      </w:ins>
      <w:ins w:id="496" w:author="Fernandes, Richard (he, him, his | il, le, lui)" w:date="2026-05-08T12:25:00Z" w16du:dateUtc="2026-05-08T16:25:00Z">
        <w:r w:rsidR="00C03981">
          <w:rPr>
            <w:lang w:val="en-US"/>
          </w:rPr>
          <w:t xml:space="preserve"> the standard uncertainty divided by the </w:t>
        </w:r>
      </w:ins>
      <w:ins w:id="497" w:author="Fernandes, Richard (he, him, his | il, le, lui)" w:date="2026-05-11T10:25:00Z" w16du:dateUtc="2026-05-11T14:25:00Z">
        <w:r w:rsidR="004555FC">
          <w:rPr>
            <w:lang w:val="en-US"/>
          </w:rPr>
          <w:t xml:space="preserve">estimated </w:t>
        </w:r>
      </w:ins>
      <w:ins w:id="498" w:author="Fernandes, Richard (he, him, his | il, le, lui)" w:date="2026-05-08T12:25:00Z" w16du:dateUtc="2026-05-08T16:25:00Z">
        <w:r w:rsidR="00C03981">
          <w:rPr>
            <w:lang w:val="en-US"/>
          </w:rPr>
          <w:t>product measurement</w:t>
        </w:r>
      </w:ins>
      <w:ins w:id="499" w:author="Fernandes, Richard (he, him, his | il, le, lui)" w:date="2026-05-11T10:25:00Z" w16du:dateUtc="2026-05-11T14:25:00Z">
        <w:r w:rsidR="004555FC">
          <w:rPr>
            <w:lang w:val="en-US"/>
          </w:rPr>
          <w:t xml:space="preserve"> from these values</w:t>
        </w:r>
      </w:ins>
      <w:ins w:id="500" w:author="Fernandes, Richard (he, him, his | il, le, lui)" w:date="2026-05-08T12:25:00Z" w16du:dateUtc="2026-05-08T16:25:00Z">
        <w:r w:rsidR="00C03981">
          <w:rPr>
            <w:lang w:val="en-US"/>
          </w:rPr>
          <w:t xml:space="preserve">.   </w:t>
        </w:r>
      </w:ins>
      <w:ins w:id="501" w:author="Fernandes, Richard (he, him, his | il, le, lui)" w:date="2026-05-13T11:02:00Z" w16du:dateUtc="2026-05-13T15:02:00Z">
        <w:r w:rsidR="00172E65" w:rsidRPr="002D750D">
          <w:rPr>
            <w:b/>
            <w:bCs/>
            <w:lang w:val="en-US"/>
          </w:rPr>
          <w:t>Stability</w:t>
        </w:r>
        <w:r w:rsidR="00172E65">
          <w:rPr>
            <w:lang w:val="en-US"/>
          </w:rPr>
          <w:t xml:space="preserve"> is defined by GCOS as the change in bias per decade (GCOS, 2025).  </w:t>
        </w:r>
      </w:ins>
    </w:p>
    <w:p w14:paraId="71B999EA" w14:textId="77777777" w:rsidR="004555FC" w:rsidRDefault="004555FC" w:rsidP="00CF3F8E">
      <w:pPr>
        <w:spacing w:line="360" w:lineRule="auto"/>
        <w:rPr>
          <w:ins w:id="502" w:author="Fernandes, Richard (he, him, his | il, le, lui)" w:date="2026-05-11T10:25:00Z" w16du:dateUtc="2026-05-11T14:25:00Z"/>
          <w:lang w:val="en-US"/>
        </w:rPr>
      </w:pPr>
    </w:p>
    <w:p w14:paraId="547DA0B4" w14:textId="62D3E483" w:rsidR="00EC521A" w:rsidRDefault="00A41108" w:rsidP="0010672C">
      <w:pPr>
        <w:spacing w:line="360" w:lineRule="auto"/>
        <w:rPr>
          <w:ins w:id="503" w:author="Fernandes, Richard (he, him, his | il, le, lui)" w:date="2026-05-15T10:13:00Z" w16du:dateUtc="2026-05-15T14:13:00Z"/>
        </w:rPr>
      </w:pPr>
      <w:commentRangeStart w:id="504"/>
      <w:ins w:id="505" w:author="Fernandes, Richard (he, him, his | il, le, lui)" w:date="2026-05-15T10:10:00Z">
        <w:r w:rsidRPr="00A41108">
          <w:lastRenderedPageBreak/>
          <w:t xml:space="preserve">GCOS requirements do not include </w:t>
        </w:r>
        <w:r w:rsidRPr="00A41108">
          <w:rPr>
            <w:b/>
            <w:bCs/>
            <w:rPrChange w:id="506" w:author="Fernandes, Richard (he, him, his | il, le, lui)" w:date="2026-05-15T10:10:00Z" w16du:dateUtc="2026-05-15T14:10:00Z">
              <w:rPr/>
            </w:rPrChange>
          </w:rPr>
          <w:t>accuracy</w:t>
        </w:r>
      </w:ins>
      <w:commentRangeEnd w:id="504"/>
      <w:r w:rsidR="00363984" w:rsidRPr="00A41108">
        <w:rPr>
          <w:rStyle w:val="CommentReference"/>
          <w:sz w:val="22"/>
          <w:szCs w:val="22"/>
        </w:rPr>
        <w:commentReference w:id="504"/>
      </w:r>
      <w:ins w:id="507" w:author="Fernandes, Richard (he, him, his | il, le, lui)" w:date="2026-05-15T10:10:00Z">
        <w:r w:rsidRPr="00A41108">
          <w:t xml:space="preserve">, defined as the “closeness of agreement between a </w:t>
        </w:r>
        <w:r w:rsidRPr="00CA2866">
          <w:t>measurement result</w:t>
        </w:r>
        <w:r w:rsidRPr="00A41108">
          <w:rPr>
            <w:b/>
            <w:bCs/>
            <w:rPrChange w:id="508" w:author="Fernandes, Richard (he, him, his | il, le, lui)" w:date="2026-05-15T10:10:00Z" w16du:dateUtc="2026-05-15T14:10:00Z">
              <w:rPr/>
            </w:rPrChange>
          </w:rPr>
          <w:t xml:space="preserve"> </w:t>
        </w:r>
        <w:r w:rsidRPr="00A41108">
          <w:t xml:space="preserve">and a </w:t>
        </w:r>
        <w:r w:rsidRPr="00CA2866">
          <w:t>reference value</w:t>
        </w:r>
        <w:r w:rsidRPr="00A41108">
          <w:t xml:space="preserve"> of a measurand.” However, many observing systems specify requirements for </w:t>
        </w:r>
        <w:r w:rsidRPr="00A41108">
          <w:rPr>
            <w:b/>
            <w:bCs/>
            <w:rPrChange w:id="509" w:author="Fernandes, Richard (he, him, his | il, le, lui)" w:date="2026-05-15T10:10:00Z" w16du:dateUtc="2026-05-15T14:10:00Z">
              <w:rPr/>
            </w:rPrChange>
          </w:rPr>
          <w:t>relative standard accuracy</w:t>
        </w:r>
        <w:r w:rsidRPr="00A41108">
          <w:t xml:space="preserve">, defined as the standard deviation of differences between measurement and reference values </w:t>
        </w:r>
      </w:ins>
      <w:ins w:id="510" w:author="Fernandes, Richard (he, him, his | il, le, lui)" w:date="2026-05-15T10:11:00Z" w16du:dateUtc="2026-05-15T14:11:00Z">
        <w:r>
          <w:t xml:space="preserve">divided </w:t>
        </w:r>
      </w:ins>
      <w:ins w:id="511" w:author="Fernandes, Richard (he, him, his | il, le, lui)" w:date="2026-05-15T10:10:00Z">
        <w:r w:rsidRPr="00A41108">
          <w:t xml:space="preserve"> by the measurement value (Malenovský et al., 2012; Defourny et al., 2019; Chabrillat et al., 2022; Stavros et al., 2023).</w:t>
        </w:r>
      </w:ins>
      <w:ins w:id="512" w:author="Fernandes, Richard (he, him, his | il, le, lui)" w:date="2026-05-20T11:39:00Z" w16du:dateUtc="2026-05-20T15:39:00Z">
        <w:r w:rsidR="00B81EC3">
          <w:t xml:space="preserve">  </w:t>
        </w:r>
      </w:ins>
      <w:ins w:id="513" w:author="Fernandes, Richard (he, him, his | il, le, lui)" w:date="2026-05-15T10:10:00Z">
        <w:r w:rsidRPr="00A41108">
          <w:t xml:space="preserve">Relative standard accuracy requirements can be validated when the reference value is a </w:t>
        </w:r>
        <w:r w:rsidRPr="00A41108">
          <w:rPr>
            <w:b/>
            <w:bCs/>
            <w:rPrChange w:id="514" w:author="Fernandes, Richard (he, him, his | il, le, lui)" w:date="2026-05-15T10:11:00Z" w16du:dateUtc="2026-05-15T14:11:00Z">
              <w:rPr/>
            </w:rPrChange>
          </w:rPr>
          <w:t>conventional value</w:t>
        </w:r>
        <w:r w:rsidRPr="00A41108">
          <w:t>, that is, a value established by agreement and assumed to represent the true value of the measurand (e.g., for non-vegetated surfaces). In other cases, accuracy cannot be quantified</w:t>
        </w:r>
      </w:ins>
      <w:ins w:id="515" w:author="Fernandes, Richard (he, him, his | il, le, lui)" w:date="2026-05-20T11:41:00Z" w16du:dateUtc="2026-05-20T15:41:00Z">
        <w:r w:rsidR="005A2FF4">
          <w:t xml:space="preserve"> with</w:t>
        </w:r>
      </w:ins>
      <w:ins w:id="516" w:author="Fernandes, Richard (he, him, his | il, le, lui)" w:date="2026-05-20T11:42:00Z" w16du:dateUtc="2026-05-20T15:42:00Z">
        <w:r w:rsidR="00132943">
          <w:t>out prior assumptions</w:t>
        </w:r>
      </w:ins>
      <w:ins w:id="517" w:author="Fernandes, Richard (he, him, his | il, le, lui)" w:date="2026-05-15T10:10:00Z">
        <w:r w:rsidRPr="00A41108">
          <w:t xml:space="preserve"> because the uncertainty of the reference value, itself derived from measurements, is unknown.</w:t>
        </w:r>
      </w:ins>
      <w:ins w:id="518" w:author="Fernandes, Richard (he, him, his | il, le, lui)" w:date="2026-05-19T11:42:00Z" w16du:dateUtc="2026-05-19T15:42:00Z">
        <w:r w:rsidR="00AA4275">
          <w:t xml:space="preserve">  </w:t>
        </w:r>
      </w:ins>
      <w:commentRangeStart w:id="519"/>
      <w:ins w:id="520" w:author="Fernandes, Richard (he, him, his | il, le, lui)" w:date="2026-05-15T10:13:00Z">
        <w:r w:rsidR="00BE64BB" w:rsidRPr="00BE64BB">
          <w:t xml:space="preserve">This limitation has led to the use of the </w:t>
        </w:r>
      </w:ins>
      <w:ins w:id="521" w:author="Fernandes, Richard (he, him, his | il, le, lui)" w:date="2026-05-19T11:42:00Z" w16du:dateUtc="2026-05-19T15:42:00Z">
        <w:r w:rsidR="00AA4275">
          <w:t>adjective</w:t>
        </w:r>
      </w:ins>
      <w:ins w:id="522" w:author="Fernandes, Richard (he, him, his | il, le, lui)" w:date="2026-05-19T11:44:00Z" w16du:dateUtc="2026-05-19T15:44:00Z">
        <w:r w:rsidR="00363984">
          <w:t xml:space="preserve"> </w:t>
        </w:r>
      </w:ins>
      <w:ins w:id="523" w:author="Fernandes, Richard (he, him, his | il, le, lui)" w:date="2026-05-15T10:13:00Z">
        <w:r w:rsidR="00BE64BB" w:rsidRPr="00BE64BB">
          <w:t xml:space="preserve">“apparent” to describe errors and accuracy estimates derived from measured reference values (Widlowski, 2015). </w:t>
        </w:r>
      </w:ins>
      <w:ins w:id="524" w:author="Fernandes, Richard (he, him, his | il, le, lui)" w:date="2026-05-19T11:42:00Z" w16du:dateUtc="2026-05-19T15:42:00Z">
        <w:r w:rsidR="00AA4275">
          <w:t>Neither</w:t>
        </w:r>
      </w:ins>
      <w:ins w:id="525" w:author="Fernandes, Richard (he, him, his | il, le, lui)" w:date="2026-05-15T10:13:00Z">
        <w:r w:rsidR="00BE64BB" w:rsidRPr="00BE64BB">
          <w:t xml:space="preserve"> QA4EO nor JGCM guidelines use th</w:t>
        </w:r>
      </w:ins>
      <w:ins w:id="526" w:author="Fernandes, Richard (he, him, his | il, le, lui)" w:date="2026-05-19T11:42:00Z" w16du:dateUtc="2026-05-19T15:42:00Z">
        <w:r w:rsidR="00AA4275">
          <w:t xml:space="preserve">e </w:t>
        </w:r>
        <w:r w:rsidR="00363984">
          <w:t>adjective “apparent</w:t>
        </w:r>
      </w:ins>
      <w:ins w:id="527" w:author="Fernandes, Richard (he, him, his | il, le, lui)" w:date="2026-05-19T11:43:00Z" w16du:dateUtc="2026-05-19T15:43:00Z">
        <w:r w:rsidR="00363984">
          <w:t>”</w:t>
        </w:r>
      </w:ins>
      <w:ins w:id="528" w:author="Fernandes, Richard (he, him, his | il, le, lui)" w:date="2026-05-15T10:13:00Z">
        <w:r w:rsidR="00BE64BB" w:rsidRPr="00BE64BB">
          <w:t xml:space="preserve">. Rather than introducing additional terms, it is sufficient to state that accuracy requirements can be validated using statistics derived from measured reference values together with a </w:t>
        </w:r>
        <w:r w:rsidR="00BE64BB" w:rsidRPr="00737778">
          <w:rPr>
            <w:b/>
            <w:bCs/>
            <w:rPrChange w:id="529" w:author="Fernandes, Richard (he, him, his | il, le, lui)" w:date="2026-05-15T10:13:00Z" w16du:dateUtc="2026-05-15T14:13:00Z">
              <w:rPr/>
            </w:rPrChange>
          </w:rPr>
          <w:t>coverage interval</w:t>
        </w:r>
        <w:r w:rsidR="00BE64BB" w:rsidRPr="00BE64BB">
          <w:t xml:space="preserve">, defined as an interval containing the validated quantity (e.g., accuracy) with a stated </w:t>
        </w:r>
      </w:ins>
      <w:ins w:id="530" w:author="Fernandes, Richard (he, him, his | il, le, lui)" w:date="2026-05-15T10:13:00Z" w16du:dateUtc="2026-05-15T14:13:00Z">
        <w:r w:rsidR="00BE64BB">
          <w:t>probability</w:t>
        </w:r>
        <w:r w:rsidR="00737778">
          <w:t xml:space="preserve"> based on </w:t>
        </w:r>
      </w:ins>
      <w:ins w:id="531" w:author="Fernandes, Richard (he, him, his | il, le, lui)" w:date="2026-05-20T11:43:00Z" w16du:dateUtc="2026-05-20T15:43:00Z">
        <w:r w:rsidR="00BE10F9">
          <w:t>the information availa</w:t>
        </w:r>
        <w:r w:rsidR="00D8413F">
          <w:t>b</w:t>
        </w:r>
        <w:r w:rsidR="00BE10F9">
          <w:t>le</w:t>
        </w:r>
      </w:ins>
      <w:ins w:id="532" w:author="Fernandes, Richard (he, him, his | il, le, lui)" w:date="2026-05-15T10:13:00Z" w16du:dateUtc="2026-05-15T14:13:00Z">
        <w:r w:rsidR="00737778">
          <w:t>.</w:t>
        </w:r>
      </w:ins>
      <w:commentRangeEnd w:id="519"/>
      <w:r w:rsidR="001D0095">
        <w:rPr>
          <w:rStyle w:val="CommentReference"/>
          <w:sz w:val="22"/>
          <w:szCs w:val="22"/>
        </w:rPr>
        <w:commentReference w:id="519"/>
      </w:r>
    </w:p>
    <w:p w14:paraId="34B25C2C" w14:textId="77777777" w:rsidR="00737778" w:rsidRPr="00737778" w:rsidRDefault="00737778" w:rsidP="0010672C">
      <w:pPr>
        <w:spacing w:line="360" w:lineRule="auto"/>
        <w:rPr>
          <w:ins w:id="533" w:author="Fernandes, Richard (he, him, his | il, le, lui)" w:date="2026-05-07T15:36:00Z" w16du:dateUtc="2026-05-07T19:36:00Z"/>
          <w:rPrChange w:id="534" w:author="Fernandes, Richard (he, him, his | il, le, lui)" w:date="2026-05-15T10:13:00Z" w16du:dateUtc="2026-05-15T14:13:00Z">
            <w:rPr>
              <w:ins w:id="535" w:author="Fernandes, Richard (he, him, his | il, le, lui)" w:date="2026-05-07T15:36:00Z" w16du:dateUtc="2026-05-07T19:36:00Z"/>
              <w:lang w:val="en-US"/>
            </w:rPr>
          </w:rPrChange>
        </w:rPr>
      </w:pPr>
    </w:p>
    <w:p w14:paraId="5A841457" w14:textId="749EC64D" w:rsidR="00063E9B" w:rsidRDefault="00063E9B" w:rsidP="00A03DBE">
      <w:pPr>
        <w:pBdr>
          <w:top w:val="nil"/>
          <w:left w:val="nil"/>
          <w:bottom w:val="nil"/>
          <w:right w:val="nil"/>
          <w:between w:val="nil"/>
        </w:pBdr>
        <w:spacing w:after="0" w:line="360" w:lineRule="auto"/>
        <w:rPr>
          <w:ins w:id="536" w:author="Fernandes, Richard (he, him, his | il, le, lui)" w:date="2026-05-15T10:14:00Z" w16du:dateUtc="2026-05-15T14:14:00Z"/>
        </w:rPr>
      </w:pPr>
      <w:ins w:id="537" w:author="Fernandes, Richard (he, him, his | il, le, lui)" w:date="2026-05-15T10:14:00Z">
        <w:r w:rsidRPr="00063E9B">
          <w:t>The CEOS Land Product Validation subgroup defines a four-stage hierarchy for validating the thematic quality of satellite-derived Earth observation products (restated in Table 2 using QA4EO terminology). This study addresses methods for Stage 3 and Stage 4 validation of decametric-resolution LAI/FAPAR products. Both stages require validation across many locations (&gt;30 for Stage 3; globally representative conditions for Stage 4) and multiple time periods</w:t>
        </w:r>
      </w:ins>
      <w:ins w:id="538" w:author="Fernandes, Richard (he, him, his | il, le, lui)" w:date="2026-05-19T11:47:00Z" w16du:dateUtc="2026-05-19T15:47:00Z">
        <w:r w:rsidR="0023125A">
          <w:t xml:space="preserve"> but Stage 4 requires ongoing validation using </w:t>
        </w:r>
        <w:r w:rsidR="0023125A" w:rsidRPr="00551459">
          <w:t>fiducial reference measurements</w:t>
        </w:r>
      </w:ins>
      <w:ins w:id="539" w:author="Fernandes, Richard (he, him, his | il, le, lui)" w:date="2026-05-19T12:00:00Z" w16du:dateUtc="2026-05-19T16:00:00Z">
        <w:r w:rsidR="003A35F9">
          <w:t xml:space="preserve"> (FRM)</w:t>
        </w:r>
      </w:ins>
      <w:ins w:id="540" w:author="Fernandes, Richard (he, him, his | il, le, lui)" w:date="2026-05-19T12:04:00Z" w16du:dateUtc="2026-05-19T16:04:00Z">
        <w:r w:rsidR="00551459">
          <w:t xml:space="preserve">.  </w:t>
        </w:r>
        <w:r w:rsidR="00551459" w:rsidRPr="00551459">
          <w:rPr>
            <w:b/>
            <w:bCs/>
            <w:rPrChange w:id="541" w:author="Fernandes, Richard (he, him, his | il, le, lui)" w:date="2026-05-19T12:04:00Z" w16du:dateUtc="2026-05-19T16:04:00Z">
              <w:rPr/>
            </w:rPrChange>
          </w:rPr>
          <w:t>Fiducial reference measurements</w:t>
        </w:r>
        <w:r w:rsidR="00551459">
          <w:t xml:space="preserve"> are</w:t>
        </w:r>
      </w:ins>
      <w:ins w:id="542" w:author="Fernandes, Richard (he, him, his | il, le, lui)" w:date="2026-05-19T12:00:00Z" w16du:dateUtc="2026-05-19T16:00:00Z">
        <w:r w:rsidR="003A35F9">
          <w:t xml:space="preserve"> defined as “</w:t>
        </w:r>
      </w:ins>
      <w:ins w:id="543" w:author="Fernandes, Richard (he, him, his | il, le, lui)" w:date="2026-05-19T12:04:00Z">
        <w:r w:rsidR="00A921EB" w:rsidRPr="00A921EB">
          <w:t>a suite of independent, fully characterised, and traceable sub-orbital measurements that follow the guidelines outlined by the GEO/CEOS Quality Assurance framework for Earth Observation (QA4EO) and have value for space-based observations.</w:t>
        </w:r>
      </w:ins>
      <w:ins w:id="544" w:author="Fernandes, Richard (he, him, his | il, le, lui)" w:date="2026-05-19T12:00:00Z" w16du:dateUtc="2026-05-19T16:00:00Z">
        <w:r w:rsidR="003A35F9">
          <w:t>”</w:t>
        </w:r>
      </w:ins>
      <w:ins w:id="545" w:author="Fernandes, Richard (he, him, his | il, le, lui)" w:date="2026-05-19T12:06:00Z" w16du:dateUtc="2026-05-19T16:06:00Z">
        <w:r w:rsidR="00615FFA">
          <w:t xml:space="preserve"> </w:t>
        </w:r>
      </w:ins>
      <w:ins w:id="546" w:author="Fernandes, Richard (he, him, his | il, le, lui)" w:date="2026-05-20T11:47:00Z" w16du:dateUtc="2026-05-20T15:47:00Z">
        <w:r w:rsidR="00B76FED">
          <w:t>(</w:t>
        </w:r>
      </w:ins>
      <w:ins w:id="547" w:author="Fernandes, Richard (he, him, his | il, le, lui)" w:date="2026-05-19T12:07:00Z" w16du:dateUtc="2026-05-19T16:07:00Z">
        <w:r w:rsidR="00F76A6E" w:rsidRPr="00F76A6E">
          <w:t xml:space="preserve"> QA4EO website: </w:t>
        </w:r>
        <w:r w:rsidR="00F76A6E">
          <w:fldChar w:fldCharType="begin"/>
        </w:r>
        <w:r w:rsidR="00F76A6E">
          <w:instrText>HYPERLINK "</w:instrText>
        </w:r>
        <w:r w:rsidR="00F76A6E" w:rsidRPr="00F76A6E">
          <w:instrText>http://qa4eo.org/</w:instrText>
        </w:r>
        <w:r w:rsidR="00F76A6E">
          <w:instrText>"</w:instrText>
        </w:r>
        <w:r w:rsidR="00F76A6E">
          <w:fldChar w:fldCharType="separate"/>
        </w:r>
        <w:r w:rsidR="00F76A6E" w:rsidRPr="00B15C29">
          <w:rPr>
            <w:rStyle w:val="Hyperlink"/>
          </w:rPr>
          <w:t>http://qa4eo.org/</w:t>
        </w:r>
        <w:r w:rsidR="00F76A6E">
          <w:fldChar w:fldCharType="end"/>
        </w:r>
        <w:r w:rsidR="00F76A6E">
          <w:t>; CEOS, 2025</w:t>
        </w:r>
      </w:ins>
      <w:ins w:id="548" w:author="Fernandes, Richard (he, him, his | il, le, lui)" w:date="2026-05-19T12:06:00Z" w16du:dateUtc="2026-05-19T16:06:00Z">
        <w:r w:rsidR="00615FFA">
          <w:t>)</w:t>
        </w:r>
      </w:ins>
      <w:ins w:id="549" w:author="Fernandes, Richard (he, him, his | il, le, lui)" w:date="2026-05-19T12:00:00Z" w16du:dateUtc="2026-05-19T16:00:00Z">
        <w:r w:rsidR="003A35F9">
          <w:t xml:space="preserve">.  </w:t>
        </w:r>
      </w:ins>
      <w:ins w:id="550" w:author="Fernandes, Richard (he, him, his | il, le, lui)" w:date="2026-05-15T10:14:00Z">
        <w:r w:rsidRPr="00063E9B">
          <w:t>To our knowledge, no Stage 4 validation studies currently exist for decametric LAI/FAPAR products.</w:t>
        </w:r>
      </w:ins>
    </w:p>
    <w:p w14:paraId="3B2DCBE4" w14:textId="77777777" w:rsidR="005A334B" w:rsidRDefault="005A334B" w:rsidP="00A03DBE">
      <w:pPr>
        <w:pBdr>
          <w:top w:val="nil"/>
          <w:left w:val="nil"/>
          <w:bottom w:val="nil"/>
          <w:right w:val="nil"/>
          <w:between w:val="nil"/>
        </w:pBdr>
        <w:spacing w:after="0" w:line="360" w:lineRule="auto"/>
        <w:rPr>
          <w:ins w:id="551" w:author="Fernandes, Richard (he, him, his | il, le, lui)" w:date="2026-05-15T10:15:00Z" w16du:dateUtc="2026-05-15T14:15:00Z"/>
          <w:lang w:val="en-US"/>
        </w:rPr>
      </w:pPr>
    </w:p>
    <w:p w14:paraId="520F2D03" w14:textId="4AF4EF8A" w:rsidR="005A334B" w:rsidRDefault="005A334B" w:rsidP="00A03DBE">
      <w:pPr>
        <w:pBdr>
          <w:top w:val="nil"/>
          <w:left w:val="nil"/>
          <w:bottom w:val="nil"/>
          <w:right w:val="nil"/>
          <w:between w:val="nil"/>
        </w:pBdr>
        <w:spacing w:after="0" w:line="360" w:lineRule="auto"/>
        <w:rPr>
          <w:ins w:id="552" w:author="Fernandes, Richard (he, him, his | il, le, lui)" w:date="2026-05-15T10:15:00Z" w16du:dateUtc="2026-05-15T14:15:00Z"/>
        </w:rPr>
      </w:pPr>
      <w:ins w:id="553" w:author="Fernandes, Richard (he, him, his | il, le, lui)" w:date="2026-05-15T10:15:00Z">
        <w:r w:rsidRPr="005A334B">
          <w:t>Most Stage 3 studies follow current good practice (e.g., Richter et al., xx; Fernandes et al., xx</w:t>
        </w:r>
      </w:ins>
      <w:ins w:id="554" w:author="Fernandes, Richard (he, him, his | il, le, lui)" w:date="2026-05-19T11:48:00Z" w16du:dateUtc="2026-05-19T15:48:00Z">
        <w:r w:rsidR="000440F5">
          <w:t>; Fang et al. xx</w:t>
        </w:r>
      </w:ins>
      <w:ins w:id="555" w:author="Fernandes, Richard (he, him, his | il, le, lui)" w:date="2026-05-15T10:15:00Z">
        <w:r w:rsidRPr="005A334B">
          <w:t xml:space="preserve">) by reporting population statistics of observed </w:t>
        </w:r>
        <w:r w:rsidRPr="00C5490B">
          <w:rPr>
            <w:b/>
            <w:bCs/>
            <w:rPrChange w:id="556" w:author="Fernandes, Richard (he, him, his | il, le, lui)" w:date="2026-05-20T11:58:00Z" w16du:dateUtc="2026-05-20T15:58:00Z">
              <w:rPr/>
            </w:rPrChange>
          </w:rPr>
          <w:t>errors</w:t>
        </w:r>
      </w:ins>
      <w:ins w:id="557" w:author="Fernandes, Richard (he, him, his | il, le, lui)" w:date="2026-05-20T11:58:00Z" w16du:dateUtc="2026-05-20T15:58:00Z">
        <w:r w:rsidR="00C5490B">
          <w:t xml:space="preserve">, defined as a </w:t>
        </w:r>
        <w:r w:rsidR="00C5490B" w:rsidRPr="00C5490B">
          <w:t xml:space="preserve">measured value minus </w:t>
        </w:r>
        <w:r w:rsidR="00C5490B" w:rsidRPr="00C5490B">
          <w:lastRenderedPageBreak/>
          <w:t>a reference value</w:t>
        </w:r>
        <w:r w:rsidR="00C5490B">
          <w:t xml:space="preserve">, </w:t>
        </w:r>
      </w:ins>
      <w:ins w:id="558" w:author="Fernandes, Richard (he, him, his | il, le, lui)" w:date="2026-05-15T10:15:00Z">
        <w:r w:rsidRPr="005A334B">
          <w:t xml:space="preserve"> stratified by </w:t>
        </w:r>
      </w:ins>
      <w:ins w:id="559" w:author="Fernandes, Richard (he, him, his | il, le, lui)" w:date="2026-05-20T11:58:00Z" w16du:dateUtc="2026-05-20T15:58:00Z">
        <w:r w:rsidR="00C5490B">
          <w:t xml:space="preserve">distinct </w:t>
        </w:r>
      </w:ins>
      <w:ins w:id="560" w:author="Fernandes, Richard (he, him, his | il, le, lui)" w:date="2026-05-15T10:15:00Z">
        <w:r w:rsidRPr="005A334B">
          <w:t>land cover</w:t>
        </w:r>
      </w:ins>
      <w:ins w:id="561" w:author="Fernandes, Richard (he, him, his | il, le, lui)" w:date="2026-05-19T11:48:00Z" w16du:dateUtc="2026-05-19T15:48:00Z">
        <w:r w:rsidR="000440F5">
          <w:t xml:space="preserve"> groups</w:t>
        </w:r>
      </w:ins>
      <w:ins w:id="562" w:author="Fernandes, Richard (he, him, his | il, le, lui)" w:date="2026-05-15T10:15:00Z">
        <w:r w:rsidRPr="005A334B">
          <w:t xml:space="preserve">. </w:t>
        </w:r>
      </w:ins>
      <w:ins w:id="563" w:author="Fernandes, Richard (he, him, his | il, le, lui)" w:date="2026-05-19T11:48:00Z" w16du:dateUtc="2026-05-19T15:48:00Z">
        <w:r w:rsidR="00436633">
          <w:t>These</w:t>
        </w:r>
      </w:ins>
      <w:ins w:id="564" w:author="Fernandes, Richard (he, him, his | il, le, lui)" w:date="2026-05-15T10:15:00Z">
        <w:r w:rsidRPr="005A334B">
          <w:t xml:space="preserve"> statistics </w:t>
        </w:r>
      </w:ins>
      <w:ins w:id="565" w:author="Fernandes, Richard (he, him, his | il, le, lui)" w:date="2026-05-19T11:50:00Z" w16du:dateUtc="2026-05-19T15:50:00Z">
        <w:r w:rsidR="00DF03F7" w:rsidRPr="005A334B">
          <w:t xml:space="preserve">represent expected errors </w:t>
        </w:r>
      </w:ins>
      <w:ins w:id="566" w:author="Fernandes, Richard (he, him, his | il, le, lui)" w:date="2026-05-20T11:54:00Z" w16du:dateUtc="2026-05-20T15:54:00Z">
        <w:r w:rsidR="00565575">
          <w:t xml:space="preserve">for a population corresponding to </w:t>
        </w:r>
        <w:r w:rsidR="00481BD1">
          <w:t xml:space="preserve">similar </w:t>
        </w:r>
        <w:r w:rsidR="00481BD1" w:rsidRPr="00481BD1">
          <w:rPr>
            <w:b/>
            <w:bCs/>
            <w:rPrChange w:id="567" w:author="Fernandes, Richard (he, him, his | il, le, lui)" w:date="2026-05-20T11:55:00Z" w16du:dateUtc="2026-05-20T15:55:00Z">
              <w:rPr/>
            </w:rPrChange>
          </w:rPr>
          <w:t>intermediate precision conditions of measuremen</w:t>
        </w:r>
      </w:ins>
      <w:ins w:id="568" w:author="Fernandes, Richard (he, him, his | il, le, lui)" w:date="2026-05-20T11:55:00Z" w16du:dateUtc="2026-05-20T15:55:00Z">
        <w:r w:rsidR="00481BD1" w:rsidRPr="00481BD1">
          <w:rPr>
            <w:b/>
            <w:bCs/>
            <w:rPrChange w:id="569" w:author="Fernandes, Richard (he, him, his | il, le, lui)" w:date="2026-05-20T11:55:00Z" w16du:dateUtc="2026-05-20T15:55:00Z">
              <w:rPr/>
            </w:rPrChange>
          </w:rPr>
          <w:t>t</w:t>
        </w:r>
        <w:r w:rsidR="00481BD1">
          <w:t xml:space="preserve"> (</w:t>
        </w:r>
      </w:ins>
      <w:ins w:id="570" w:author="Fernandes, Richard (he, him, his | il, le, lui)" w:date="2026-05-20T11:57:00Z" w16du:dateUtc="2026-05-20T15:57:00Z">
        <w:r w:rsidR="00052FDF">
          <w:t xml:space="preserve">conditions that correspond to the same sources of error, </w:t>
        </w:r>
      </w:ins>
      <w:ins w:id="571" w:author="Fernandes, Richard (he, him, his | il, le, lui)" w:date="2026-05-20T11:55:00Z" w16du:dateUtc="2026-05-20T15:55:00Z">
        <w:r w:rsidR="00481BD1">
          <w:t xml:space="preserve">here simply ‘conditions’) </w:t>
        </w:r>
      </w:ins>
      <w:ins w:id="572" w:author="Fernandes, Richard (he, him, his | il, le, lui)" w:date="2026-05-19T11:50:00Z" w16du:dateUtc="2026-05-19T15:50:00Z">
        <w:r w:rsidR="00DF03F7" w:rsidRPr="005A334B">
          <w:t xml:space="preserve"> of</w:t>
        </w:r>
      </w:ins>
      <w:ins w:id="573" w:author="Fernandes, Richard (he, him, his | il, le, lui)" w:date="2026-05-19T11:52:00Z" w16du:dateUtc="2026-05-19T15:52:00Z">
        <w:r w:rsidR="00AF7322">
          <w:t xml:space="preserve"> reference</w:t>
        </w:r>
      </w:ins>
      <w:ins w:id="574" w:author="Fernandes, Richard (he, him, his | il, le, lui)" w:date="2026-05-20T11:52:00Z" w16du:dateUtc="2026-05-20T15:52:00Z">
        <w:r w:rsidR="00FE18A5">
          <w:t xml:space="preserve"> a </w:t>
        </w:r>
      </w:ins>
      <w:ins w:id="575" w:author="Fernandes, Richard (he, him, his | il, le, lui)" w:date="2026-05-20T11:53:00Z" w16du:dateUtc="2026-05-20T15:53:00Z">
        <w:r w:rsidR="00414361">
          <w:t xml:space="preserve">class </w:t>
        </w:r>
      </w:ins>
      <w:ins w:id="576" w:author="Fernandes, Richard (he, him, his | il, le, lui)" w:date="2026-05-19T11:50:00Z" w16du:dateUtc="2026-05-19T15:50:00Z">
        <w:r w:rsidR="00DF03F7" w:rsidRPr="005A334B">
          <w:t xml:space="preserve">rather than the </w:t>
        </w:r>
        <w:r w:rsidR="00DF03F7">
          <w:t>measurement condition</w:t>
        </w:r>
        <w:r w:rsidR="00DF03F7" w:rsidRPr="005A334B">
          <w:t xml:space="preserve"> of any individual product estimate</w:t>
        </w:r>
      </w:ins>
      <w:ins w:id="577" w:author="Fernandes, Richard (he, him, his | il, le, lui)" w:date="2026-05-19T11:51:00Z" w16du:dateUtc="2026-05-19T15:51:00Z">
        <w:r w:rsidR="00DF03F7">
          <w:t xml:space="preserve"> as required by GCOS</w:t>
        </w:r>
      </w:ins>
      <w:ins w:id="578" w:author="Fernandes, Richard (he, him, his | il, le, lui)" w:date="2026-05-19T11:50:00Z" w16du:dateUtc="2026-05-19T15:50:00Z">
        <w:r w:rsidR="00DF03F7" w:rsidRPr="005A334B">
          <w:t>.</w:t>
        </w:r>
      </w:ins>
      <w:ins w:id="579" w:author="Fernandes, Richard (he, him, his | il, le, lui)" w:date="2026-05-19T11:52:00Z" w16du:dateUtc="2026-05-19T15:52:00Z">
        <w:r w:rsidR="00C12BB3">
          <w:t xml:space="preserve">  </w:t>
        </w:r>
        <w:r w:rsidR="00BD58D6">
          <w:t xml:space="preserve">Population statistics </w:t>
        </w:r>
      </w:ins>
      <w:ins w:id="580" w:author="Fernandes, Richard (he, him, his | il, le, lui)" w:date="2026-05-19T11:53:00Z" w16du:dateUtc="2026-05-19T15:53:00Z">
        <w:r w:rsidR="006913A6">
          <w:t>can also be misleading for testing for differences in product thematic quality as a function of FDR or algorithm unless they refe</w:t>
        </w:r>
      </w:ins>
      <w:ins w:id="581" w:author="Fernandes, Richard (he, him, his | il, le, lui)" w:date="2026-05-19T11:54:00Z" w16du:dateUtc="2026-05-19T15:54:00Z">
        <w:r w:rsidR="006913A6">
          <w:t xml:space="preserve">rence sample is held constant.  </w:t>
        </w:r>
      </w:ins>
      <w:ins w:id="582" w:author="Fernandes, Richard (he, him, his | il, le, lui)" w:date="2026-05-19T11:52:00Z" w16du:dateUtc="2026-05-19T15:52:00Z">
        <w:r w:rsidR="00C12BB3">
          <w:t xml:space="preserve"> </w:t>
        </w:r>
      </w:ins>
    </w:p>
    <w:p w14:paraId="2982C5DA" w14:textId="6E2B1395" w:rsidR="00A03DBE" w:rsidRPr="000D77DD" w:rsidRDefault="00BB5E38" w:rsidP="00A03DBE">
      <w:pPr>
        <w:pBdr>
          <w:top w:val="nil"/>
          <w:left w:val="nil"/>
          <w:bottom w:val="nil"/>
          <w:right w:val="nil"/>
          <w:between w:val="nil"/>
        </w:pBdr>
        <w:spacing w:after="0" w:line="360" w:lineRule="auto"/>
        <w:rPr>
          <w:ins w:id="583" w:author="Fernandes, Richard (he, him, his | il, le, lui)" w:date="2026-05-11T10:41:00Z" w16du:dateUtc="2026-05-11T14:41:00Z"/>
          <w:color w:val="000000"/>
        </w:rPr>
      </w:pPr>
      <w:ins w:id="584" w:author="Fernandes, Richard (he, him, his | il, le, lui)" w:date="2026-05-15T10:16:00Z">
        <w:r w:rsidRPr="00BB5E38">
          <w:rPr>
            <w:color w:val="000000"/>
          </w:rPr>
          <w:t>For example, the reported accuracy of Sentinel-2 LAI products generated with the Simplified Level 2 Prototype Processor (SL2P) algorithm for 42 deciduous broadleaf forest (DBF) AUs within the US National Ecological Observatory Network (NEON) changed substantially as the validation sample expanded: RMSE estimates were initially 1.18 ± 0.03 for 203 matchups (Fernandes et al., 2023), decreased to 0.94 ± xx for 500 matchups (Fernandes et al., 2024), and later increased to 1.43 ± xx when the sample size increased further (Brown et al., 2025)</w:t>
        </w:r>
      </w:ins>
      <w:ins w:id="585" w:author="Fernandes, Richard (he, him, his | il, le, lui)" w:date="2026-05-11T10:43:00Z" w16du:dateUtc="2026-05-11T14:43:00Z">
        <w:r w:rsidR="00493A42">
          <w:rPr>
            <w:color w:val="000000"/>
          </w:rPr>
          <w:t xml:space="preserve"> </w:t>
        </w:r>
      </w:ins>
    </w:p>
    <w:p w14:paraId="2834B32B" w14:textId="77777777" w:rsidR="00F72CB5" w:rsidRDefault="00F72CB5" w:rsidP="00F72CB5">
      <w:pPr>
        <w:spacing w:line="360" w:lineRule="auto"/>
        <w:rPr>
          <w:ins w:id="586" w:author="Fernandes, Richard (he, him, his | il, le, lui)" w:date="2026-05-11T12:05:00Z" w16du:dateUtc="2026-05-11T16:05:00Z"/>
        </w:rPr>
      </w:pPr>
    </w:p>
    <w:p w14:paraId="08CA2EB9" w14:textId="44F0E2D9" w:rsidR="00F72CB5" w:rsidRDefault="00F72CB5" w:rsidP="00F72CB5">
      <w:pPr>
        <w:pStyle w:val="Caption"/>
        <w:keepNext/>
        <w:rPr>
          <w:ins w:id="587" w:author="Fernandes, Richard (he, him, his | il, le, lui)" w:date="2026-05-11T12:05:00Z" w16du:dateUtc="2026-05-11T16:05:00Z"/>
        </w:rPr>
      </w:pPr>
      <w:ins w:id="588" w:author="Fernandes, Richard (he, him, his | il, le, lui)" w:date="2026-05-11T12:05:00Z" w16du:dateUtc="2026-05-11T16:05:00Z">
        <w:r>
          <w:t xml:space="preserve">Table </w:t>
        </w:r>
        <w:r>
          <w:fldChar w:fldCharType="begin"/>
        </w:r>
        <w:r>
          <w:instrText xml:space="preserve"> SEQ Table \* ARABIC </w:instrText>
        </w:r>
        <w:r>
          <w:fldChar w:fldCharType="separate"/>
        </w:r>
      </w:ins>
      <w:ins w:id="589" w:author="Fernandes, Richard (he, him, his | il, le, lui)" w:date="2026-06-05T16:37:00Z" w16du:dateUtc="2026-06-05T20:37:00Z">
        <w:r w:rsidR="00855E90">
          <w:rPr>
            <w:noProof/>
          </w:rPr>
          <w:t>2</w:t>
        </w:r>
      </w:ins>
      <w:ins w:id="590" w:author="Fernandes, Richard (he, him, his | il, le, lui)" w:date="2026-05-11T12:05:00Z" w16du:dateUtc="2026-05-11T16:05:00Z">
        <w:r>
          <w:fldChar w:fldCharType="end"/>
        </w:r>
        <w:r>
          <w:t xml:space="preserve">.  </w:t>
        </w:r>
        <w:commentRangeStart w:id="591"/>
        <w:r>
          <w:t>CEOS Validation Stages.</w:t>
        </w:r>
      </w:ins>
      <w:commentRangeEnd w:id="591"/>
      <w:r>
        <w:rPr>
          <w:rStyle w:val="CommentReference"/>
          <w:sz w:val="18"/>
          <w:szCs w:val="18"/>
        </w:rPr>
        <w:commentReference w:id="591"/>
      </w:r>
    </w:p>
    <w:tbl>
      <w:tblPr>
        <w:tblStyle w:val="TableGrid"/>
        <w:tblW w:w="0" w:type="auto"/>
        <w:tblLook w:val="04A0" w:firstRow="1" w:lastRow="0" w:firstColumn="1" w:lastColumn="0" w:noHBand="0" w:noVBand="1"/>
      </w:tblPr>
      <w:tblGrid>
        <w:gridCol w:w="846"/>
        <w:gridCol w:w="8504"/>
      </w:tblGrid>
      <w:tr w:rsidR="00F72CB5" w:rsidRPr="00DF4D37" w14:paraId="6C9D972F" w14:textId="77777777">
        <w:trPr>
          <w:ins w:id="592" w:author="Fernandes, Richard (he, him, his | il, le, lui)" w:date="2026-05-11T12:05:00Z"/>
        </w:trPr>
        <w:tc>
          <w:tcPr>
            <w:tcW w:w="846" w:type="dxa"/>
          </w:tcPr>
          <w:p w14:paraId="4F6F283A" w14:textId="77777777" w:rsidR="00F72CB5" w:rsidRPr="00283C08" w:rsidRDefault="00F72CB5">
            <w:pPr>
              <w:spacing w:line="276" w:lineRule="auto"/>
              <w:rPr>
                <w:ins w:id="593" w:author="Fernandes, Richard (he, him, his | il, le, lui)" w:date="2026-05-11T12:05:00Z" w16du:dateUtc="2026-05-11T16:05:00Z"/>
                <w:rFonts w:asciiTheme="minorHAnsi" w:hAnsiTheme="minorHAnsi"/>
                <w:b/>
                <w:sz w:val="20"/>
                <w:szCs w:val="20"/>
              </w:rPr>
            </w:pPr>
            <w:ins w:id="594" w:author="Fernandes, Richard (he, him, his | il, le, lui)" w:date="2026-05-11T12:05:00Z" w16du:dateUtc="2026-05-11T16:05:00Z">
              <w:r w:rsidRPr="00283C08">
                <w:rPr>
                  <w:rFonts w:asciiTheme="minorHAnsi" w:hAnsiTheme="minorHAnsi"/>
                  <w:b/>
                  <w:sz w:val="20"/>
                  <w:szCs w:val="20"/>
                </w:rPr>
                <w:t>Level</w:t>
              </w:r>
            </w:ins>
          </w:p>
        </w:tc>
        <w:tc>
          <w:tcPr>
            <w:tcW w:w="8504" w:type="dxa"/>
          </w:tcPr>
          <w:p w14:paraId="76671BAC" w14:textId="77777777" w:rsidR="00F72CB5" w:rsidRPr="00283C08" w:rsidRDefault="00F72CB5">
            <w:pPr>
              <w:spacing w:line="276" w:lineRule="auto"/>
              <w:rPr>
                <w:ins w:id="595" w:author="Fernandes, Richard (he, him, his | il, le, lui)" w:date="2026-05-11T12:05:00Z" w16du:dateUtc="2026-05-11T16:05:00Z"/>
                <w:rFonts w:asciiTheme="minorHAnsi" w:hAnsiTheme="minorHAnsi"/>
                <w:b/>
                <w:sz w:val="20"/>
                <w:szCs w:val="20"/>
              </w:rPr>
            </w:pPr>
            <w:ins w:id="596" w:author="Fernandes, Richard (he, him, his | il, le, lui)" w:date="2026-05-11T12:05:00Z" w16du:dateUtc="2026-05-11T16:05:00Z">
              <w:r w:rsidRPr="00283C08">
                <w:rPr>
                  <w:rFonts w:asciiTheme="minorHAnsi" w:hAnsiTheme="minorHAnsi"/>
                  <w:b/>
                  <w:sz w:val="20"/>
                  <w:szCs w:val="20"/>
                </w:rPr>
                <w:t>Definition</w:t>
              </w:r>
            </w:ins>
          </w:p>
        </w:tc>
      </w:tr>
      <w:tr w:rsidR="00F72CB5" w:rsidRPr="00DF4D37" w14:paraId="628235ED" w14:textId="77777777">
        <w:trPr>
          <w:ins w:id="597" w:author="Fernandes, Richard (he, him, his | il, le, lui)" w:date="2026-05-11T12:05:00Z"/>
        </w:trPr>
        <w:tc>
          <w:tcPr>
            <w:tcW w:w="846" w:type="dxa"/>
          </w:tcPr>
          <w:p w14:paraId="74BDD018" w14:textId="77777777" w:rsidR="00F72CB5" w:rsidRPr="00283C08" w:rsidRDefault="00F72CB5">
            <w:pPr>
              <w:spacing w:line="276" w:lineRule="auto"/>
              <w:rPr>
                <w:ins w:id="598" w:author="Fernandes, Richard (he, him, his | il, le, lui)" w:date="2026-05-11T12:05:00Z" w16du:dateUtc="2026-05-11T16:05:00Z"/>
                <w:rFonts w:asciiTheme="minorHAnsi" w:hAnsiTheme="minorHAnsi"/>
                <w:bCs/>
                <w:sz w:val="20"/>
                <w:szCs w:val="20"/>
              </w:rPr>
            </w:pPr>
            <w:ins w:id="599" w:author="Fernandes, Richard (he, him, his | il, le, lui)" w:date="2026-05-11T12:05:00Z" w16du:dateUtc="2026-05-11T16:05:00Z">
              <w:r w:rsidRPr="00283C08">
                <w:rPr>
                  <w:rFonts w:asciiTheme="minorHAnsi" w:hAnsiTheme="minorHAnsi"/>
                  <w:bCs/>
                  <w:sz w:val="20"/>
                  <w:szCs w:val="20"/>
                </w:rPr>
                <w:t>0</w:t>
              </w:r>
            </w:ins>
          </w:p>
        </w:tc>
        <w:tc>
          <w:tcPr>
            <w:tcW w:w="8504" w:type="dxa"/>
          </w:tcPr>
          <w:p w14:paraId="30E529D2" w14:textId="33C02F1A" w:rsidR="00F72CB5" w:rsidRPr="00283C08" w:rsidRDefault="00F72CB5">
            <w:pPr>
              <w:spacing w:line="276" w:lineRule="auto"/>
              <w:rPr>
                <w:ins w:id="600" w:author="Fernandes, Richard (he, him, his | il, le, lui)" w:date="2026-05-11T12:05:00Z" w16du:dateUtc="2026-05-11T16:05:00Z"/>
                <w:rFonts w:asciiTheme="minorHAnsi" w:hAnsiTheme="minorHAnsi"/>
                <w:bCs/>
                <w:sz w:val="20"/>
                <w:szCs w:val="20"/>
              </w:rPr>
            </w:pPr>
            <w:ins w:id="601" w:author="Fernandes, Richard (he, him, his | il, le, lui)" w:date="2026-05-11T12:05:00Z" w16du:dateUtc="2026-05-11T16:05:00Z">
              <w:r w:rsidRPr="00283C08">
                <w:rPr>
                  <w:rFonts w:asciiTheme="minorHAnsi" w:hAnsiTheme="minorHAnsi"/>
                  <w:bCs/>
                  <w:sz w:val="20"/>
                  <w:szCs w:val="20"/>
                </w:rPr>
                <w:t>No validation. Product thematic quality has  not been assessed. Product considered beta.</w:t>
              </w:r>
            </w:ins>
          </w:p>
        </w:tc>
      </w:tr>
      <w:tr w:rsidR="00F72CB5" w:rsidRPr="00DF4D37" w14:paraId="136421BD" w14:textId="77777777">
        <w:trPr>
          <w:ins w:id="602" w:author="Fernandes, Richard (he, him, his | il, le, lui)" w:date="2026-05-11T12:05:00Z"/>
        </w:trPr>
        <w:tc>
          <w:tcPr>
            <w:tcW w:w="846" w:type="dxa"/>
          </w:tcPr>
          <w:p w14:paraId="385BC0BB" w14:textId="77777777" w:rsidR="00F72CB5" w:rsidRPr="00283C08" w:rsidRDefault="00F72CB5">
            <w:pPr>
              <w:spacing w:line="276" w:lineRule="auto"/>
              <w:rPr>
                <w:ins w:id="603" w:author="Fernandes, Richard (he, him, his | il, le, lui)" w:date="2026-05-11T12:05:00Z" w16du:dateUtc="2026-05-11T16:05:00Z"/>
                <w:rFonts w:asciiTheme="minorHAnsi" w:hAnsiTheme="minorHAnsi"/>
                <w:bCs/>
                <w:sz w:val="20"/>
                <w:szCs w:val="20"/>
              </w:rPr>
            </w:pPr>
            <w:ins w:id="604" w:author="Fernandes, Richard (he, him, his | il, le, lui)" w:date="2026-05-11T12:05:00Z" w16du:dateUtc="2026-05-11T16:05:00Z">
              <w:r w:rsidRPr="00283C08">
                <w:rPr>
                  <w:rFonts w:asciiTheme="minorHAnsi" w:hAnsiTheme="minorHAnsi"/>
                  <w:bCs/>
                  <w:sz w:val="20"/>
                  <w:szCs w:val="20"/>
                </w:rPr>
                <w:t>1</w:t>
              </w:r>
            </w:ins>
          </w:p>
        </w:tc>
        <w:tc>
          <w:tcPr>
            <w:tcW w:w="8504" w:type="dxa"/>
          </w:tcPr>
          <w:p w14:paraId="45381400" w14:textId="0F5DEBC0" w:rsidR="00F72CB5" w:rsidRPr="00456011" w:rsidRDefault="00F72CB5">
            <w:pPr>
              <w:spacing w:line="190" w:lineRule="atLeast"/>
              <w:rPr>
                <w:ins w:id="605" w:author="Fernandes, Richard (he, him, his | il, le, lui)" w:date="2026-05-11T12:05:00Z" w16du:dateUtc="2026-05-11T16:05:00Z"/>
                <w:rFonts w:asciiTheme="minorHAnsi" w:hAnsiTheme="minorHAnsi" w:cs="Arial"/>
                <w:color w:val="000000"/>
                <w:sz w:val="20"/>
                <w:szCs w:val="20"/>
                <w:rPrChange w:id="606" w:author="Fernandes, Richard (he, him, his | il, le, lui)" w:date="2026-05-19T12:09:00Z" w16du:dateUtc="2026-05-19T16:09:00Z">
                  <w:rPr>
                    <w:ins w:id="607" w:author="Fernandes, Richard (he, him, his | il, le, lui)" w:date="2026-05-11T12:05:00Z" w16du:dateUtc="2026-05-11T16:05:00Z"/>
                    <w:rFonts w:asciiTheme="minorHAnsi" w:hAnsiTheme="minorHAnsi"/>
                    <w:bCs/>
                    <w:sz w:val="20"/>
                    <w:szCs w:val="20"/>
                  </w:rPr>
                </w:rPrChange>
              </w:rPr>
              <w:pPrChange w:id="608" w:author="Fernandes, Richard (he, him, his | il, le, lui)" w:date="2026-05-19T12:09:00Z" w16du:dateUtc="2026-05-19T16:09:00Z">
                <w:pPr>
                  <w:spacing w:line="276" w:lineRule="auto"/>
                </w:pPr>
              </w:pPrChange>
            </w:pPr>
            <w:ins w:id="609" w:author="Fernandes, Richard (he, him, his | il, le, lui)" w:date="2026-05-11T12:05:00Z" w16du:dateUtc="2026-05-11T16:05:00Z">
              <w:r w:rsidRPr="00456011">
                <w:rPr>
                  <w:rFonts w:asciiTheme="minorHAnsi" w:hAnsiTheme="minorHAnsi" w:cs="Arial"/>
                  <w:color w:val="000000"/>
                  <w:sz w:val="20"/>
                  <w:szCs w:val="20"/>
                  <w:rPrChange w:id="610" w:author="Fernandes, Richard (he, him, his | il, le, lui)" w:date="2026-05-19T12:09:00Z" w16du:dateUtc="2026-05-19T16:09:00Z">
                    <w:rPr>
                      <w:rFonts w:ascii="Arial" w:hAnsi="Arial" w:cs="Arial"/>
                      <w:color w:val="000000"/>
                      <w:sz w:val="17"/>
                      <w:szCs w:val="17"/>
                    </w:rPr>
                  </w:rPrChange>
                </w:rPr>
                <w:t xml:space="preserve">Product </w:t>
              </w:r>
              <w:r w:rsidRPr="00283C08">
                <w:rPr>
                  <w:rFonts w:asciiTheme="minorHAnsi" w:hAnsiTheme="minorHAnsi"/>
                  <w:bCs/>
                  <w:sz w:val="20"/>
                  <w:szCs w:val="20"/>
                </w:rPr>
                <w:t>thematic</w:t>
              </w:r>
              <w:r w:rsidRPr="00456011">
                <w:rPr>
                  <w:rFonts w:asciiTheme="minorHAnsi" w:hAnsiTheme="minorHAnsi" w:cs="Arial"/>
                  <w:color w:val="000000"/>
                  <w:sz w:val="20"/>
                  <w:szCs w:val="20"/>
                  <w:rPrChange w:id="611" w:author="Fernandes, Richard (he, him, his | il, le, lui)" w:date="2026-05-19T12:09:00Z" w16du:dateUtc="2026-05-19T16:09:00Z">
                    <w:rPr>
                      <w:rFonts w:ascii="Arial" w:hAnsi="Arial" w:cs="Arial"/>
                      <w:color w:val="000000"/>
                      <w:sz w:val="17"/>
                      <w:szCs w:val="17"/>
                    </w:rPr>
                  </w:rPrChange>
                </w:rPr>
                <w:t xml:space="preserve"> quality is validated with respect to user requirements for a small (typically &lt; 30) set of locations and time periods by comparison with in situ or other suitable reference data.</w:t>
              </w:r>
            </w:ins>
          </w:p>
        </w:tc>
      </w:tr>
      <w:tr w:rsidR="00F72CB5" w:rsidRPr="00DF4D37" w14:paraId="46271358" w14:textId="77777777">
        <w:trPr>
          <w:ins w:id="612" w:author="Fernandes, Richard (he, him, his | il, le, lui)" w:date="2026-05-11T12:05:00Z"/>
        </w:trPr>
        <w:tc>
          <w:tcPr>
            <w:tcW w:w="846" w:type="dxa"/>
          </w:tcPr>
          <w:p w14:paraId="036F0C0E" w14:textId="77777777" w:rsidR="00F72CB5" w:rsidRPr="00283C08" w:rsidRDefault="00F72CB5">
            <w:pPr>
              <w:spacing w:line="276" w:lineRule="auto"/>
              <w:rPr>
                <w:ins w:id="613" w:author="Fernandes, Richard (he, him, his | il, le, lui)" w:date="2026-05-11T12:05:00Z" w16du:dateUtc="2026-05-11T16:05:00Z"/>
                <w:rFonts w:asciiTheme="minorHAnsi" w:hAnsiTheme="minorHAnsi"/>
                <w:bCs/>
                <w:sz w:val="20"/>
                <w:szCs w:val="20"/>
              </w:rPr>
            </w:pPr>
            <w:ins w:id="614" w:author="Fernandes, Richard (he, him, his | il, le, lui)" w:date="2026-05-11T12:05:00Z" w16du:dateUtc="2026-05-11T16:05:00Z">
              <w:r w:rsidRPr="00283C08">
                <w:rPr>
                  <w:rFonts w:asciiTheme="minorHAnsi" w:hAnsiTheme="minorHAnsi"/>
                  <w:bCs/>
                  <w:sz w:val="20"/>
                  <w:szCs w:val="20"/>
                </w:rPr>
                <w:t>2</w:t>
              </w:r>
            </w:ins>
          </w:p>
        </w:tc>
        <w:tc>
          <w:tcPr>
            <w:tcW w:w="8504" w:type="dxa"/>
          </w:tcPr>
          <w:p w14:paraId="562E37FF" w14:textId="77777777" w:rsidR="00F72CB5" w:rsidRPr="00283C08" w:rsidRDefault="00F72CB5">
            <w:pPr>
              <w:spacing w:line="276" w:lineRule="auto"/>
              <w:rPr>
                <w:ins w:id="615" w:author="Fernandes, Richard (he, him, his | il, le, lui)" w:date="2026-05-11T12:05:00Z" w16du:dateUtc="2026-05-11T16:05:00Z"/>
                <w:rFonts w:asciiTheme="minorHAnsi" w:hAnsiTheme="minorHAnsi"/>
                <w:bCs/>
                <w:sz w:val="20"/>
                <w:szCs w:val="20"/>
              </w:rPr>
            </w:pPr>
            <w:ins w:id="616" w:author="Fernandes, Richard (he, him, his | il, le, lui)" w:date="2026-05-11T12:05:00Z" w16du:dateUtc="2026-05-11T16:05:00Z">
              <w:r w:rsidRPr="00283C08">
                <w:rPr>
                  <w:rFonts w:asciiTheme="minorHAnsi" w:hAnsiTheme="minorHAnsi"/>
                  <w:bCs/>
                  <w:sz w:val="20"/>
                  <w:szCs w:val="20"/>
                </w:rPr>
                <w:t>Product thematic</w:t>
              </w:r>
              <w:r w:rsidRPr="00456011">
                <w:rPr>
                  <w:rFonts w:asciiTheme="minorHAnsi" w:hAnsiTheme="minorHAnsi" w:cs="Arial"/>
                  <w:color w:val="000000"/>
                  <w:sz w:val="20"/>
                  <w:szCs w:val="20"/>
                  <w:rPrChange w:id="617" w:author="Fernandes, Richard (he, him, his | il, le, lui)" w:date="2026-05-19T12:09:00Z" w16du:dateUtc="2026-05-19T16:09:00Z">
                    <w:rPr>
                      <w:rFonts w:ascii="Arial" w:hAnsi="Arial" w:cs="Arial"/>
                      <w:color w:val="000000"/>
                      <w:sz w:val="17"/>
                      <w:szCs w:val="17"/>
                    </w:rPr>
                  </w:rPrChange>
                </w:rPr>
                <w:t xml:space="preserve"> quality is validated with respect to user requirements</w:t>
              </w:r>
              <w:r w:rsidRPr="00283C08">
                <w:rPr>
                  <w:rFonts w:asciiTheme="minorHAnsi" w:hAnsiTheme="minorHAnsi"/>
                  <w:bCs/>
                  <w:sz w:val="20"/>
                  <w:szCs w:val="20"/>
                </w:rPr>
                <w:t xml:space="preserve"> over a significant (typically &gt; 30) set of locations and time periods by comparison with reference in situ or other suitable reference data.</w:t>
              </w:r>
              <w:r w:rsidRPr="00283C08">
                <w:rPr>
                  <w:rFonts w:asciiTheme="minorHAnsi" w:hAnsiTheme="minorHAnsi"/>
                  <w:bCs/>
                  <w:sz w:val="20"/>
                  <w:szCs w:val="20"/>
                </w:rPr>
                <w:br/>
                <w:t>Spatial and temporal consistency of the product, and its consistency with similar products, has been evaluated over globally representative locations and time periods.</w:t>
              </w:r>
              <w:r w:rsidRPr="00283C08">
                <w:rPr>
                  <w:rFonts w:asciiTheme="minorHAnsi" w:hAnsiTheme="minorHAnsi"/>
                  <w:bCs/>
                  <w:sz w:val="20"/>
                  <w:szCs w:val="20"/>
                </w:rPr>
                <w:br/>
                <w:t>Results are published in the peer-reviewed literature.</w:t>
              </w:r>
            </w:ins>
          </w:p>
        </w:tc>
      </w:tr>
      <w:tr w:rsidR="00F72CB5" w:rsidRPr="00DF4D37" w14:paraId="3DC2AA46" w14:textId="77777777">
        <w:trPr>
          <w:ins w:id="618" w:author="Fernandes, Richard (he, him, his | il, le, lui)" w:date="2026-05-11T12:05:00Z"/>
        </w:trPr>
        <w:tc>
          <w:tcPr>
            <w:tcW w:w="846" w:type="dxa"/>
          </w:tcPr>
          <w:p w14:paraId="641DEB69" w14:textId="77777777" w:rsidR="00F72CB5" w:rsidRPr="00283C08" w:rsidRDefault="00F72CB5">
            <w:pPr>
              <w:spacing w:line="276" w:lineRule="auto"/>
              <w:rPr>
                <w:ins w:id="619" w:author="Fernandes, Richard (he, him, his | il, le, lui)" w:date="2026-05-11T12:05:00Z" w16du:dateUtc="2026-05-11T16:05:00Z"/>
                <w:rFonts w:asciiTheme="minorHAnsi" w:hAnsiTheme="minorHAnsi"/>
                <w:bCs/>
                <w:sz w:val="20"/>
                <w:szCs w:val="20"/>
              </w:rPr>
            </w:pPr>
            <w:ins w:id="620" w:author="Fernandes, Richard (he, him, his | il, le, lui)" w:date="2026-05-11T12:05:00Z" w16du:dateUtc="2026-05-11T16:05:00Z">
              <w:r w:rsidRPr="00283C08">
                <w:rPr>
                  <w:rFonts w:asciiTheme="minorHAnsi" w:hAnsiTheme="minorHAnsi"/>
                  <w:bCs/>
                  <w:sz w:val="20"/>
                  <w:szCs w:val="20"/>
                </w:rPr>
                <w:t>3</w:t>
              </w:r>
            </w:ins>
          </w:p>
        </w:tc>
        <w:tc>
          <w:tcPr>
            <w:tcW w:w="8504" w:type="dxa"/>
          </w:tcPr>
          <w:p w14:paraId="6ADD102E" w14:textId="77777777" w:rsidR="00F72CB5" w:rsidRPr="00842BE3" w:rsidRDefault="00F72CB5">
            <w:pPr>
              <w:spacing w:line="276" w:lineRule="auto"/>
              <w:rPr>
                <w:ins w:id="621" w:author="Fernandes, Richard (he, him, his | il, le, lui)" w:date="2026-05-11T12:05:00Z" w16du:dateUtc="2026-05-11T16:05:00Z"/>
                <w:rFonts w:asciiTheme="minorHAnsi" w:hAnsiTheme="minorHAnsi"/>
                <w:bCs/>
                <w:sz w:val="20"/>
                <w:szCs w:val="20"/>
              </w:rPr>
            </w:pPr>
            <w:ins w:id="622" w:author="Fernandes, Richard (he, him, his | il, le, lui)" w:date="2026-05-11T12:05:00Z" w16du:dateUtc="2026-05-11T16:05:00Z">
              <w:r w:rsidRPr="00283C08">
                <w:rPr>
                  <w:rFonts w:asciiTheme="minorHAnsi" w:hAnsiTheme="minorHAnsi"/>
                  <w:bCs/>
                  <w:sz w:val="20"/>
                  <w:szCs w:val="20"/>
                </w:rPr>
                <w:t>Product thematic</w:t>
              </w:r>
              <w:r w:rsidRPr="00456011">
                <w:rPr>
                  <w:rFonts w:asciiTheme="minorHAnsi" w:hAnsiTheme="minorHAnsi" w:cs="Arial"/>
                  <w:color w:val="000000"/>
                  <w:sz w:val="20"/>
                  <w:szCs w:val="20"/>
                  <w:rPrChange w:id="623" w:author="Fernandes, Richard (he, him, his | il, le, lui)" w:date="2026-05-19T12:09:00Z" w16du:dateUtc="2026-05-19T16:09:00Z">
                    <w:rPr>
                      <w:rFonts w:ascii="Arial" w:hAnsi="Arial" w:cs="Arial"/>
                      <w:color w:val="000000"/>
                      <w:sz w:val="17"/>
                      <w:szCs w:val="17"/>
                    </w:rPr>
                  </w:rPrChange>
                </w:rPr>
                <w:t xml:space="preserve"> quality is validated with respect to user requirements</w:t>
              </w:r>
              <w:r w:rsidRPr="00842BE3">
                <w:rPr>
                  <w:rFonts w:asciiTheme="minorHAnsi" w:hAnsiTheme="minorHAnsi"/>
                  <w:bCs/>
                  <w:sz w:val="20"/>
                  <w:szCs w:val="20"/>
                </w:rPr>
                <w:t xml:space="preserve"> over a significant (typically &gt; 30) set of locations and time periods representing global conditions by comparison with reference in situ or other suitable reference data. Validation procedures follow community-agreed-upon good practices.</w:t>
              </w:r>
              <w:r w:rsidRPr="00842BE3">
                <w:rPr>
                  <w:rFonts w:asciiTheme="minorHAnsi" w:hAnsiTheme="minorHAnsi"/>
                  <w:bCs/>
                  <w:sz w:val="20"/>
                  <w:szCs w:val="20"/>
                </w:rPr>
                <w:br/>
                <w:t>Spatial and temporal consistency of the product, and its consistency with similar products, has been evaluated over globally representative locations and time periods.</w:t>
              </w:r>
              <w:r w:rsidRPr="00842BE3">
                <w:rPr>
                  <w:rFonts w:asciiTheme="minorHAnsi" w:hAnsiTheme="minorHAnsi"/>
                  <w:bCs/>
                  <w:sz w:val="20"/>
                  <w:szCs w:val="20"/>
                </w:rPr>
                <w:br/>
                <w:t>Results are published in the peer-reviewed literature.</w:t>
              </w:r>
            </w:ins>
          </w:p>
        </w:tc>
      </w:tr>
      <w:tr w:rsidR="00F72CB5" w:rsidRPr="00DF4D37" w14:paraId="57218144" w14:textId="77777777">
        <w:trPr>
          <w:ins w:id="624" w:author="Fernandes, Richard (he, him, his | il, le, lui)" w:date="2026-05-11T12:05:00Z"/>
        </w:trPr>
        <w:tc>
          <w:tcPr>
            <w:tcW w:w="846" w:type="dxa"/>
          </w:tcPr>
          <w:p w14:paraId="700B191E" w14:textId="77777777" w:rsidR="00F72CB5" w:rsidRPr="00842BE3" w:rsidRDefault="00F72CB5">
            <w:pPr>
              <w:spacing w:line="276" w:lineRule="auto"/>
              <w:rPr>
                <w:ins w:id="625" w:author="Fernandes, Richard (he, him, his | il, le, lui)" w:date="2026-05-11T12:05:00Z" w16du:dateUtc="2026-05-11T16:05:00Z"/>
                <w:rFonts w:asciiTheme="minorHAnsi" w:hAnsiTheme="minorHAnsi"/>
                <w:bCs/>
                <w:sz w:val="20"/>
                <w:szCs w:val="20"/>
              </w:rPr>
            </w:pPr>
            <w:ins w:id="626" w:author="Fernandes, Richard (he, him, his | il, le, lui)" w:date="2026-05-11T12:05:00Z" w16du:dateUtc="2026-05-11T16:05:00Z">
              <w:r w:rsidRPr="00842BE3">
                <w:rPr>
                  <w:rFonts w:asciiTheme="minorHAnsi" w:hAnsiTheme="minorHAnsi"/>
                  <w:color w:val="212529"/>
                  <w:sz w:val="20"/>
                  <w:szCs w:val="20"/>
                  <w:shd w:val="clear" w:color="auto" w:fill="FFFFFF"/>
                </w:rPr>
                <w:t>4</w:t>
              </w:r>
            </w:ins>
          </w:p>
        </w:tc>
        <w:tc>
          <w:tcPr>
            <w:tcW w:w="8504" w:type="dxa"/>
          </w:tcPr>
          <w:p w14:paraId="74CF7DFE" w14:textId="77777777" w:rsidR="00F72CB5" w:rsidRPr="00842BE3" w:rsidRDefault="00F72CB5">
            <w:pPr>
              <w:spacing w:line="276" w:lineRule="auto"/>
              <w:rPr>
                <w:ins w:id="627" w:author="Fernandes, Richard (he, him, his | il, le, lui)" w:date="2026-05-11T12:05:00Z" w16du:dateUtc="2026-05-11T16:05:00Z"/>
                <w:rFonts w:asciiTheme="minorHAnsi" w:hAnsiTheme="minorHAnsi"/>
                <w:bCs/>
                <w:sz w:val="20"/>
                <w:szCs w:val="20"/>
              </w:rPr>
            </w:pPr>
            <w:ins w:id="628" w:author="Fernandes, Richard (he, him, his | il, le, lui)" w:date="2026-05-11T12:05:00Z" w16du:dateUtc="2026-05-11T16:05:00Z">
              <w:r w:rsidRPr="00842BE3">
                <w:rPr>
                  <w:rFonts w:asciiTheme="minorHAnsi" w:hAnsiTheme="minorHAnsi"/>
                  <w:color w:val="212529"/>
                  <w:sz w:val="20"/>
                  <w:szCs w:val="20"/>
                  <w:shd w:val="clear" w:color="auto" w:fill="FFFFFF"/>
                </w:rPr>
                <w:t>Validation results for stage 3 are systematically updated when new product versions are released or as the interannual time series expands.</w:t>
              </w:r>
              <w:r w:rsidRPr="00842BE3">
                <w:rPr>
                  <w:rFonts w:asciiTheme="minorHAnsi" w:hAnsiTheme="minorHAnsi"/>
                  <w:color w:val="212529"/>
                  <w:sz w:val="20"/>
                  <w:szCs w:val="20"/>
                  <w:shd w:val="clear" w:color="auto" w:fill="FFFFFF"/>
                </w:rPr>
                <w:br/>
                <w:t>When appropriate for the product, p</w:t>
              </w:r>
              <w:r w:rsidRPr="00842BE3">
                <w:rPr>
                  <w:rFonts w:asciiTheme="minorHAnsi" w:hAnsiTheme="minorHAnsi"/>
                  <w:bCs/>
                  <w:sz w:val="20"/>
                  <w:szCs w:val="20"/>
                </w:rPr>
                <w:t>roduct thematic</w:t>
              </w:r>
              <w:r w:rsidRPr="00456011">
                <w:rPr>
                  <w:rFonts w:asciiTheme="minorHAnsi" w:hAnsiTheme="minorHAnsi" w:cs="Arial"/>
                  <w:color w:val="000000"/>
                  <w:sz w:val="20"/>
                  <w:szCs w:val="20"/>
                  <w:rPrChange w:id="629" w:author="Fernandes, Richard (he, him, his | il, le, lui)" w:date="2026-05-19T12:09:00Z" w16du:dateUtc="2026-05-19T16:09:00Z">
                    <w:rPr>
                      <w:rFonts w:ascii="Arial" w:hAnsi="Arial" w:cs="Arial"/>
                      <w:color w:val="000000"/>
                      <w:sz w:val="17"/>
                      <w:szCs w:val="17"/>
                    </w:rPr>
                  </w:rPrChange>
                </w:rPr>
                <w:t xml:space="preserve"> quality is validated with respect to user requirements</w:t>
              </w:r>
              <w:r w:rsidRPr="00842BE3">
                <w:rPr>
                  <w:rFonts w:asciiTheme="minorHAnsi" w:hAnsiTheme="minorHAnsi"/>
                  <w:bCs/>
                  <w:sz w:val="20"/>
                  <w:szCs w:val="20"/>
                </w:rPr>
                <w:t xml:space="preserve"> </w:t>
              </w:r>
              <w:r w:rsidRPr="00842BE3">
                <w:rPr>
                  <w:rFonts w:asciiTheme="minorHAnsi" w:hAnsiTheme="minorHAnsi"/>
                  <w:color w:val="212529"/>
                  <w:sz w:val="20"/>
                  <w:szCs w:val="20"/>
                  <w:shd w:val="clear" w:color="auto" w:fill="FFFFFF"/>
                </w:rPr>
                <w:t>using fiducial reference measurements over a global network of sites and time periods (if available).</w:t>
              </w:r>
            </w:ins>
          </w:p>
        </w:tc>
      </w:tr>
    </w:tbl>
    <w:p w14:paraId="3B69019E" w14:textId="77777777" w:rsidR="00F72CB5" w:rsidRDefault="00F72CB5" w:rsidP="00F72CB5">
      <w:pPr>
        <w:spacing w:line="360" w:lineRule="auto"/>
        <w:rPr>
          <w:ins w:id="630" w:author="Fernandes, Richard (he, him, his | il, le, lui)" w:date="2026-05-11T12:05:00Z" w16du:dateUtc="2026-05-11T16:05:00Z"/>
          <w:bCs/>
        </w:rPr>
      </w:pPr>
    </w:p>
    <w:p w14:paraId="69099576" w14:textId="77777777" w:rsidR="00F72CB5" w:rsidRDefault="00F72CB5" w:rsidP="00726728">
      <w:pPr>
        <w:spacing w:line="360" w:lineRule="auto"/>
        <w:rPr>
          <w:ins w:id="631" w:author="Fernandes, Richard (he, him, his | il, le, lui)" w:date="2026-05-11T10:52:00Z" w16du:dateUtc="2026-05-11T14:52:00Z"/>
        </w:rPr>
      </w:pPr>
    </w:p>
    <w:p w14:paraId="5EE15141" w14:textId="08762895" w:rsidR="00594713" w:rsidRDefault="007D54DA" w:rsidP="00726728">
      <w:pPr>
        <w:spacing w:line="360" w:lineRule="auto"/>
        <w:rPr>
          <w:ins w:id="632" w:author="Fernandes, Richard (he, him, his | il, le, lui)" w:date="2026-05-13T13:41:00Z" w16du:dateUtc="2026-05-13T17:41:00Z"/>
        </w:rPr>
      </w:pPr>
      <w:ins w:id="633" w:author="Fernandes, Richard (he, him, his | il, le, lui)" w:date="2026-05-15T10:17:00Z">
        <w:r w:rsidRPr="007D54DA">
          <w:t xml:space="preserve">Current CEOS good practice improves the representativeness of thematic quality statistics by conditioning them on the reference measurement, thereby reducing the range of conditions represented within each statistic (Fernandes et al., 2014). Both histogram-based (Fuster et al., xx) and weighted polynomial regression estimators (Fernandes et al., xx) have been applied for this purpose. The latter provides the additional benefit of producing unbiased statistics while accounting for </w:t>
        </w:r>
      </w:ins>
      <w:ins w:id="634" w:author="Fernandes, Richard (he, him, his | il, le, lui)" w:date="2026-05-20T11:59:00Z" w16du:dateUtc="2026-05-20T15:59:00Z">
        <w:r w:rsidR="00B33FF2">
          <w:t>FRM</w:t>
        </w:r>
      </w:ins>
      <w:ins w:id="635" w:author="Fernandes, Richard (he, him, his | il, le, lui)" w:date="2026-05-15T10:17:00Z">
        <w:r w:rsidRPr="007D54DA">
          <w:t xml:space="preserve"> uncertainty. </w:t>
        </w:r>
      </w:ins>
      <w:ins w:id="636" w:author="Fernandes, Richard (he, him, his | il, le, lui)" w:date="2026-05-20T11:59:00Z" w16du:dateUtc="2026-05-20T15:59:00Z">
        <w:r w:rsidR="004D298A">
          <w:t>Both approaches reduce the</w:t>
        </w:r>
      </w:ins>
      <w:ins w:id="637" w:author="Fernandes, Richard (he, him, his | il, le, lui)" w:date="2026-05-19T11:55:00Z" w16du:dateUtc="2026-05-19T15:55:00Z">
        <w:r w:rsidR="00330B84">
          <w:t xml:space="preserve"> sensitivity of </w:t>
        </w:r>
        <w:r w:rsidR="0053513D">
          <w:t>thematic quality statis</w:t>
        </w:r>
        <w:r w:rsidR="00330B84">
          <w:t>t</w:t>
        </w:r>
      </w:ins>
      <w:ins w:id="638" w:author="Fernandes, Richard (he, him, his | il, le, lui)" w:date="2026-05-19T11:56:00Z" w16du:dateUtc="2026-05-19T15:56:00Z">
        <w:r w:rsidR="00330B84">
          <w:t>ics to the reference sample</w:t>
        </w:r>
        <w:r w:rsidR="006A7AFF">
          <w:t>, enabling comparisons between products from</w:t>
        </w:r>
      </w:ins>
      <w:ins w:id="639" w:author="Fernandes, Richard (he, him, his | il, le, lui)" w:date="2026-05-15T10:17:00Z">
        <w:r w:rsidRPr="007D54DA">
          <w:t xml:space="preserve"> different algorithms and input FDRs (Fernandes et al., xx).</w:t>
        </w:r>
      </w:ins>
      <w:ins w:id="640" w:author="Fernandes, Richard (he, him, his | il, le, lui)" w:date="2026-05-19T11:56:00Z" w16du:dateUtc="2026-05-19T15:56:00Z">
        <w:r w:rsidR="006A7AFF">
          <w:t xml:space="preserve">    </w:t>
        </w:r>
      </w:ins>
      <w:commentRangeStart w:id="641"/>
      <w:ins w:id="642" w:author="Fernandes, Richard (he, him, his | il, le, lui)" w:date="2026-05-15T10:17:00Z">
        <w:r w:rsidR="006E34E6" w:rsidRPr="006E34E6">
          <w:t xml:space="preserve">However, </w:t>
        </w:r>
      </w:ins>
      <w:ins w:id="643" w:author="Fernandes, Richard (he, him, his | il, le, lui)" w:date="2026-05-19T11:56:00Z" w16du:dateUtc="2026-05-19T15:56:00Z">
        <w:r w:rsidR="00F92F2B">
          <w:t xml:space="preserve">quality </w:t>
        </w:r>
      </w:ins>
      <w:ins w:id="644" w:author="Fernandes, Richard (he, him, his | il, le, lui)" w:date="2026-05-19T11:57:00Z" w16du:dateUtc="2026-05-19T15:57:00Z">
        <w:r w:rsidR="00F92F2B">
          <w:t>statistics conditioned only on the reference  measurement are</w:t>
        </w:r>
      </w:ins>
      <w:ins w:id="645" w:author="Fernandes, Richard (he, him, his | il, le, lui)" w:date="2026-05-15T10:17:00Z">
        <w:r w:rsidR="006E34E6" w:rsidRPr="006E34E6">
          <w:t xml:space="preserve"> not well suited to GCOS LAI/FAPAR validation because it quantifies only the expected value of quality metrics for a given reference value, rather than the conformity of individual product estimates with user requirements. </w:t>
        </w:r>
      </w:ins>
      <w:commentRangeEnd w:id="641"/>
      <w:r w:rsidR="00451D6D" w:rsidRPr="006E34E6">
        <w:rPr>
          <w:rStyle w:val="CommentReference"/>
          <w:sz w:val="22"/>
          <w:szCs w:val="22"/>
        </w:rPr>
        <w:commentReference w:id="641"/>
      </w:r>
      <w:ins w:id="646" w:author="Fernandes, Richard (he, him, his | il, le, lui)" w:date="2026-05-15T10:17:00Z">
        <w:r w:rsidR="006E34E6" w:rsidRPr="006E34E6">
          <w:t>In addition,</w:t>
        </w:r>
      </w:ins>
      <w:ins w:id="647" w:author="Fernandes, Richard (he, him, his | il, le, lui)" w:date="2026-05-20T15:17:00Z" w16du:dateUtc="2026-05-20T19:17:00Z">
        <w:r w:rsidR="004B00DD">
          <w:t xml:space="preserve"> </w:t>
        </w:r>
      </w:ins>
      <w:ins w:id="648" w:author="Fernandes, Richard (he, him, his | il, le, lui)" w:date="2026-05-20T11:59:00Z" w16du:dateUtc="2026-05-20T15:59:00Z">
        <w:r w:rsidR="00BD310D">
          <w:t>they</w:t>
        </w:r>
      </w:ins>
      <w:ins w:id="649" w:author="Fernandes, Richard (he, him, his | il, le, lui)" w:date="2026-05-15T10:17:00Z">
        <w:r w:rsidR="006E34E6" w:rsidRPr="006E34E6">
          <w:t xml:space="preserve"> assume that conditions are fully characterized by the reference measurement, whereas other factors—including canopy clumping, woody cover, canopy optical properties, and FDR measurement error—can also influence product estimates ().</w:t>
        </w:r>
      </w:ins>
    </w:p>
    <w:p w14:paraId="519498B8" w14:textId="77777777" w:rsidR="00823E03" w:rsidRDefault="00823E03" w:rsidP="00726728">
      <w:pPr>
        <w:spacing w:line="360" w:lineRule="auto"/>
        <w:rPr>
          <w:ins w:id="650" w:author="Fernandes, Richard (he, him, his | il, le, lui)" w:date="2026-05-11T11:19:00Z" w16du:dateUtc="2026-05-11T15:19:00Z"/>
        </w:rPr>
      </w:pPr>
    </w:p>
    <w:p w14:paraId="744DD012" w14:textId="4E5FDA17" w:rsidR="007B02A6" w:rsidRPr="007B02A6" w:rsidRDefault="00FF1351" w:rsidP="007B02A6">
      <w:pPr>
        <w:spacing w:line="360" w:lineRule="auto"/>
        <w:rPr>
          <w:ins w:id="651" w:author="Fernandes, Richard (he, him, his | il, le, lui)" w:date="2026-05-15T10:18:00Z"/>
        </w:rPr>
      </w:pPr>
      <w:ins w:id="652" w:author="Fernandes, Richard (he, him, his | il, le, lui)" w:date="2026-05-15T10:18:00Z">
        <w:r w:rsidRPr="00FF1351">
          <w:t>Camacho et al. (</w:t>
        </w:r>
      </w:ins>
      <w:ins w:id="653" w:author="Fernandes, Richard (he, him, his | il, le, lui)" w:date="2026-05-19T11:58:00Z" w16du:dateUtc="2026-05-19T15:58:00Z">
        <w:r w:rsidR="00451D6D">
          <w:t>2025</w:t>
        </w:r>
      </w:ins>
      <w:ins w:id="654" w:author="Fernandes, Richard (he, him, his | il, le, lui)" w:date="2026-05-15T10:18:00Z">
        <w:r w:rsidRPr="00FF1351">
          <w:t>) evaluated the conformity of hectometric Sentinel-3 FAPAR estimates with mission accuracy requirements by comparing individual product estimates against</w:t>
        </w:r>
      </w:ins>
      <w:ins w:id="655" w:author="Fernandes, Richard (he, him, his | il, le, lui)" w:date="2026-05-19T11:59:00Z" w16du:dateUtc="2026-05-19T15:59:00Z">
        <w:r w:rsidR="006D3999">
          <w:t xml:space="preserve"> conciden</w:t>
        </w:r>
      </w:ins>
      <w:ins w:id="656" w:author="Fernandes, Richard (he, him, his | il, le, lui)" w:date="2026-05-20T11:59:00Z" w16du:dateUtc="2026-05-20T15:59:00Z">
        <w:r w:rsidR="00BD310D">
          <w:t>t</w:t>
        </w:r>
      </w:ins>
      <w:ins w:id="657" w:author="Fernandes, Richard (he, him, his | il, le, lui)" w:date="2026-05-20T12:00:00Z" w16du:dateUtc="2026-05-20T16:00:00Z">
        <w:r w:rsidR="00BD310D">
          <w:t xml:space="preserve"> </w:t>
        </w:r>
      </w:ins>
      <w:ins w:id="658" w:author="Fernandes, Richard (he, him, his | il, le, lui)" w:date="2026-05-19T11:59:00Z" w16du:dateUtc="2026-05-19T15:59:00Z">
        <w:r w:rsidR="006D3999">
          <w:t xml:space="preserve"> reference measurements derived by</w:t>
        </w:r>
      </w:ins>
      <w:ins w:id="659" w:author="Fernandes, Richard (he, him, his | il, le, lui)" w:date="2026-05-15T10:18:00Z">
        <w:r w:rsidRPr="00FF1351">
          <w:t xml:space="preserve"> spatially aggregat</w:t>
        </w:r>
      </w:ins>
      <w:ins w:id="660" w:author="Fernandes, Richard (he, him, his | il, le, lui)" w:date="2026-05-19T11:59:00Z" w16du:dateUtc="2026-05-19T15:59:00Z">
        <w:r w:rsidR="003A35F9">
          <w:t>ing</w:t>
        </w:r>
      </w:ins>
      <w:ins w:id="661" w:author="Fernandes, Richard (he, him, his | il, le, lui)" w:date="2026-05-15T10:18:00Z">
        <w:r w:rsidRPr="00FF1351">
          <w:t xml:space="preserve"> decametric-resolution FAPAR maps calibrated using local</w:t>
        </w:r>
      </w:ins>
      <w:ins w:id="662" w:author="Fernandes, Richard (he, him, his | il, le, lui)" w:date="2026-05-19T12:09:00Z" w16du:dateUtc="2026-05-19T16:09:00Z">
        <w:r w:rsidR="00456011">
          <w:t xml:space="preserve"> FRM</w:t>
        </w:r>
      </w:ins>
      <w:ins w:id="663" w:author="Fernandes, Richard (he, him, his | il, le, lui)" w:date="2026-05-15T10:18:00Z">
        <w:r w:rsidRPr="00FF1351">
          <w:t>. Their approach incorporated both reference measurement uncertainty, through propagation of FRM uncertainty to the reference values, and product uncertainty, using theoretical uncertainty estimates provided by the retrieval algorithm, to define a coverage interval for each comparison.</w:t>
        </w:r>
      </w:ins>
      <w:ins w:id="664" w:author="Fernandes, Richard (he, him, his | il, le, lui)" w:date="2026-05-19T12:09:00Z" w16du:dateUtc="2026-05-19T16:09:00Z">
        <w:r w:rsidR="002E3DAF">
          <w:t xml:space="preserve">  </w:t>
        </w:r>
      </w:ins>
      <w:ins w:id="665" w:author="Fernandes, Richard (he, him, his | il, le, lui)" w:date="2026-05-15T10:18:00Z">
        <w:r w:rsidR="007B02A6" w:rsidRPr="007B02A6">
          <w:t>While th</w:t>
        </w:r>
      </w:ins>
      <w:ins w:id="666" w:author="Fernandes, Richard (he, him, his | il, le, lui)" w:date="2026-05-20T12:00:00Z" w16du:dateUtc="2026-05-20T16:00:00Z">
        <w:r w:rsidR="007175F3">
          <w:t xml:space="preserve">eir </w:t>
        </w:r>
      </w:ins>
      <w:ins w:id="667" w:author="Fernandes, Richard (he, him, his | il, le, lui)" w:date="2026-05-15T10:18:00Z">
        <w:r w:rsidR="007B02A6" w:rsidRPr="007B02A6">
          <w:t xml:space="preserve">study highlighted the importance of incorporating both reference and product uncertainty when validating accuracy requirements, the approach has several limitations </w:t>
        </w:r>
      </w:ins>
      <w:ins w:id="668" w:author="Fernandes, Richard (he, him, his | il, le, lui)" w:date="2026-05-20T12:00:00Z" w16du:dateUtc="2026-05-20T16:00:00Z">
        <w:r w:rsidR="007175F3">
          <w:t xml:space="preserve">as a method for </w:t>
        </w:r>
      </w:ins>
      <w:ins w:id="669" w:author="Fernandes, Richard (he, him, his | il, le, lui)" w:date="2026-05-15T10:18:00Z">
        <w:r w:rsidR="007B02A6" w:rsidRPr="007B02A6">
          <w:t>validating decametric LAI/FAPAR products against GCOS requirements within the CEOS framework:</w:t>
        </w:r>
      </w:ins>
    </w:p>
    <w:p w14:paraId="683435A0" w14:textId="5DCBD4E5" w:rsidR="007B02A6" w:rsidRPr="007B02A6" w:rsidRDefault="007B02A6" w:rsidP="007B02A6">
      <w:pPr>
        <w:spacing w:line="360" w:lineRule="auto"/>
        <w:rPr>
          <w:ins w:id="670" w:author="Fernandes, Richard (he, him, his | il, le, lui)" w:date="2026-05-15T10:18:00Z"/>
        </w:rPr>
      </w:pPr>
      <w:ins w:id="671" w:author="Fernandes, Richard (he, him, his | il, le, lui)" w:date="2026-05-15T10:18:00Z">
        <w:r w:rsidRPr="007B02A6">
          <w:t>i. CEOS require</w:t>
        </w:r>
      </w:ins>
      <w:ins w:id="672" w:author="Fernandes, Richard (he, him, his | il, le, lui)" w:date="2026-05-19T12:09:00Z" w16du:dateUtc="2026-05-19T16:09:00Z">
        <w:r w:rsidR="002E3DAF">
          <w:t>s</w:t>
        </w:r>
      </w:ins>
      <w:ins w:id="673" w:author="Fernandes, Richard (he, him, his | il, le, lui)" w:date="2026-05-15T10:18:00Z">
        <w:r w:rsidRPr="007B02A6">
          <w:t xml:space="preserve"> uncertainty to be evaluated through comparisons with reference measurements (</w:t>
        </w:r>
        <w:r w:rsidRPr="00637CBF">
          <w:rPr>
            <w:b/>
            <w:bCs/>
            <w:rPrChange w:id="674" w:author="Fernandes, Richard (he, him, his | il, le, lui)" w:date="2026-05-15T10:19:00Z" w16du:dateUtc="2026-05-15T14:19:00Z">
              <w:rPr/>
            </w:rPrChange>
          </w:rPr>
          <w:t>Type A evaluation of measurement uncertainty</w:t>
        </w:r>
        <w:r w:rsidRPr="007B02A6">
          <w:t>), whereas the study relied on producer-provided uncertainty estimates.</w:t>
        </w:r>
      </w:ins>
    </w:p>
    <w:p w14:paraId="35FA3B54" w14:textId="77777777" w:rsidR="007B02A6" w:rsidRPr="007B02A6" w:rsidRDefault="007B02A6" w:rsidP="007B02A6">
      <w:pPr>
        <w:spacing w:line="360" w:lineRule="auto"/>
        <w:rPr>
          <w:ins w:id="675" w:author="Fernandes, Richard (he, him, his | il, le, lui)" w:date="2026-05-15T10:18:00Z"/>
        </w:rPr>
      </w:pPr>
      <w:ins w:id="676" w:author="Fernandes, Richard (he, him, his | il, le, lui)" w:date="2026-05-15T10:18:00Z">
        <w:r w:rsidRPr="007B02A6">
          <w:t>ii. Stability was not assessed.</w:t>
        </w:r>
      </w:ins>
    </w:p>
    <w:p w14:paraId="5BC2D730" w14:textId="5827AFE0" w:rsidR="007B02A6" w:rsidRPr="007B02A6" w:rsidRDefault="007B02A6" w:rsidP="007B02A6">
      <w:pPr>
        <w:spacing w:line="360" w:lineRule="auto"/>
        <w:rPr>
          <w:ins w:id="677" w:author="Fernandes, Richard (he, him, his | il, le, lui)" w:date="2026-05-15T10:18:00Z"/>
        </w:rPr>
      </w:pPr>
      <w:ins w:id="678" w:author="Fernandes, Richard (he, him, his | il, le, lui)" w:date="2026-05-15T10:18:00Z">
        <w:r w:rsidRPr="007B02A6">
          <w:lastRenderedPageBreak/>
          <w:t xml:space="preserve">iii. </w:t>
        </w:r>
      </w:ins>
      <w:ins w:id="679" w:author="Fernandes, Richard (he, him, his | il, le, lui)" w:date="2026-05-19T12:10:00Z" w16du:dateUtc="2026-05-19T16:10:00Z">
        <w:r w:rsidR="00283C08">
          <w:t xml:space="preserve">Matchups, defined as </w:t>
        </w:r>
      </w:ins>
      <w:ins w:id="680" w:author="Fernandes, Richard (he, him, his | il, le, lui)" w:date="2026-05-20T12:01:00Z" w16du:dateUtc="2026-05-20T16:01:00Z">
        <w:r w:rsidR="00577ED9">
          <w:t>coincident</w:t>
        </w:r>
      </w:ins>
      <w:ins w:id="681" w:author="Fernandes, Richard (he, him, his | il, le, lui)" w:date="2026-05-19T12:10:00Z" w16du:dateUtc="2026-05-19T16:10:00Z">
        <w:r w:rsidR="00283C08">
          <w:t xml:space="preserve"> product and reference measurements, </w:t>
        </w:r>
      </w:ins>
      <w:ins w:id="682" w:author="Fernandes, Richard (he, him, his | il, le, lui)" w:date="2026-05-15T10:18:00Z">
        <w:r w:rsidRPr="007B02A6">
          <w:t xml:space="preserve"> </w:t>
        </w:r>
      </w:ins>
      <w:ins w:id="683" w:author="Fernandes, Richard (he, him, his | il, le, lui)" w:date="2026-05-20T12:01:00Z" w16du:dateUtc="2026-05-20T16:01:00Z">
        <w:r w:rsidR="00577ED9">
          <w:t>depended</w:t>
        </w:r>
      </w:ins>
      <w:ins w:id="684" w:author="Fernandes, Richard (he, him, his | il, le, lui)" w:date="2026-05-19T12:10:00Z" w16du:dateUtc="2026-05-19T16:10:00Z">
        <w:r w:rsidR="00283C08">
          <w:t xml:space="preserve"> </w:t>
        </w:r>
      </w:ins>
      <w:ins w:id="685" w:author="Fernandes, Richard (he, him, his | il, le, lui)" w:date="2026-05-15T10:18:00Z">
        <w:r w:rsidRPr="007B02A6">
          <w:t xml:space="preserve"> on reference measurements with spatial resolution more than an order of magnitude finer than the product resolution, a requirement that cannot currently be met using </w:t>
        </w:r>
      </w:ins>
      <w:ins w:id="686" w:author="Fernandes, Richard (he, him, his | il, le, lui)" w:date="2026-05-19T12:11:00Z" w16du:dateUtc="2026-05-19T16:11:00Z">
        <w:r w:rsidR="00842BE3">
          <w:t xml:space="preserve">only </w:t>
        </w:r>
      </w:ins>
      <w:ins w:id="687" w:author="Fernandes, Richard (he, him, his | il, le, lui)" w:date="2026-05-15T10:18:00Z">
        <w:r w:rsidRPr="007B02A6">
          <w:t>FRMs.</w:t>
        </w:r>
      </w:ins>
    </w:p>
    <w:p w14:paraId="5CC625D3" w14:textId="03B97103" w:rsidR="007B02A6" w:rsidRPr="007B02A6" w:rsidRDefault="007B02A6" w:rsidP="007B02A6">
      <w:pPr>
        <w:spacing w:line="360" w:lineRule="auto"/>
        <w:rPr>
          <w:ins w:id="688" w:author="Fernandes, Richard (he, him, his | il, le, lui)" w:date="2026-05-15T10:18:00Z"/>
        </w:rPr>
      </w:pPr>
      <w:ins w:id="689" w:author="Fernandes, Richard (he, him, his | il, le, lui)" w:date="2026-05-15T10:18:00Z">
        <w:r w:rsidRPr="007B02A6">
          <w:t xml:space="preserve">iv. </w:t>
        </w:r>
      </w:ins>
      <w:ins w:id="690" w:author="Fernandes, Richard (he, him, his | il, le, lui)" w:date="2026-05-20T12:01:00Z" w16du:dateUtc="2026-05-20T16:01:00Z">
        <w:r w:rsidR="00577ED9">
          <w:t>Conformity</w:t>
        </w:r>
      </w:ins>
      <w:ins w:id="691" w:author="Fernandes, Richard (he, him, his | il, le, lui)" w:date="2026-05-19T12:11:00Z" w16du:dateUtc="2026-05-19T16:11:00Z">
        <w:r w:rsidR="00842BE3">
          <w:t xml:space="preserve"> was assessed only for</w:t>
        </w:r>
      </w:ins>
      <w:ins w:id="692" w:author="Fernandes, Richard (he, him, his | il, le, lui)" w:date="2026-05-15T10:18:00Z">
        <w:r w:rsidRPr="007B02A6">
          <w:t xml:space="preserve"> product </w:t>
        </w:r>
      </w:ins>
      <w:ins w:id="693" w:author="Fernandes, Richard (he, him, his | il, le, lui)" w:date="2026-05-19T12:12:00Z" w16du:dateUtc="2026-05-19T16:12:00Z">
        <w:r w:rsidR="00842BE3">
          <w:t>measurements</w:t>
        </w:r>
      </w:ins>
      <w:ins w:id="694" w:author="Fernandes, Richard (he, him, his | il, le, lui)" w:date="2026-05-15T10:18:00Z">
        <w:r w:rsidRPr="007B02A6">
          <w:t xml:space="preserve"> coincident with reference values</w:t>
        </w:r>
      </w:ins>
      <w:ins w:id="695" w:author="Fernandes, Richard (he, him, his | il, le, lui)" w:date="2026-05-19T12:11:00Z" w16du:dateUtc="2026-05-19T16:11:00Z">
        <w:r w:rsidR="00842BE3">
          <w:t xml:space="preserve"> (Stage 3)</w:t>
        </w:r>
      </w:ins>
      <w:ins w:id="696" w:author="Fernandes, Richard (he, him, his | il, le, lui)" w:date="2026-05-15T10:18:00Z">
        <w:r w:rsidRPr="007B02A6">
          <w:t xml:space="preserve">, rather than </w:t>
        </w:r>
      </w:ins>
      <w:ins w:id="697" w:author="Fernandes, Richard (he, him, his | il, le, lui)" w:date="2026-05-19T12:11:00Z" w16du:dateUtc="2026-05-19T16:11:00Z">
        <w:r w:rsidR="00842BE3">
          <w:t xml:space="preserve">for arbitrary ongoing </w:t>
        </w:r>
      </w:ins>
      <w:ins w:id="698" w:author="Fernandes, Richard (he, him, his | il, le, lui)" w:date="2026-05-15T10:18:00Z">
        <w:r w:rsidRPr="007B02A6">
          <w:t xml:space="preserve"> product </w:t>
        </w:r>
      </w:ins>
      <w:ins w:id="699" w:author="Fernandes, Richard (he, him, his | il, le, lui)" w:date="2026-05-19T12:12:00Z" w16du:dateUtc="2026-05-19T16:12:00Z">
        <w:r w:rsidR="00842BE3">
          <w:t>measurements (Stage 4)</w:t>
        </w:r>
      </w:ins>
      <w:ins w:id="700" w:author="Fernandes, Richard (he, him, his | il, le, lui)" w:date="2026-05-15T10:18:00Z">
        <w:r w:rsidRPr="007B02A6">
          <w:t>.</w:t>
        </w:r>
      </w:ins>
    </w:p>
    <w:p w14:paraId="4823693A" w14:textId="2EC65BB2" w:rsidR="001A0575" w:rsidRDefault="001A0575" w:rsidP="001A0575">
      <w:pPr>
        <w:spacing w:line="360" w:lineRule="auto"/>
        <w:rPr>
          <w:ins w:id="701" w:author="Fernandes, Richard (he, him, his | il, le, lui)" w:date="2026-05-11T11:35:00Z" w16du:dateUtc="2026-05-11T15:35:00Z"/>
          <w:lang w:val="en-US"/>
        </w:rPr>
      </w:pPr>
    </w:p>
    <w:p w14:paraId="228984C5" w14:textId="70D1AACA" w:rsidR="00921895" w:rsidRPr="00921895" w:rsidRDefault="00921895" w:rsidP="00921895">
      <w:pPr>
        <w:spacing w:line="360" w:lineRule="auto"/>
        <w:rPr>
          <w:ins w:id="702" w:author="Fernandes, Richard (he, him, his | il, le, lui)" w:date="2026-05-15T10:19:00Z"/>
        </w:rPr>
      </w:pPr>
      <w:ins w:id="703" w:author="Fernandes, Richard (he, him, his | il, le, lui)" w:date="2026-05-15T10:19:00Z">
        <w:r w:rsidRPr="00921895">
          <w:t xml:space="preserve">The goal of this study is to define and demonstrate a methodology for CEOS Level 4 validation of decametric-resolution LAI/FAPAR products that addresses the limitations of previous studies </w:t>
        </w:r>
      </w:ins>
      <w:ins w:id="704" w:author="Fernandes, Richard (he, him, his | il, le, lui)" w:date="2026-05-19T12:12:00Z" w16du:dateUtc="2026-05-19T16:12:00Z">
        <w:r w:rsidR="00842BE3">
          <w:t>by answering</w:t>
        </w:r>
      </w:ins>
      <w:ins w:id="705" w:author="Fernandes, Richard (he, him, his | il, le, lui)" w:date="2026-05-15T10:19:00Z">
        <w:r w:rsidRPr="00921895">
          <w:t xml:space="preserve"> three research questions:</w:t>
        </w:r>
      </w:ins>
    </w:p>
    <w:p w14:paraId="10B74B9E" w14:textId="77777777" w:rsidR="00921895" w:rsidRPr="00921895" w:rsidRDefault="00921895" w:rsidP="00921895">
      <w:pPr>
        <w:numPr>
          <w:ilvl w:val="0"/>
          <w:numId w:val="29"/>
        </w:numPr>
        <w:spacing w:line="360" w:lineRule="auto"/>
        <w:rPr>
          <w:ins w:id="706" w:author="Fernandes, Richard (he, him, his | il, le, lui)" w:date="2026-05-15T10:19:00Z"/>
        </w:rPr>
      </w:pPr>
      <w:ins w:id="707" w:author="Fernandes, Richard (he, him, his | il, le, lui)" w:date="2026-05-15T10:19:00Z">
        <w:r w:rsidRPr="00921895">
          <w:t xml:space="preserve">How can conformity with user requirements for accuracy, uncertainty, and stability be quantified from available matchups in a manner robust to measurement and matching errors? </w:t>
        </w:r>
      </w:ins>
    </w:p>
    <w:p w14:paraId="62DC9BE7" w14:textId="617555CA" w:rsidR="00921895" w:rsidRPr="00921895" w:rsidRDefault="00921895" w:rsidP="00921895">
      <w:pPr>
        <w:numPr>
          <w:ilvl w:val="0"/>
          <w:numId w:val="29"/>
        </w:numPr>
        <w:spacing w:line="360" w:lineRule="auto"/>
        <w:rPr>
          <w:ins w:id="708" w:author="Fernandes, Richard (he, him, his | il, le, lui)" w:date="2026-05-15T10:19:00Z"/>
        </w:rPr>
      </w:pPr>
      <w:ins w:id="709" w:author="Fernandes, Richard (he, him, his | il, le, lui)" w:date="2026-05-15T10:19:00Z">
        <w:r w:rsidRPr="00921895">
          <w:t>How can conformity test</w:t>
        </w:r>
      </w:ins>
      <w:ins w:id="710" w:author="Fernandes, Richard (he, him, his | il, le, lui)" w:date="2026-05-20T12:02:00Z" w16du:dateUtc="2026-05-20T16:02:00Z">
        <w:r w:rsidR="00B729D9">
          <w:t xml:space="preserve">s </w:t>
        </w:r>
      </w:ins>
      <w:ins w:id="711" w:author="Fernandes, Richard (he, him, his | il, le, lui)" w:date="2026-05-15T10:19:00Z">
        <w:r w:rsidRPr="00921895">
          <w:t xml:space="preserve">be compared between algorithms that produce different matchups? </w:t>
        </w:r>
      </w:ins>
    </w:p>
    <w:p w14:paraId="4455CCE7" w14:textId="77777777" w:rsidR="00921895" w:rsidRPr="00921895" w:rsidRDefault="00921895" w:rsidP="00921895">
      <w:pPr>
        <w:numPr>
          <w:ilvl w:val="0"/>
          <w:numId w:val="29"/>
        </w:numPr>
        <w:spacing w:line="360" w:lineRule="auto"/>
        <w:rPr>
          <w:ins w:id="712" w:author="Fernandes, Richard (he, him, his | il, le, lui)" w:date="2026-05-15T10:19:00Z"/>
        </w:rPr>
      </w:pPr>
      <w:ins w:id="713" w:author="Fernandes, Richard (he, him, his | il, le, lui)" w:date="2026-05-15T10:19:00Z">
        <w:r w:rsidRPr="00921895">
          <w:t xml:space="preserve">How can conformity with user requirements for accuracy, uncertainty, and stability be quantified for product estimates without corresponding matchups? </w:t>
        </w:r>
      </w:ins>
    </w:p>
    <w:p w14:paraId="2AA2878C" w14:textId="77777777" w:rsidR="00921895" w:rsidRPr="00921895" w:rsidRDefault="00921895" w:rsidP="00921895">
      <w:pPr>
        <w:spacing w:line="360" w:lineRule="auto"/>
        <w:rPr>
          <w:ins w:id="714" w:author="Fernandes, Richard (he, him, his | il, le, lui)" w:date="2026-05-15T10:19:00Z"/>
        </w:rPr>
      </w:pPr>
      <w:ins w:id="715" w:author="Fernandes, Richard (he, him, his | il, le, lui)" w:date="2026-05-15T10:19:00Z">
        <w:r w:rsidRPr="00921895">
          <w:t>Section 1 presents the theoretical basis of the methodology, building on the experimental design framework of the CEOS Land Cover validation protocol (xx) and QA4EO guidelines. Section 2 describes a dataset representative of a globally applicable LAI/FAPAR algorithm and associated fiducial reference measurements (FRMs). Section 3 applies the proposed framework to validate GCOS requirements, first using observed-error matchups (Stage 3) and then using a globally representative set of product estimates (Stage 4). Section 4 discusses the strengths and limitations of the approach for both the products analyzed here and other LAI/FAPAR products. Conclusions addressing the three research questions are presented in Section 5.</w:t>
        </w:r>
      </w:ins>
    </w:p>
    <w:p w14:paraId="0A8BA9BF" w14:textId="71DB3275" w:rsidR="00084682" w:rsidRDefault="00084682" w:rsidP="00084682">
      <w:pPr>
        <w:spacing w:line="360" w:lineRule="auto"/>
        <w:rPr>
          <w:ins w:id="716" w:author="Fernandes, Richard (he, him, his | il, le, lui)" w:date="2026-05-20T12:03:00Z" w16du:dateUtc="2026-05-20T16:03:00Z"/>
        </w:rPr>
      </w:pPr>
    </w:p>
    <w:p w14:paraId="0937DD1B" w14:textId="77777777" w:rsidR="0088073B" w:rsidRPr="00921895" w:rsidRDefault="0088073B" w:rsidP="00084682">
      <w:pPr>
        <w:spacing w:line="360" w:lineRule="auto"/>
        <w:rPr>
          <w:ins w:id="717" w:author="Fernandes, Richard (he, him, his | il, le, lui)" w:date="2026-05-11T11:19:00Z" w16du:dateUtc="2026-05-11T15:19:00Z"/>
          <w:rPrChange w:id="718" w:author="Fernandes, Richard (he, him, his | il, le, lui)" w:date="2026-05-15T10:19:00Z" w16du:dateUtc="2026-05-15T14:19:00Z">
            <w:rPr>
              <w:ins w:id="719" w:author="Fernandes, Richard (he, him, his | il, le, lui)" w:date="2026-05-11T11:19:00Z" w16du:dateUtc="2026-05-11T15:19:00Z"/>
              <w:lang w:val="en-US"/>
            </w:rPr>
          </w:rPrChange>
        </w:rPr>
      </w:pPr>
    </w:p>
    <w:p w14:paraId="61CD5C2F" w14:textId="190AB1AD" w:rsidR="001A1F52" w:rsidRDefault="00F72CB5">
      <w:pPr>
        <w:pStyle w:val="Heading1"/>
        <w:rPr>
          <w:ins w:id="720" w:author="Fernandes, Richard (he, him, his | il, le, lui)" w:date="2026-05-11T12:08:00Z" w16du:dateUtc="2026-05-11T16:08:00Z"/>
        </w:rPr>
        <w:pPrChange w:id="721" w:author="Fernandes, Richard (he, him, his | il, le, lui)" w:date="2026-05-13T10:36:00Z" w16du:dateUtc="2026-05-13T14:36:00Z">
          <w:pPr>
            <w:pStyle w:val="ListParagraph"/>
            <w:numPr>
              <w:numId w:val="8"/>
            </w:numPr>
            <w:spacing w:line="360" w:lineRule="auto"/>
            <w:ind w:left="360" w:hanging="360"/>
          </w:pPr>
        </w:pPrChange>
      </w:pPr>
      <w:ins w:id="722" w:author="Fernandes, Richard (he, him, his | il, le, lui)" w:date="2026-05-11T12:05:00Z" w16du:dateUtc="2026-05-11T16:05:00Z">
        <w:r>
          <w:lastRenderedPageBreak/>
          <w:t>Theory</w:t>
        </w:r>
      </w:ins>
    </w:p>
    <w:p w14:paraId="57D1B144" w14:textId="77777777" w:rsidR="001A1F52" w:rsidRDefault="001A1F52">
      <w:pPr>
        <w:pStyle w:val="ListParagraph"/>
        <w:spacing w:line="360" w:lineRule="auto"/>
        <w:ind w:left="1440"/>
        <w:rPr>
          <w:ins w:id="723" w:author="Fernandes, Richard (he, him, his | il, le, lui)" w:date="2026-05-11T12:07:00Z" w16du:dateUtc="2026-05-11T16:07:00Z"/>
        </w:rPr>
        <w:pPrChange w:id="724" w:author="Fernandes, Richard (he, him, his | il, le, lui)" w:date="2026-05-11T12:08:00Z" w16du:dateUtc="2026-05-11T16:08:00Z">
          <w:pPr>
            <w:spacing w:line="360" w:lineRule="auto"/>
          </w:pPr>
        </w:pPrChange>
      </w:pPr>
    </w:p>
    <w:p w14:paraId="5432C9A3" w14:textId="33D613D7" w:rsidR="00BB0F39" w:rsidRDefault="00410844">
      <w:pPr>
        <w:pStyle w:val="Heading2"/>
        <w:rPr>
          <w:ins w:id="725" w:author="Fernandes, Richard (he, him, his | il, le, lui)" w:date="2026-05-11T12:08:00Z" w16du:dateUtc="2026-05-11T16:08:00Z"/>
        </w:rPr>
        <w:pPrChange w:id="726" w:author="Fernandes, Richard (he, him, his | il, le, lui)" w:date="2026-05-13T10:36:00Z" w16du:dateUtc="2026-05-13T14:36:00Z">
          <w:pPr>
            <w:spacing w:line="360" w:lineRule="auto"/>
          </w:pPr>
        </w:pPrChange>
      </w:pPr>
      <w:ins w:id="727" w:author="Fernandes, Richard (he, him, his | il, le, lui)" w:date="2026-05-11T13:51:00Z" w16du:dateUtc="2026-05-11T17:51:00Z">
        <w:r>
          <w:t>2.1</w:t>
        </w:r>
        <w:r>
          <w:tab/>
        </w:r>
      </w:ins>
      <w:ins w:id="728" w:author="Fernandes, Richard (he, him, his | il, le, lui)" w:date="2026-05-11T12:07:00Z" w16du:dateUtc="2026-05-11T16:07:00Z">
        <w:r w:rsidR="00BB0F39">
          <w:t xml:space="preserve">User Requirement </w:t>
        </w:r>
      </w:ins>
      <w:ins w:id="729" w:author="Fernandes, Richard (he, him, his | il, le, lui)" w:date="2026-05-13T14:58:00Z" w16du:dateUtc="2026-05-13T18:58:00Z">
        <w:r w:rsidR="00495C4F">
          <w:t>Specification</w:t>
        </w:r>
      </w:ins>
    </w:p>
    <w:p w14:paraId="41284F82" w14:textId="77777777" w:rsidR="00BB0F39" w:rsidRDefault="00BB0F39" w:rsidP="00F72CB5">
      <w:pPr>
        <w:spacing w:line="360" w:lineRule="auto"/>
        <w:rPr>
          <w:ins w:id="730" w:author="Fernandes, Richard (he, him, his | il, le, lui)" w:date="2026-05-11T12:08:00Z" w16du:dateUtc="2026-05-11T16:08:00Z"/>
        </w:rPr>
      </w:pPr>
    </w:p>
    <w:p w14:paraId="53903992" w14:textId="77777777" w:rsidR="00BB0F39" w:rsidRDefault="00BB0F39" w:rsidP="00BB0F39">
      <w:pPr>
        <w:spacing w:line="360" w:lineRule="auto"/>
        <w:rPr>
          <w:ins w:id="731" w:author="Fernandes, Richard (he, him, his | il, le, lui)" w:date="2026-05-11T12:08:00Z" w16du:dateUtc="2026-05-11T16:08:00Z"/>
        </w:rPr>
      </w:pPr>
      <w:ins w:id="732" w:author="Fernandes, Richard (he, him, his | il, le, lui)" w:date="2026-05-11T12:08:00Z" w16du:dateUtc="2026-05-11T16:08:00Z">
        <w:r>
          <w:t xml:space="preserve">A </w:t>
        </w:r>
        <w:r w:rsidRPr="000814DE">
          <w:t>user requirement</w:t>
        </w:r>
        <w:r>
          <w:t xml:space="preserve">  </w:t>
        </w:r>
        <w:commentRangeStart w:id="733"/>
        <w:r w:rsidRPr="005B3472">
          <w:rPr>
            <w:rPrChange w:id="734" w:author="Fernandes, Richard (he, him, his | il, le, lui)" w:date="2026-05-20T12:04:00Z" w16du:dateUtc="2026-05-20T16:04:00Z">
              <w:rPr>
                <w:b/>
                <w:bCs/>
              </w:rPr>
            </w:rPrChange>
          </w:rPr>
          <w:t>specification</w:t>
        </w:r>
        <w:commentRangeEnd w:id="733"/>
        <w:r w:rsidRPr="005B3472">
          <w:rPr>
            <w:rStyle w:val="CommentReference"/>
            <w:sz w:val="22"/>
            <w:szCs w:val="22"/>
          </w:rPr>
          <w:commentReference w:id="733"/>
        </w:r>
        <w:r w:rsidRPr="005B3472">
          <w:t xml:space="preserve"> is</w:t>
        </w:r>
        <w:r>
          <w:t xml:space="preserve"> a document that defines:</w:t>
        </w:r>
      </w:ins>
    </w:p>
    <w:p w14:paraId="5EFD6FA7" w14:textId="1BCC248F" w:rsidR="00BB0F39" w:rsidRDefault="00BB0F39" w:rsidP="00BB0F39">
      <w:pPr>
        <w:pStyle w:val="ListParagraph"/>
        <w:numPr>
          <w:ilvl w:val="0"/>
          <w:numId w:val="4"/>
        </w:numPr>
        <w:spacing w:line="360" w:lineRule="auto"/>
        <w:rPr>
          <w:ins w:id="735" w:author="Fernandes, Richard (he, him, his | il, le, lui)" w:date="2026-05-11T12:08:00Z" w16du:dateUtc="2026-05-11T16:08:00Z"/>
        </w:rPr>
      </w:pPr>
      <w:ins w:id="736" w:author="Fernandes, Richard (he, him, his | il, le, lui)" w:date="2026-05-11T12:08:00Z" w16du:dateUtc="2026-05-11T16:08:00Z">
        <w:r>
          <w:t xml:space="preserve"> </w:t>
        </w:r>
        <w:r w:rsidR="007A31D4" w:rsidRPr="00FB578C">
          <w:rPr>
            <w:b/>
            <w:bCs/>
          </w:rPr>
          <w:t>M</w:t>
        </w:r>
        <w:r w:rsidRPr="00FB578C">
          <w:rPr>
            <w:b/>
            <w:bCs/>
          </w:rPr>
          <w:t>easurands</w:t>
        </w:r>
      </w:ins>
      <w:ins w:id="737" w:author="Fernandes, Richard (he, him, his | il, le, lui)" w:date="2026-05-11T12:39:00Z" w16du:dateUtc="2026-05-11T16:39:00Z">
        <w:r w:rsidR="007A31D4">
          <w:rPr>
            <w:b/>
            <w:bCs/>
          </w:rPr>
          <w:t xml:space="preserve"> </w:t>
        </w:r>
        <w:r w:rsidR="007A31D4">
          <w:t>(</w:t>
        </w:r>
      </w:ins>
      <m:oMath>
        <m:r>
          <w:ins w:id="738" w:author="Fernandes, Richard (he, him, his | il, le, lui)" w:date="2026-05-11T12:39:00Z" w16du:dateUtc="2026-05-11T16:39:00Z">
            <w:rPr>
              <w:rFonts w:ascii="Cambria Math" w:hAnsi="Cambria Math"/>
            </w:rPr>
            <m:t>y</m:t>
          </w:ins>
        </m:r>
      </m:oMath>
      <w:ins w:id="739" w:author="Fernandes, Richard (he, him, his | il, le, lui)" w:date="2026-05-11T12:39:00Z" w16du:dateUtc="2026-05-11T16:39:00Z">
        <w:r w:rsidR="007A31D4">
          <w:t>),</w:t>
        </w:r>
      </w:ins>
      <w:ins w:id="740" w:author="Fernandes, Richard (he, him, his | il, le, lui)" w:date="2026-05-11T12:08:00Z" w16du:dateUtc="2026-05-11T16:08:00Z">
        <w:r w:rsidRPr="00FB578C">
          <w:rPr>
            <w:b/>
            <w:bCs/>
          </w:rPr>
          <w:t xml:space="preserve"> </w:t>
        </w:r>
        <w:r w:rsidRPr="00EA6B8E">
          <w:t>the particular quantity subject to measurement</w:t>
        </w:r>
        <w:r>
          <w:t xml:space="preserve"> (e.g. LAI\FAPAR)</w:t>
        </w:r>
        <w:r w:rsidRPr="00EA6B8E">
          <w:t>,</w:t>
        </w:r>
      </w:ins>
    </w:p>
    <w:p w14:paraId="3BB13CCC" w14:textId="504C2CBB" w:rsidR="00BB0F39" w:rsidRDefault="00BB0F39" w:rsidP="00BB0F39">
      <w:pPr>
        <w:pStyle w:val="ListParagraph"/>
        <w:numPr>
          <w:ilvl w:val="0"/>
          <w:numId w:val="4"/>
        </w:numPr>
        <w:spacing w:line="360" w:lineRule="auto"/>
        <w:rPr>
          <w:ins w:id="741" w:author="Fernandes, Richard (he, him, his | il, le, lui)" w:date="2026-05-11T12:08:00Z" w16du:dateUtc="2026-05-11T16:08:00Z"/>
        </w:rPr>
      </w:pPr>
      <w:ins w:id="742" w:author="Fernandes, Richard (he, him, his | il, le, lui)" w:date="2026-05-11T12:08:00Z" w16du:dateUtc="2026-05-11T16:08:00Z">
        <w:r>
          <w:t xml:space="preserve">required </w:t>
        </w:r>
        <w:commentRangeStart w:id="743"/>
        <w:r>
          <w:rPr>
            <w:b/>
            <w:bCs/>
          </w:rPr>
          <w:t>parameters</w:t>
        </w:r>
      </w:ins>
      <w:ins w:id="744" w:author="Fernandes, Richard (he, him, his | il, le, lui)" w:date="2026-05-19T12:12:00Z" w16du:dateUtc="2026-05-19T16:12:00Z">
        <w:r w:rsidR="008E1AA6">
          <w:rPr>
            <w:b/>
            <w:bCs/>
          </w:rPr>
          <w:t xml:space="preserve"> </w:t>
        </w:r>
        <w:r w:rsidR="008E1AA6">
          <w:t>(</w:t>
        </w:r>
      </w:ins>
      <m:oMath>
        <m:bar>
          <m:barPr>
            <m:ctrlPr>
              <w:ins w:id="745" w:author="Fernandes, Richard (he, him, his | il, le, lui)" w:date="2026-05-19T12:13:00Z" w16du:dateUtc="2026-05-19T16:13:00Z">
                <w:rPr>
                  <w:rFonts w:ascii="Cambria Math" w:hAnsi="Cambria Math"/>
                  <w:i/>
                </w:rPr>
              </w:ins>
            </m:ctrlPr>
          </m:barPr>
          <m:e>
            <m:r>
              <w:ins w:id="746" w:author="Fernandes, Richard (he, him, his | il, le, lui)" w:date="2026-05-19T12:13:00Z" w16du:dateUtc="2026-05-19T16:13:00Z">
                <w:rPr>
                  <w:rFonts w:ascii="Cambria Math" w:hAnsi="Cambria Math"/>
                </w:rPr>
                <m:t>x</m:t>
              </w:ins>
            </m:r>
          </m:e>
        </m:bar>
      </m:oMath>
      <w:ins w:id="747" w:author="Fernandes, Richard (he, him, his | il, le, lui)" w:date="2026-05-19T12:12:00Z" w16du:dateUtc="2026-05-19T16:12:00Z">
        <w:r w:rsidR="008E1AA6">
          <w:t>)</w:t>
        </w:r>
      </w:ins>
      <w:ins w:id="748" w:author="Fernandes, Richard (he, him, his | il, le, lui)" w:date="2026-05-11T12:08:00Z" w16du:dateUtc="2026-05-11T16:08:00Z">
        <w:r>
          <w:t xml:space="preserve">, </w:t>
        </w:r>
        <w:commentRangeEnd w:id="743"/>
        <w:r>
          <w:rPr>
            <w:rStyle w:val="CommentReference"/>
            <w:sz w:val="22"/>
            <w:szCs w:val="22"/>
          </w:rPr>
          <w:commentReference w:id="743"/>
        </w:r>
      </w:ins>
      <w:ins w:id="749" w:author="Fernandes, Richard (he, him, his | il, le, lui)" w:date="2026-05-13T15:09:00Z" w16du:dateUtc="2026-05-13T19:09:00Z">
        <w:r w:rsidR="0050195A">
          <w:t xml:space="preserve">known </w:t>
        </w:r>
      </w:ins>
      <w:ins w:id="750" w:author="Fernandes, Richard (he, him, his | il, le, lui)" w:date="2026-05-11T12:08:00Z" w16du:dateUtc="2026-05-11T16:08:00Z">
        <w:r>
          <w:t xml:space="preserve">quantitative characteristics </w:t>
        </w:r>
      </w:ins>
      <w:ins w:id="751" w:author="Fernandes, Richard (he, him, his | il, le, lui)" w:date="2026-05-19T12:13:00Z" w16du:dateUtc="2026-05-19T16:13:00Z">
        <w:r w:rsidR="008D5F71">
          <w:t xml:space="preserve">associated </w:t>
        </w:r>
      </w:ins>
      <w:ins w:id="752" w:author="Fernandes, Richard (he, him, his | il, le, lui)" w:date="2026-05-11T12:08:00Z" w16du:dateUtc="2026-05-11T16:08:00Z">
        <w:r>
          <w:t xml:space="preserve"> product measurements (</w:t>
        </w:r>
      </w:ins>
      <m:oMath>
        <m:acc>
          <m:accPr>
            <m:ctrlPr>
              <w:ins w:id="753" w:author="Fernandes, Richard (he, him, his | il, le, lui)" w:date="2026-05-11T12:08:00Z" w16du:dateUtc="2026-05-11T16:08:00Z">
                <w:rPr>
                  <w:rFonts w:ascii="Cambria Math" w:hAnsi="Cambria Math"/>
                  <w:bCs/>
                  <w:i/>
                </w:rPr>
              </w:ins>
            </m:ctrlPr>
          </m:accPr>
          <m:e>
            <m:r>
              <w:ins w:id="754" w:author="Fernandes, Richard (he, him, his | il, le, lui)" w:date="2026-05-11T12:08:00Z" w16du:dateUtc="2026-05-11T16:08:00Z">
                <w:rPr>
                  <w:rFonts w:ascii="Cambria Math" w:hAnsi="Cambria Math"/>
                </w:rPr>
                <m:t>y</m:t>
              </w:ins>
            </m:r>
          </m:e>
        </m:acc>
      </m:oMath>
      <w:ins w:id="755" w:author="Fernandes, Richard (he, him, his | il, le, lui)" w:date="2026-05-11T12:08:00Z" w16du:dateUtc="2026-05-11T16:08:00Z">
        <w:r>
          <w:t>)</w:t>
        </w:r>
      </w:ins>
      <w:ins w:id="756" w:author="Fernandes, Richard (he, him, his | il, le, lui)" w:date="2026-05-19T12:14:00Z" w16du:dateUtc="2026-05-19T16:14:00Z">
        <w:r w:rsidR="008D5F71">
          <w:t xml:space="preserve"> </w:t>
        </w:r>
      </w:ins>
      <w:ins w:id="757" w:author="Fernandes, Richard (he, him, his | il, le, lui)" w:date="2026-05-11T12:08:00Z" w16du:dateUtc="2026-05-11T16:08:00Z">
        <w:r>
          <w:t xml:space="preserve">(e.g. </w:t>
        </w:r>
      </w:ins>
      <w:ins w:id="758" w:author="Fernandes, Richard (he, him, his | il, le, lui)" w:date="2026-05-11T12:23:00Z" w16du:dateUtc="2026-05-11T16:23:00Z">
        <w:r w:rsidR="00F17972">
          <w:t xml:space="preserve">mapping units, </w:t>
        </w:r>
      </w:ins>
      <w:ins w:id="759" w:author="Fernandes, Richard (he, him, his | il, le, lui)" w:date="2026-05-11T12:08:00Z" w16du:dateUtc="2026-05-11T16:08:00Z">
        <w:r>
          <w:t>the estimated  LAI or FAPAR uncertainty</w:t>
        </w:r>
      </w:ins>
      <w:ins w:id="760" w:author="Fernandes, Richard (he, him, his | il, le, lui)" w:date="2026-05-19T12:14:00Z" w16du:dateUtc="2026-05-19T16:14:00Z">
        <w:r w:rsidR="008D5F71">
          <w:t xml:space="preserve">, in-situ </w:t>
        </w:r>
        <w:r w:rsidR="000F474F">
          <w:t>conditions</w:t>
        </w:r>
      </w:ins>
      <w:ins w:id="761" w:author="Fernandes, Richard (he, him, his | il, le, lui)" w:date="2026-05-11T12:08:00Z" w16du:dateUtc="2026-05-11T16:08:00Z">
        <w:r>
          <w:t>)</w:t>
        </w:r>
      </w:ins>
    </w:p>
    <w:p w14:paraId="712DC147" w14:textId="643D8AED" w:rsidR="001A1F52" w:rsidRDefault="00BB0F39" w:rsidP="00556B9F">
      <w:pPr>
        <w:pStyle w:val="ListParagraph"/>
        <w:numPr>
          <w:ilvl w:val="0"/>
          <w:numId w:val="4"/>
        </w:numPr>
        <w:spacing w:line="360" w:lineRule="auto"/>
        <w:rPr>
          <w:ins w:id="762" w:author="Fernandes, Richard (he, him, his | il, le, lui)" w:date="2026-05-20T12:13:00Z" w16du:dateUtc="2026-05-20T16:13:00Z"/>
        </w:rPr>
      </w:pPr>
      <w:ins w:id="763" w:author="Fernandes, Richard (he, him, his | il, le, lui)" w:date="2026-05-11T12:08:00Z" w16du:dateUtc="2026-05-11T16:08:00Z">
        <w:r>
          <w:t xml:space="preserve">and </w:t>
        </w:r>
        <w:r w:rsidRPr="0095310B">
          <w:rPr>
            <w:b/>
            <w:bCs/>
          </w:rPr>
          <w:t xml:space="preserve">tolerance </w:t>
        </w:r>
      </w:ins>
      <w:ins w:id="764" w:author="Fernandes, Richard (he, him, his | il, le, lui)" w:date="2026-05-20T12:06:00Z" w16du:dateUtc="2026-05-20T16:06:00Z">
        <w:r w:rsidR="009E6A5E" w:rsidRPr="0095310B">
          <w:rPr>
            <w:b/>
            <w:bCs/>
          </w:rPr>
          <w:t>limits</w:t>
        </w:r>
      </w:ins>
      <w:ins w:id="765" w:author="Fernandes, Richard (he, him, his | il, le, lui)" w:date="2026-05-11T12:08:00Z" w16du:dateUtc="2026-05-11T16:08:00Z">
        <w:r>
          <w:t xml:space="preserve">, </w:t>
        </w:r>
        <w:r w:rsidRPr="009C351A">
          <w:t xml:space="preserve">intervals of </w:t>
        </w:r>
      </w:ins>
      <w:ins w:id="766" w:author="Fernandes, Richard (he, him, his | il, le, lui)" w:date="2026-05-20T12:13:00Z" w16du:dateUtc="2026-05-20T16:13:00Z">
        <w:r w:rsidR="0095310B" w:rsidRPr="0095310B">
          <w:t>limiting values that separate intervals of permissible values of the measurand from intervals of non-permissible values</w:t>
        </w:r>
        <w:r w:rsidR="0095310B">
          <w:t>.</w:t>
        </w:r>
      </w:ins>
    </w:p>
    <w:p w14:paraId="70EDA326" w14:textId="77777777" w:rsidR="0095310B" w:rsidRDefault="0095310B">
      <w:pPr>
        <w:pStyle w:val="ListParagraph"/>
        <w:spacing w:line="360" w:lineRule="auto"/>
        <w:ind w:left="1080"/>
        <w:rPr>
          <w:ins w:id="767" w:author="Fernandes, Richard (he, him, his | il, le, lui)" w:date="2026-05-11T12:08:00Z" w16du:dateUtc="2026-05-11T16:08:00Z"/>
        </w:rPr>
        <w:pPrChange w:id="768" w:author="Fernandes, Richard (he, him, his | il, le, lui)" w:date="2026-05-20T12:13:00Z" w16du:dateUtc="2026-05-20T16:13:00Z">
          <w:pPr>
            <w:pStyle w:val="ListParagraph"/>
            <w:numPr>
              <w:numId w:val="4"/>
            </w:numPr>
            <w:spacing w:line="360" w:lineRule="auto"/>
            <w:ind w:left="1080" w:hanging="720"/>
          </w:pPr>
        </w:pPrChange>
      </w:pPr>
    </w:p>
    <w:p w14:paraId="152A37DB" w14:textId="37BF735A" w:rsidR="001A1F52" w:rsidRDefault="00410844" w:rsidP="001A1F52">
      <w:pPr>
        <w:spacing w:line="360" w:lineRule="auto"/>
        <w:rPr>
          <w:ins w:id="769" w:author="Fernandes, Richard (he, him, his | il, le, lui)" w:date="2026-05-11T12:08:00Z" w16du:dateUtc="2026-05-11T16:08:00Z"/>
        </w:rPr>
      </w:pPr>
      <w:ins w:id="770" w:author="Fernandes, Richard (he, him, his | il, le, lui)" w:date="2026-05-11T13:51:00Z" w16du:dateUtc="2026-05-11T17:51:00Z">
        <w:r>
          <w:t xml:space="preserve">2.2.1 </w:t>
        </w:r>
        <w:r>
          <w:tab/>
        </w:r>
      </w:ins>
      <w:ins w:id="771" w:author="Fernandes, Richard (he, him, his | il, le, lui)" w:date="2026-05-15T10:21:00Z" w16du:dateUtc="2026-05-15T14:21:00Z">
        <w:r w:rsidR="003A0947">
          <w:t xml:space="preserve">LAI and FAPAR </w:t>
        </w:r>
      </w:ins>
      <w:ins w:id="772" w:author="Fernandes, Richard (he, him, his | il, le, lui)" w:date="2026-05-11T12:08:00Z" w16du:dateUtc="2026-05-11T16:08:00Z">
        <w:r w:rsidR="002D67C5">
          <w:t>Measureand</w:t>
        </w:r>
      </w:ins>
    </w:p>
    <w:p w14:paraId="0D70ECBF" w14:textId="77777777" w:rsidR="002D67C5" w:rsidRDefault="002D67C5" w:rsidP="001A1F52">
      <w:pPr>
        <w:spacing w:line="360" w:lineRule="auto"/>
        <w:rPr>
          <w:ins w:id="773" w:author="Fernandes, Richard (he, him, his | il, le, lui)" w:date="2026-05-11T12:08:00Z" w16du:dateUtc="2026-05-11T16:08:00Z"/>
        </w:rPr>
      </w:pPr>
    </w:p>
    <w:p w14:paraId="4E2F9BCF" w14:textId="696C878B" w:rsidR="00B57FC9" w:rsidRPr="00B57FC9" w:rsidRDefault="00570AF0" w:rsidP="00B57FC9">
      <w:pPr>
        <w:spacing w:line="360" w:lineRule="auto"/>
        <w:rPr>
          <w:ins w:id="774" w:author="Fernandes, Richard (he, him, his | il, le, lui)" w:date="2026-05-15T10:22:00Z"/>
        </w:rPr>
      </w:pPr>
      <w:ins w:id="775" w:author="Fernandes, Richard (he, him, his | il, le, lui)" w:date="2026-05-15T10:21:00Z">
        <w:r w:rsidRPr="00570AF0">
          <w:t xml:space="preserve">LAI and FAPAR measurands must be defined in the user requirement specification. </w:t>
        </w:r>
      </w:ins>
      <w:ins w:id="776" w:author="Fernandes, Richard (he, him, his | il, le, lui)" w:date="2026-05-19T12:14:00Z" w16du:dateUtc="2026-05-19T16:14:00Z">
        <w:r w:rsidR="006A4935">
          <w:t xml:space="preserve">  Th</w:t>
        </w:r>
      </w:ins>
      <w:ins w:id="777" w:author="Fernandes, Richard (he, him, his | il, le, lui)" w:date="2026-05-19T12:15:00Z" w16du:dateUtc="2026-05-19T16:15:00Z">
        <w:r w:rsidR="006A4935">
          <w:t xml:space="preserve">ese definitions will have associated </w:t>
        </w:r>
      </w:ins>
      <w:ins w:id="778" w:author="Fernandes, Richard (he, him, his | il, le, lui)" w:date="2026-05-19T12:20:00Z" w16du:dateUtc="2026-05-19T16:20:00Z">
        <w:r w:rsidR="008A0BE7" w:rsidRPr="00B57FC9">
          <w:rPr>
            <w:b/>
            <w:bCs/>
          </w:rPr>
          <w:t>definitional uncertainty</w:t>
        </w:r>
        <w:r w:rsidR="008A0BE7" w:rsidRPr="00B57FC9">
          <w:t>—</w:t>
        </w:r>
      </w:ins>
      <w:ins w:id="779" w:author="Fernandes, Richard (he, him, his | il, le, lui)" w:date="2026-05-20T12:13:00Z" w16du:dateUtc="2026-05-20T16:13:00Z">
        <w:r w:rsidR="002D18BC">
          <w:t xml:space="preserve"> </w:t>
        </w:r>
      </w:ins>
      <w:ins w:id="780" w:author="Fernandes, Richard (he, him, his | il, le, lui)" w:date="2026-05-19T12:20:00Z" w16du:dateUtc="2026-05-19T16:20:00Z">
        <w:r w:rsidR="008A0BE7" w:rsidRPr="00B57FC9">
          <w:t>arising from the finite specificity of a measurand definition</w:t>
        </w:r>
      </w:ins>
      <w:ins w:id="781" w:author="Fernandes, Richard (he, him, his | il, le, lui)" w:date="2026-05-19T12:16:00Z" w16du:dateUtc="2026-05-19T16:16:00Z">
        <w:r w:rsidR="0034362D">
          <w:t xml:space="preserve">.  </w:t>
        </w:r>
      </w:ins>
      <w:ins w:id="782" w:author="Fernandes, Richard (he, him, his | il, le, lui)" w:date="2026-05-19T12:15:00Z" w16du:dateUtc="2026-05-19T16:15:00Z">
        <w:r w:rsidR="006A4935">
          <w:t xml:space="preserve"> </w:t>
        </w:r>
      </w:ins>
      <w:ins w:id="783" w:author="Fernandes, Richard (he, him, his | il, le, lui)" w:date="2026-05-15T10:21:00Z">
        <w:r w:rsidRPr="00570AF0">
          <w:t xml:space="preserve">GCOS provides global definitions for LAI and FAPAR (Table 1) </w:t>
        </w:r>
      </w:ins>
      <w:ins w:id="784" w:author="Fernandes, Richard (he, him, his | il, le, lui)" w:date="2026-05-19T12:16:00Z" w16du:dateUtc="2026-05-19T16:16:00Z">
        <w:r w:rsidR="00AB3103">
          <w:t xml:space="preserve">but </w:t>
        </w:r>
      </w:ins>
      <w:ins w:id="785" w:author="Fernandes, Richard (he, him, his | il, le, lui)" w:date="2026-05-19T12:17:00Z" w16du:dateUtc="2026-05-19T16:17:00Z">
        <w:r w:rsidR="00AB3103">
          <w:t xml:space="preserve">these will have </w:t>
        </w:r>
        <w:r w:rsidR="009F3695">
          <w:t>varying levels of uncertainty for</w:t>
        </w:r>
      </w:ins>
      <w:ins w:id="786" w:author="Fernandes, Richard (he, him, his | il, le, lui)" w:date="2026-05-15T10:21:00Z">
        <w:r w:rsidRPr="00570AF0">
          <w:t xml:space="preserve"> specific </w:t>
        </w:r>
      </w:ins>
      <w:ins w:id="787" w:author="Fernandes, Richard (he, him, his | il, le, lui)" w:date="2026-05-19T12:17:00Z" w16du:dateUtc="2026-05-19T16:17:00Z">
        <w:r w:rsidR="009F3695">
          <w:t xml:space="preserve">conditions due to </w:t>
        </w:r>
        <w:r w:rsidR="00931B60">
          <w:t>natural variability</w:t>
        </w:r>
      </w:ins>
      <w:ins w:id="788" w:author="Fernandes, Richard (he, him, his | il, le, lui)" w:date="2026-05-19T12:18:00Z" w16du:dateUtc="2026-05-19T16:18:00Z">
        <w:r w:rsidR="00931B60">
          <w:t xml:space="preserve"> within </w:t>
        </w:r>
      </w:ins>
      <w:ins w:id="789" w:author="Fernandes, Richard (he, him, his | il, le, lui)" w:date="2026-05-19T12:19:00Z" w16du:dateUtc="2026-05-19T16:19:00Z">
        <w:r w:rsidR="00CC5F9F">
          <w:t>ecosystems</w:t>
        </w:r>
      </w:ins>
      <w:ins w:id="790" w:author="Fernandes, Richard (he, him, his | il, le, lui)" w:date="2026-05-15T10:21:00Z">
        <w:r w:rsidRPr="00570AF0">
          <w:t>.</w:t>
        </w:r>
      </w:ins>
      <w:ins w:id="791" w:author="Fernandes, Richard (he, him, his | il, le, lui)" w:date="2026-05-19T12:18:00Z" w16du:dateUtc="2026-05-19T16:18:00Z">
        <w:r w:rsidR="00931B60">
          <w:t xml:space="preserve">  </w:t>
        </w:r>
        <w:r w:rsidR="00CC5F9F">
          <w:t xml:space="preserve">For example, GCOS does not clearly define the condition “green” </w:t>
        </w:r>
      </w:ins>
      <w:ins w:id="792" w:author="Fernandes, Richard (he, him, his | il, le, lui)" w:date="2026-05-19T12:19:00Z" w16du:dateUtc="2026-05-19T16:19:00Z">
        <w:r w:rsidR="00CC5F9F">
          <w:t xml:space="preserve">with respect to LAI or the adjective “effectively” </w:t>
        </w:r>
      </w:ins>
      <w:ins w:id="793" w:author="Fernandes, Richard (he, him, his | il, le, lui)" w:date="2026-05-20T12:14:00Z" w16du:dateUtc="2026-05-20T16:14:00Z">
        <w:r w:rsidR="00BA27E1">
          <w:t>with respect to FAPAR</w:t>
        </w:r>
      </w:ins>
      <w:ins w:id="794" w:author="Fernandes, Richard (he, him, his | il, le, lui)" w:date="2026-05-19T12:19:00Z" w16du:dateUtc="2026-05-19T16:19:00Z">
        <w:r w:rsidR="00CC5F9F">
          <w:t xml:space="preserve">.  </w:t>
        </w:r>
      </w:ins>
      <w:ins w:id="795" w:author="Fernandes, Richard (he, him, his | il, le, lui)" w:date="2026-05-15T10:21:00Z">
        <w:r w:rsidRPr="00570AF0">
          <w:t xml:space="preserve"> </w:t>
        </w:r>
      </w:ins>
      <w:ins w:id="796" w:author="Fernandes, Richard (he, him, his | il, le, lui)" w:date="2026-05-19T12:20:00Z" w16du:dateUtc="2026-05-19T16:20:00Z">
        <w:r w:rsidR="00CC5F9F">
          <w:t xml:space="preserve">  </w:t>
        </w:r>
      </w:ins>
      <w:ins w:id="797" w:author="Fernandes, Richard (he, him, his | il, le, lui)" w:date="2026-05-15T10:22:00Z">
        <w:r w:rsidR="00B57FC9" w:rsidRPr="00B57FC9">
          <w:t xml:space="preserve">To reduce ambiguity, CEOS has published proposed clarifications of the GCOS definitions (Table 3; Fernandes et al., xx, xx). These clarifications identify excluded conditions and highlight known sources of uncertainty for which community consensus on quantification has not yet been achieved. These sources of </w:t>
        </w:r>
        <w:r w:rsidR="00B57FC9" w:rsidRPr="008A0BE7">
          <w:rPr>
            <w:rPrChange w:id="798" w:author="Fernandes, Richard (he, him, his | il, le, lui)" w:date="2026-05-19T12:20:00Z" w16du:dateUtc="2026-05-19T16:20:00Z">
              <w:rPr>
                <w:b/>
                <w:bCs/>
              </w:rPr>
            </w:rPrChange>
          </w:rPr>
          <w:t>definitional uncertainty</w:t>
        </w:r>
      </w:ins>
      <w:ins w:id="799" w:author="Fernandes, Richard (he, him, his | il, le, lui)" w:date="2026-05-19T12:20:00Z" w16du:dateUtc="2026-05-19T16:20:00Z">
        <w:r w:rsidR="008A0BE7">
          <w:rPr>
            <w:b/>
            <w:bCs/>
          </w:rPr>
          <w:t xml:space="preserve"> </w:t>
        </w:r>
      </w:ins>
      <w:ins w:id="800" w:author="Fernandes, Richard (he, him, his | il, le, lui)" w:date="2026-05-15T10:22:00Z">
        <w:r w:rsidR="00B57FC9" w:rsidRPr="00B57FC9">
          <w:t xml:space="preserve">should be explicitly quantified </w:t>
        </w:r>
      </w:ins>
      <w:ins w:id="801" w:author="Fernandes, Richard (he, him, his | il, le, lui)" w:date="2026-05-19T12:20:00Z" w16du:dateUtc="2026-05-19T16:20:00Z">
        <w:r w:rsidR="008A0BE7">
          <w:t>using expert consensu</w:t>
        </w:r>
      </w:ins>
      <w:ins w:id="802" w:author="Fernandes, Richard (he, him, his | il, le, lui)" w:date="2026-05-19T12:21:00Z" w16du:dateUtc="2026-05-19T16:21:00Z">
        <w:r w:rsidR="008A0BE7">
          <w:t>s</w:t>
        </w:r>
        <w:r w:rsidR="008C6BD7">
          <w:t xml:space="preserve"> or numerical simulations</w:t>
        </w:r>
        <w:r w:rsidR="008A0BE7">
          <w:t xml:space="preserve"> (Type B uncertainty quantification) </w:t>
        </w:r>
      </w:ins>
      <w:ins w:id="803" w:author="Fernandes, Richard (he, him, his | il, le, lui)" w:date="2026-05-15T10:22:00Z">
        <w:r w:rsidR="00B57FC9" w:rsidRPr="00B57FC9">
          <w:t xml:space="preserve">and incorporated </w:t>
        </w:r>
      </w:ins>
      <w:ins w:id="804" w:author="Fernandes, Richard (he, him, his | il, le, lui)" w:date="2026-05-19T12:22:00Z" w16du:dateUtc="2026-05-19T16:22:00Z">
        <w:r w:rsidR="008C6BD7">
          <w:t>in conf</w:t>
        </w:r>
      </w:ins>
      <w:ins w:id="805" w:author="Fernandes, Richard (he, him, his | il, le, lui)" w:date="2026-05-19T12:24:00Z" w16du:dateUtc="2026-05-19T16:24:00Z">
        <w:r w:rsidR="00F959A0">
          <w:t>o</w:t>
        </w:r>
      </w:ins>
      <w:ins w:id="806" w:author="Fernandes, Richard (he, him, his | il, le, lui)" w:date="2026-05-19T12:22:00Z" w16du:dateUtc="2026-05-19T16:22:00Z">
        <w:r w:rsidR="008C6BD7">
          <w:t>rm</w:t>
        </w:r>
      </w:ins>
      <w:ins w:id="807" w:author="Fernandes, Richard (he, him, his | il, le, lui)" w:date="2026-05-19T12:24:00Z" w16du:dateUtc="2026-05-19T16:24:00Z">
        <w:r w:rsidR="00F959A0">
          <w:t>i</w:t>
        </w:r>
      </w:ins>
      <w:ins w:id="808" w:author="Fernandes, Richard (he, him, his | il, le, lui)" w:date="2026-05-19T12:22:00Z" w16du:dateUtc="2026-05-19T16:22:00Z">
        <w:r w:rsidR="008C6BD7">
          <w:t>ty tests.</w:t>
        </w:r>
      </w:ins>
    </w:p>
    <w:p w14:paraId="54D1746A" w14:textId="15F8FC5B" w:rsidR="00EE6E10" w:rsidRDefault="00EE6E10" w:rsidP="00EE6E10">
      <w:pPr>
        <w:pStyle w:val="Caption"/>
        <w:keepNext/>
        <w:rPr>
          <w:ins w:id="809" w:author="Fernandes, Richard (he, him, his | il, le, lui)" w:date="2026-05-11T12:22:00Z" w16du:dateUtc="2026-05-11T16:22:00Z"/>
        </w:rPr>
      </w:pPr>
    </w:p>
    <w:p w14:paraId="058D4863" w14:textId="2143C321" w:rsidR="00EE6E10" w:rsidRDefault="00EE6E10">
      <w:pPr>
        <w:pStyle w:val="Caption"/>
        <w:keepNext/>
        <w:rPr>
          <w:ins w:id="810" w:author="Fernandes, Richard (he, him, his | il, le, lui)" w:date="2026-05-11T12:22:00Z" w16du:dateUtc="2026-05-11T16:22:00Z"/>
        </w:rPr>
        <w:pPrChange w:id="811" w:author="Fernandes, Richard (he, him, his | il, le, lui)" w:date="2026-05-11T12:22:00Z" w16du:dateUtc="2026-05-11T16:22:00Z">
          <w:pPr/>
        </w:pPrChange>
      </w:pPr>
      <w:bookmarkStart w:id="812" w:name="_Ref229576012"/>
      <w:ins w:id="813" w:author="Fernandes, Richard (he, him, his | il, le, lui)" w:date="2026-05-11T12:22:00Z" w16du:dateUtc="2026-05-11T16:22:00Z">
        <w:r>
          <w:t xml:space="preserve">Table </w:t>
        </w:r>
        <w:r>
          <w:fldChar w:fldCharType="begin"/>
        </w:r>
        <w:r>
          <w:instrText xml:space="preserve"> SEQ Table \* ARABIC </w:instrText>
        </w:r>
      </w:ins>
      <w:r>
        <w:fldChar w:fldCharType="separate"/>
      </w:r>
      <w:ins w:id="814" w:author="Fernandes, Richard (he, him, his | il, le, lui)" w:date="2026-06-05T16:37:00Z" w16du:dateUtc="2026-06-05T20:37:00Z">
        <w:r w:rsidR="00855E90">
          <w:rPr>
            <w:noProof/>
          </w:rPr>
          <w:t>3</w:t>
        </w:r>
      </w:ins>
      <w:ins w:id="815" w:author="Fernandes, Richard (he, him, his | il, le, lui)" w:date="2026-05-11T12:22:00Z" w16du:dateUtc="2026-05-11T16:22:00Z">
        <w:r>
          <w:fldChar w:fldCharType="end"/>
        </w:r>
        <w:bookmarkEnd w:id="812"/>
        <w:r>
          <w:t xml:space="preserve">.  </w:t>
        </w:r>
        <w:r w:rsidRPr="004F3A87">
          <w:t xml:space="preserve"> GCOS definition of LAI/FAPAR measurands (WMO, 2025)  with conditions specified by CEOS (Fernandes et al., 2024a,b)</w:t>
        </w:r>
      </w:ins>
    </w:p>
    <w:tbl>
      <w:tblPr>
        <w:tblStyle w:val="TableGrid"/>
        <w:tblW w:w="9351" w:type="dxa"/>
        <w:tblLook w:val="04A0" w:firstRow="1" w:lastRow="0" w:firstColumn="1" w:lastColumn="0" w:noHBand="0" w:noVBand="1"/>
      </w:tblPr>
      <w:tblGrid>
        <w:gridCol w:w="1378"/>
        <w:gridCol w:w="2757"/>
        <w:gridCol w:w="5216"/>
      </w:tblGrid>
      <w:tr w:rsidR="00EE6E10" w:rsidRPr="000604BF" w14:paraId="50F8B576" w14:textId="77777777">
        <w:trPr>
          <w:ins w:id="816" w:author="Fernandes, Richard (he, him, his | il, le, lui)" w:date="2026-05-11T12:22:00Z"/>
        </w:trPr>
        <w:tc>
          <w:tcPr>
            <w:tcW w:w="1378" w:type="dxa"/>
          </w:tcPr>
          <w:p w14:paraId="026BFC86" w14:textId="77777777" w:rsidR="00EE6E10" w:rsidRPr="00EA6B8E" w:rsidRDefault="00EE6E10">
            <w:pPr>
              <w:spacing w:line="276" w:lineRule="auto"/>
              <w:rPr>
                <w:ins w:id="817" w:author="Fernandes, Richard (he, him, his | il, le, lui)" w:date="2026-05-11T12:22:00Z" w16du:dateUtc="2026-05-11T16:22:00Z"/>
                <w:b/>
                <w:sz w:val="20"/>
                <w:szCs w:val="20"/>
              </w:rPr>
            </w:pPr>
            <w:ins w:id="818" w:author="Fernandes, Richard (he, him, his | il, le, lui)" w:date="2026-05-11T12:22:00Z" w16du:dateUtc="2026-05-11T16:22:00Z">
              <w:r w:rsidRPr="00A530CA">
                <w:rPr>
                  <w:b/>
                  <w:sz w:val="20"/>
                  <w:szCs w:val="20"/>
                </w:rPr>
                <w:t>Measurand</w:t>
              </w:r>
            </w:ins>
          </w:p>
        </w:tc>
        <w:tc>
          <w:tcPr>
            <w:tcW w:w="2757" w:type="dxa"/>
          </w:tcPr>
          <w:p w14:paraId="03C35762" w14:textId="77777777" w:rsidR="00EE6E10" w:rsidRPr="00EE6E10" w:rsidRDefault="00EE6E10">
            <w:pPr>
              <w:spacing w:line="276" w:lineRule="auto"/>
              <w:rPr>
                <w:ins w:id="819" w:author="Fernandes, Richard (he, him, his | il, le, lui)" w:date="2026-05-11T12:22:00Z" w16du:dateUtc="2026-05-11T16:22:00Z"/>
                <w:b/>
                <w:sz w:val="20"/>
                <w:szCs w:val="20"/>
                <w:rPrChange w:id="820" w:author="Fernandes, Richard (he, him, his | il, le, lui)" w:date="2026-05-11T12:22:00Z" w16du:dateUtc="2026-05-11T16:22:00Z">
                  <w:rPr>
                    <w:ins w:id="821" w:author="Fernandes, Richard (he, him, his | il, le, lui)" w:date="2026-05-11T12:22:00Z" w16du:dateUtc="2026-05-11T16:22:00Z"/>
                    <w:bCs/>
                    <w:sz w:val="20"/>
                    <w:szCs w:val="20"/>
                  </w:rPr>
                </w:rPrChange>
              </w:rPr>
            </w:pPr>
            <w:ins w:id="822" w:author="Fernandes, Richard (he, him, his | il, le, lui)" w:date="2026-05-11T12:22:00Z" w16du:dateUtc="2026-05-11T16:22:00Z">
              <w:r w:rsidRPr="00EE6E10">
                <w:rPr>
                  <w:b/>
                  <w:sz w:val="20"/>
                  <w:szCs w:val="20"/>
                  <w:rPrChange w:id="823" w:author="Fernandes, Richard (he, him, his | il, le, lui)" w:date="2026-05-11T12:22:00Z" w16du:dateUtc="2026-05-11T16:22:00Z">
                    <w:rPr>
                      <w:bCs/>
                      <w:sz w:val="20"/>
                      <w:szCs w:val="20"/>
                    </w:rPr>
                  </w:rPrChange>
                </w:rPr>
                <w:t>Leaf Area Index</w:t>
              </w:r>
            </w:ins>
          </w:p>
        </w:tc>
        <w:tc>
          <w:tcPr>
            <w:tcW w:w="5216" w:type="dxa"/>
          </w:tcPr>
          <w:p w14:paraId="77FBEEA4" w14:textId="77777777" w:rsidR="00EE6E10" w:rsidRPr="00EE6E10" w:rsidRDefault="00EE6E10">
            <w:pPr>
              <w:spacing w:line="276" w:lineRule="auto"/>
              <w:rPr>
                <w:ins w:id="824" w:author="Fernandes, Richard (he, him, his | il, le, lui)" w:date="2026-05-11T12:22:00Z" w16du:dateUtc="2026-05-11T16:22:00Z"/>
                <w:b/>
                <w:sz w:val="20"/>
                <w:szCs w:val="20"/>
                <w:rPrChange w:id="825" w:author="Fernandes, Richard (he, him, his | il, le, lui)" w:date="2026-05-11T12:22:00Z" w16du:dateUtc="2026-05-11T16:22:00Z">
                  <w:rPr>
                    <w:ins w:id="826" w:author="Fernandes, Richard (he, him, his | il, le, lui)" w:date="2026-05-11T12:22:00Z" w16du:dateUtc="2026-05-11T16:22:00Z"/>
                    <w:bCs/>
                    <w:sz w:val="20"/>
                    <w:szCs w:val="20"/>
                  </w:rPr>
                </w:rPrChange>
              </w:rPr>
            </w:pPr>
            <w:ins w:id="827" w:author="Fernandes, Richard (he, him, his | il, le, lui)" w:date="2026-05-11T12:22:00Z" w16du:dateUtc="2026-05-11T16:22:00Z">
              <w:r w:rsidRPr="00EE6E10">
                <w:rPr>
                  <w:b/>
                  <w:sz w:val="20"/>
                  <w:szCs w:val="20"/>
                  <w:rPrChange w:id="828" w:author="Fernandes, Richard (he, him, his | il, le, lui)" w:date="2026-05-11T12:22:00Z" w16du:dateUtc="2026-05-11T16:22:00Z">
                    <w:rPr>
                      <w:bCs/>
                      <w:sz w:val="20"/>
                      <w:szCs w:val="20"/>
                    </w:rPr>
                  </w:rPrChange>
                </w:rPr>
                <w:t xml:space="preserve">Fraction of Absorbed Photosynthetically </w:t>
              </w:r>
            </w:ins>
          </w:p>
          <w:p w14:paraId="16FF0893" w14:textId="77777777" w:rsidR="00EE6E10" w:rsidRPr="00EE6E10" w:rsidRDefault="00EE6E10">
            <w:pPr>
              <w:spacing w:line="276" w:lineRule="auto"/>
              <w:rPr>
                <w:ins w:id="829" w:author="Fernandes, Richard (he, him, his | il, le, lui)" w:date="2026-05-11T12:22:00Z" w16du:dateUtc="2026-05-11T16:22:00Z"/>
                <w:b/>
                <w:sz w:val="20"/>
                <w:szCs w:val="20"/>
                <w:rPrChange w:id="830" w:author="Fernandes, Richard (he, him, his | il, le, lui)" w:date="2026-05-11T12:22:00Z" w16du:dateUtc="2026-05-11T16:22:00Z">
                  <w:rPr>
                    <w:ins w:id="831" w:author="Fernandes, Richard (he, him, his | il, le, lui)" w:date="2026-05-11T12:22:00Z" w16du:dateUtc="2026-05-11T16:22:00Z"/>
                    <w:bCs/>
                    <w:sz w:val="20"/>
                    <w:szCs w:val="20"/>
                  </w:rPr>
                </w:rPrChange>
              </w:rPr>
            </w:pPr>
            <w:ins w:id="832" w:author="Fernandes, Richard (he, him, his | il, le, lui)" w:date="2026-05-11T12:22:00Z" w16du:dateUtc="2026-05-11T16:22:00Z">
              <w:r w:rsidRPr="00EE6E10">
                <w:rPr>
                  <w:b/>
                  <w:sz w:val="20"/>
                  <w:szCs w:val="20"/>
                  <w:rPrChange w:id="833" w:author="Fernandes, Richard (he, him, his | il, le, lui)" w:date="2026-05-11T12:22:00Z" w16du:dateUtc="2026-05-11T16:22:00Z">
                    <w:rPr>
                      <w:bCs/>
                      <w:sz w:val="20"/>
                      <w:szCs w:val="20"/>
                    </w:rPr>
                  </w:rPrChange>
                </w:rPr>
                <w:lastRenderedPageBreak/>
                <w:t>Active Radiation</w:t>
              </w:r>
            </w:ins>
          </w:p>
        </w:tc>
      </w:tr>
      <w:tr w:rsidR="00EE6E10" w:rsidRPr="000604BF" w14:paraId="154D52C6" w14:textId="77777777">
        <w:trPr>
          <w:ins w:id="834" w:author="Fernandes, Richard (he, him, his | il, le, lui)" w:date="2026-05-11T12:22:00Z"/>
        </w:trPr>
        <w:tc>
          <w:tcPr>
            <w:tcW w:w="1378" w:type="dxa"/>
          </w:tcPr>
          <w:p w14:paraId="70564356" w14:textId="77777777" w:rsidR="00EE6E10" w:rsidRPr="00EE6E10" w:rsidRDefault="00EE6E10">
            <w:pPr>
              <w:spacing w:line="276" w:lineRule="auto"/>
              <w:rPr>
                <w:ins w:id="835" w:author="Fernandes, Richard (he, him, his | il, le, lui)" w:date="2026-05-11T12:22:00Z" w16du:dateUtc="2026-05-11T16:22:00Z"/>
                <w:bCs/>
                <w:sz w:val="20"/>
                <w:szCs w:val="20"/>
                <w:rPrChange w:id="836" w:author="Fernandes, Richard (he, him, his | il, le, lui)" w:date="2026-05-11T12:22:00Z" w16du:dateUtc="2026-05-11T16:22:00Z">
                  <w:rPr>
                    <w:ins w:id="837" w:author="Fernandes, Richard (he, him, his | il, le, lui)" w:date="2026-05-11T12:22:00Z" w16du:dateUtc="2026-05-11T16:22:00Z"/>
                    <w:b/>
                    <w:sz w:val="20"/>
                    <w:szCs w:val="20"/>
                  </w:rPr>
                </w:rPrChange>
              </w:rPr>
            </w:pPr>
            <w:ins w:id="838" w:author="Fernandes, Richard (he, him, his | il, le, lui)" w:date="2026-05-11T12:22:00Z" w16du:dateUtc="2026-05-11T16:22:00Z">
              <w:r w:rsidRPr="00EE6E10">
                <w:rPr>
                  <w:bCs/>
                  <w:sz w:val="20"/>
                  <w:szCs w:val="20"/>
                  <w:rPrChange w:id="839" w:author="Fernandes, Richard (he, him, his | il, le, lui)" w:date="2026-05-11T12:22:00Z" w16du:dateUtc="2026-05-11T16:22:00Z">
                    <w:rPr>
                      <w:b/>
                      <w:sz w:val="20"/>
                      <w:szCs w:val="20"/>
                    </w:rPr>
                  </w:rPrChange>
                </w:rPr>
                <w:lastRenderedPageBreak/>
                <w:t>Abbreviation</w:t>
              </w:r>
            </w:ins>
          </w:p>
        </w:tc>
        <w:tc>
          <w:tcPr>
            <w:tcW w:w="2757" w:type="dxa"/>
          </w:tcPr>
          <w:p w14:paraId="3862216B" w14:textId="77777777" w:rsidR="00EE6E10" w:rsidRPr="00EA6B8E" w:rsidRDefault="00EE6E10">
            <w:pPr>
              <w:spacing w:line="276" w:lineRule="auto"/>
              <w:rPr>
                <w:ins w:id="840" w:author="Fernandes, Richard (he, him, his | il, le, lui)" w:date="2026-05-11T12:22:00Z" w16du:dateUtc="2026-05-11T16:22:00Z"/>
                <w:bCs/>
                <w:sz w:val="20"/>
                <w:szCs w:val="20"/>
              </w:rPr>
            </w:pPr>
            <w:ins w:id="841" w:author="Fernandes, Richard (he, him, his | il, le, lui)" w:date="2026-05-11T12:22:00Z" w16du:dateUtc="2026-05-11T16:22:00Z">
              <w:r w:rsidRPr="00EA6B8E">
                <w:rPr>
                  <w:bCs/>
                  <w:sz w:val="20"/>
                  <w:szCs w:val="20"/>
                </w:rPr>
                <w:t>LAI</w:t>
              </w:r>
            </w:ins>
          </w:p>
        </w:tc>
        <w:tc>
          <w:tcPr>
            <w:tcW w:w="5216" w:type="dxa"/>
          </w:tcPr>
          <w:p w14:paraId="27A8E45C" w14:textId="77777777" w:rsidR="00EE6E10" w:rsidRPr="00EA6B8E" w:rsidRDefault="00EE6E10">
            <w:pPr>
              <w:spacing w:line="276" w:lineRule="auto"/>
              <w:rPr>
                <w:ins w:id="842" w:author="Fernandes, Richard (he, him, his | il, le, lui)" w:date="2026-05-11T12:22:00Z" w16du:dateUtc="2026-05-11T16:22:00Z"/>
                <w:bCs/>
                <w:sz w:val="20"/>
                <w:szCs w:val="20"/>
              </w:rPr>
            </w:pPr>
            <w:ins w:id="843" w:author="Fernandes, Richard (he, him, his | il, le, lui)" w:date="2026-05-11T12:22:00Z" w16du:dateUtc="2026-05-11T16:22:00Z">
              <w:r w:rsidRPr="00EA6B8E">
                <w:rPr>
                  <w:bCs/>
                  <w:sz w:val="20"/>
                  <w:szCs w:val="20"/>
                </w:rPr>
                <w:t>FAPAR</w:t>
              </w:r>
            </w:ins>
          </w:p>
        </w:tc>
      </w:tr>
      <w:tr w:rsidR="00EE6E10" w:rsidRPr="000604BF" w14:paraId="6574ECB2" w14:textId="77777777">
        <w:trPr>
          <w:ins w:id="844" w:author="Fernandes, Richard (he, him, his | il, le, lui)" w:date="2026-05-11T12:22:00Z"/>
        </w:trPr>
        <w:tc>
          <w:tcPr>
            <w:tcW w:w="1378" w:type="dxa"/>
          </w:tcPr>
          <w:p w14:paraId="526D35FE" w14:textId="77777777" w:rsidR="00EE6E10" w:rsidRPr="00EE6E10" w:rsidRDefault="00EE6E10">
            <w:pPr>
              <w:spacing w:line="276" w:lineRule="auto"/>
              <w:rPr>
                <w:ins w:id="845" w:author="Fernandes, Richard (he, him, his | il, le, lui)" w:date="2026-05-11T12:22:00Z" w16du:dateUtc="2026-05-11T16:22:00Z"/>
                <w:bCs/>
                <w:sz w:val="20"/>
                <w:szCs w:val="20"/>
                <w:rPrChange w:id="846" w:author="Fernandes, Richard (he, him, his | il, le, lui)" w:date="2026-05-11T12:22:00Z" w16du:dateUtc="2026-05-11T16:22:00Z">
                  <w:rPr>
                    <w:ins w:id="847" w:author="Fernandes, Richard (he, him, his | il, le, lui)" w:date="2026-05-11T12:22:00Z" w16du:dateUtc="2026-05-11T16:22:00Z"/>
                    <w:b/>
                    <w:sz w:val="20"/>
                    <w:szCs w:val="20"/>
                  </w:rPr>
                </w:rPrChange>
              </w:rPr>
            </w:pPr>
            <w:ins w:id="848" w:author="Fernandes, Richard (he, him, his | il, le, lui)" w:date="2026-05-11T12:22:00Z" w16du:dateUtc="2026-05-11T16:22:00Z">
              <w:r w:rsidRPr="00EE6E10">
                <w:rPr>
                  <w:bCs/>
                  <w:sz w:val="20"/>
                  <w:szCs w:val="20"/>
                  <w:rPrChange w:id="849" w:author="Fernandes, Richard (he, him, his | il, le, lui)" w:date="2026-05-11T12:22:00Z" w16du:dateUtc="2026-05-11T16:22:00Z">
                    <w:rPr>
                      <w:b/>
                      <w:sz w:val="20"/>
                      <w:szCs w:val="20"/>
                    </w:rPr>
                  </w:rPrChange>
                </w:rPr>
                <w:t>SI Symbol</w:t>
              </w:r>
            </w:ins>
          </w:p>
        </w:tc>
        <w:tc>
          <w:tcPr>
            <w:tcW w:w="2757" w:type="dxa"/>
          </w:tcPr>
          <w:p w14:paraId="42BD36BA" w14:textId="77777777" w:rsidR="00EE6E10" w:rsidRPr="00EA6B8E" w:rsidRDefault="00EE6E10">
            <w:pPr>
              <w:spacing w:line="276" w:lineRule="auto"/>
              <w:rPr>
                <w:ins w:id="850" w:author="Fernandes, Richard (he, him, his | il, le, lui)" w:date="2026-05-11T12:22:00Z" w16du:dateUtc="2026-05-11T16:22:00Z"/>
                <w:bCs/>
                <w:sz w:val="20"/>
                <w:szCs w:val="20"/>
              </w:rPr>
            </w:pPr>
            <w:ins w:id="851" w:author="Fernandes, Richard (he, him, his | il, le, lui)" w:date="2026-05-11T12:22:00Z" w16du:dateUtc="2026-05-11T16:22:00Z">
              <w:r w:rsidRPr="00EA6B8E">
                <w:rPr>
                  <w:bCs/>
                  <w:sz w:val="20"/>
                  <w:szCs w:val="20"/>
                </w:rPr>
                <w:t>None</w:t>
              </w:r>
            </w:ins>
          </w:p>
        </w:tc>
        <w:tc>
          <w:tcPr>
            <w:tcW w:w="5216" w:type="dxa"/>
          </w:tcPr>
          <w:p w14:paraId="6FE95529" w14:textId="77777777" w:rsidR="00EE6E10" w:rsidRPr="00EA6B8E" w:rsidRDefault="00EE6E10">
            <w:pPr>
              <w:spacing w:line="276" w:lineRule="auto"/>
              <w:rPr>
                <w:ins w:id="852" w:author="Fernandes, Richard (he, him, his | il, le, lui)" w:date="2026-05-11T12:22:00Z" w16du:dateUtc="2026-05-11T16:22:00Z"/>
                <w:bCs/>
                <w:sz w:val="20"/>
                <w:szCs w:val="20"/>
              </w:rPr>
            </w:pPr>
            <w:ins w:id="853" w:author="Fernandes, Richard (he, him, his | il, le, lui)" w:date="2026-05-11T12:22:00Z" w16du:dateUtc="2026-05-11T16:22:00Z">
              <w:r w:rsidRPr="00EA6B8E">
                <w:rPr>
                  <w:bCs/>
                  <w:sz w:val="20"/>
                  <w:szCs w:val="20"/>
                </w:rPr>
                <w:t>None</w:t>
              </w:r>
            </w:ins>
          </w:p>
        </w:tc>
      </w:tr>
      <w:tr w:rsidR="00EE6E10" w:rsidRPr="000604BF" w14:paraId="6AF52604" w14:textId="77777777">
        <w:trPr>
          <w:ins w:id="854" w:author="Fernandes, Richard (he, him, his | il, le, lui)" w:date="2026-05-11T12:22:00Z"/>
        </w:trPr>
        <w:tc>
          <w:tcPr>
            <w:tcW w:w="1378" w:type="dxa"/>
          </w:tcPr>
          <w:p w14:paraId="51A94A98" w14:textId="77777777" w:rsidR="00EE6E10" w:rsidRPr="00EE6E10" w:rsidRDefault="00EE6E10">
            <w:pPr>
              <w:spacing w:line="276" w:lineRule="auto"/>
              <w:rPr>
                <w:ins w:id="855" w:author="Fernandes, Richard (he, him, his | il, le, lui)" w:date="2026-05-11T12:22:00Z" w16du:dateUtc="2026-05-11T16:22:00Z"/>
                <w:bCs/>
                <w:sz w:val="20"/>
                <w:szCs w:val="20"/>
                <w:rPrChange w:id="856" w:author="Fernandes, Richard (he, him, his | il, le, lui)" w:date="2026-05-11T12:22:00Z" w16du:dateUtc="2026-05-11T16:22:00Z">
                  <w:rPr>
                    <w:ins w:id="857" w:author="Fernandes, Richard (he, him, his | il, le, lui)" w:date="2026-05-11T12:22:00Z" w16du:dateUtc="2026-05-11T16:22:00Z"/>
                    <w:b/>
                    <w:sz w:val="20"/>
                    <w:szCs w:val="20"/>
                  </w:rPr>
                </w:rPrChange>
              </w:rPr>
            </w:pPr>
            <w:ins w:id="858" w:author="Fernandes, Richard (he, him, his | il, le, lui)" w:date="2026-05-11T12:22:00Z" w16du:dateUtc="2026-05-11T16:22:00Z">
              <w:r w:rsidRPr="00EE6E10">
                <w:rPr>
                  <w:bCs/>
                  <w:sz w:val="20"/>
                  <w:szCs w:val="20"/>
                  <w:rPrChange w:id="859" w:author="Fernandes, Richard (he, him, his | il, le, lui)" w:date="2026-05-11T12:22:00Z" w16du:dateUtc="2026-05-11T16:22:00Z">
                    <w:rPr>
                      <w:b/>
                      <w:sz w:val="20"/>
                      <w:szCs w:val="20"/>
                    </w:rPr>
                  </w:rPrChange>
                </w:rPr>
                <w:t>SI Units</w:t>
              </w:r>
              <w:r w:rsidRPr="00EE6E10">
                <w:rPr>
                  <w:bCs/>
                  <w:sz w:val="20"/>
                  <w:szCs w:val="20"/>
                  <w:vertAlign w:val="superscript"/>
                  <w:rPrChange w:id="860" w:author="Fernandes, Richard (he, him, his | il, le, lui)" w:date="2026-05-11T12:22:00Z" w16du:dateUtc="2026-05-11T16:22:00Z">
                    <w:rPr>
                      <w:b/>
                      <w:sz w:val="20"/>
                      <w:szCs w:val="20"/>
                      <w:vertAlign w:val="superscript"/>
                    </w:rPr>
                  </w:rPrChange>
                </w:rPr>
                <w:t>1</w:t>
              </w:r>
            </w:ins>
          </w:p>
        </w:tc>
        <w:tc>
          <w:tcPr>
            <w:tcW w:w="2757" w:type="dxa"/>
          </w:tcPr>
          <w:p w14:paraId="669F9291" w14:textId="77777777" w:rsidR="00EE6E10" w:rsidRPr="00EA6B8E" w:rsidRDefault="00EE6E10">
            <w:pPr>
              <w:spacing w:line="276" w:lineRule="auto"/>
              <w:rPr>
                <w:ins w:id="861" w:author="Fernandes, Richard (he, him, his | il, le, lui)" w:date="2026-05-11T12:22:00Z" w16du:dateUtc="2026-05-11T16:22:00Z"/>
                <w:bCs/>
                <w:sz w:val="20"/>
                <w:szCs w:val="20"/>
              </w:rPr>
            </w:pPr>
            <w:ins w:id="862" w:author="Fernandes, Richard (he, him, his | il, le, lui)" w:date="2026-05-11T12:22:00Z" w16du:dateUtc="2026-05-11T16:22:00Z">
              <w:r w:rsidRPr="00EA6B8E">
                <w:rPr>
                  <w:bCs/>
                  <w:sz w:val="20"/>
                  <w:szCs w:val="20"/>
                </w:rPr>
                <w:t>1</w:t>
              </w:r>
            </w:ins>
          </w:p>
        </w:tc>
        <w:tc>
          <w:tcPr>
            <w:tcW w:w="5216" w:type="dxa"/>
          </w:tcPr>
          <w:p w14:paraId="12C6AD5B" w14:textId="77777777" w:rsidR="00EE6E10" w:rsidRPr="00EA6B8E" w:rsidRDefault="00EE6E10">
            <w:pPr>
              <w:spacing w:line="276" w:lineRule="auto"/>
              <w:rPr>
                <w:ins w:id="863" w:author="Fernandes, Richard (he, him, his | il, le, lui)" w:date="2026-05-11T12:22:00Z" w16du:dateUtc="2026-05-11T16:22:00Z"/>
                <w:bCs/>
                <w:sz w:val="20"/>
                <w:szCs w:val="20"/>
              </w:rPr>
            </w:pPr>
            <w:ins w:id="864" w:author="Fernandes, Richard (he, him, his | il, le, lui)" w:date="2026-05-11T12:22:00Z" w16du:dateUtc="2026-05-11T16:22:00Z">
              <w:r w:rsidRPr="00EA6B8E">
                <w:rPr>
                  <w:bCs/>
                  <w:sz w:val="20"/>
                  <w:szCs w:val="20"/>
                </w:rPr>
                <w:t>1</w:t>
              </w:r>
            </w:ins>
          </w:p>
        </w:tc>
      </w:tr>
      <w:tr w:rsidR="00EE6E10" w:rsidRPr="000604BF" w14:paraId="4ABBCE93" w14:textId="77777777">
        <w:trPr>
          <w:ins w:id="865" w:author="Fernandes, Richard (he, him, his | il, le, lui)" w:date="2026-05-11T12:22:00Z"/>
        </w:trPr>
        <w:tc>
          <w:tcPr>
            <w:tcW w:w="1378" w:type="dxa"/>
          </w:tcPr>
          <w:p w14:paraId="59C05CDD" w14:textId="77777777" w:rsidR="00EE6E10" w:rsidRPr="00EE6E10" w:rsidRDefault="00EE6E10">
            <w:pPr>
              <w:spacing w:line="276" w:lineRule="auto"/>
              <w:rPr>
                <w:ins w:id="866" w:author="Fernandes, Richard (he, him, his | il, le, lui)" w:date="2026-05-11T12:22:00Z" w16du:dateUtc="2026-05-11T16:22:00Z"/>
                <w:bCs/>
                <w:sz w:val="20"/>
                <w:szCs w:val="20"/>
                <w:rPrChange w:id="867" w:author="Fernandes, Richard (he, him, his | il, le, lui)" w:date="2026-05-11T12:22:00Z" w16du:dateUtc="2026-05-11T16:22:00Z">
                  <w:rPr>
                    <w:ins w:id="868" w:author="Fernandes, Richard (he, him, his | il, le, lui)" w:date="2026-05-11T12:22:00Z" w16du:dateUtc="2026-05-11T16:22:00Z"/>
                    <w:b/>
                    <w:sz w:val="20"/>
                    <w:szCs w:val="20"/>
                  </w:rPr>
                </w:rPrChange>
              </w:rPr>
            </w:pPr>
            <w:ins w:id="869" w:author="Fernandes, Richard (he, him, his | il, le, lui)" w:date="2026-05-11T12:22:00Z" w16du:dateUtc="2026-05-11T16:22:00Z">
              <w:r w:rsidRPr="00EE6E10">
                <w:rPr>
                  <w:bCs/>
                  <w:sz w:val="20"/>
                  <w:szCs w:val="20"/>
                  <w:rPrChange w:id="870" w:author="Fernandes, Richard (he, him, his | il, le, lui)" w:date="2026-05-11T12:22:00Z" w16du:dateUtc="2026-05-11T16:22:00Z">
                    <w:rPr>
                      <w:b/>
                      <w:sz w:val="20"/>
                      <w:szCs w:val="20"/>
                    </w:rPr>
                  </w:rPrChange>
                </w:rPr>
                <w:t>Definition</w:t>
              </w:r>
            </w:ins>
          </w:p>
        </w:tc>
        <w:tc>
          <w:tcPr>
            <w:tcW w:w="2757" w:type="dxa"/>
          </w:tcPr>
          <w:p w14:paraId="43B77C67" w14:textId="77777777" w:rsidR="00EE6E10" w:rsidRPr="00EA6B8E" w:rsidRDefault="00EE6E10">
            <w:pPr>
              <w:spacing w:line="276" w:lineRule="auto"/>
              <w:rPr>
                <w:ins w:id="871" w:author="Fernandes, Richard (he, him, his | il, le, lui)" w:date="2026-05-11T12:22:00Z" w16du:dateUtc="2026-05-11T16:22:00Z"/>
                <w:bCs/>
                <w:sz w:val="20"/>
                <w:szCs w:val="20"/>
              </w:rPr>
            </w:pPr>
            <w:ins w:id="872" w:author="Fernandes, Richard (he, him, his | il, le, lui)" w:date="2026-05-11T12:22:00Z" w16du:dateUtc="2026-05-11T16:22:00Z">
              <w:r>
                <w:rPr>
                  <w:bCs/>
                  <w:sz w:val="20"/>
                  <w:szCs w:val="20"/>
                </w:rPr>
                <w:t>h</w:t>
              </w:r>
              <w:r w:rsidRPr="00EA6B8E">
                <w:rPr>
                  <w:bCs/>
                  <w:sz w:val="20"/>
                  <w:szCs w:val="20"/>
                </w:rPr>
                <w:t>alf the total green leaf area per unit horizontal ground area</w:t>
              </w:r>
            </w:ins>
          </w:p>
        </w:tc>
        <w:tc>
          <w:tcPr>
            <w:tcW w:w="5216" w:type="dxa"/>
          </w:tcPr>
          <w:p w14:paraId="712C4765" w14:textId="77777777" w:rsidR="00EE6E10" w:rsidRPr="00EA6B8E" w:rsidRDefault="00EE6E10">
            <w:pPr>
              <w:spacing w:line="276" w:lineRule="auto"/>
              <w:rPr>
                <w:ins w:id="873" w:author="Fernandes, Richard (he, him, his | il, le, lui)" w:date="2026-05-11T12:22:00Z" w16du:dateUtc="2026-05-11T16:22:00Z"/>
                <w:bCs/>
                <w:sz w:val="20"/>
                <w:szCs w:val="20"/>
              </w:rPr>
            </w:pPr>
            <w:ins w:id="874" w:author="Fernandes, Richard (he, him, his | il, le, lui)" w:date="2026-05-11T12:22:00Z" w16du:dateUtc="2026-05-11T16:22:00Z">
              <w:r w:rsidRPr="00EA6B8E">
                <w:rPr>
                  <w:bCs/>
                  <w:sz w:val="20"/>
                  <w:szCs w:val="20"/>
                </w:rPr>
                <w:t>the fraction of incoming solar radiation in the 400–700 nm spectral range that is absorbed by green elements of plants for photosynthesis</w:t>
              </w:r>
            </w:ins>
          </w:p>
        </w:tc>
      </w:tr>
      <w:tr w:rsidR="00EE6E10" w:rsidRPr="000604BF" w14:paraId="1845519F" w14:textId="77777777">
        <w:trPr>
          <w:ins w:id="875" w:author="Fernandes, Richard (he, him, his | il, le, lui)" w:date="2026-05-11T12:22:00Z"/>
        </w:trPr>
        <w:tc>
          <w:tcPr>
            <w:tcW w:w="1378" w:type="dxa"/>
          </w:tcPr>
          <w:p w14:paraId="21F0B200" w14:textId="656735AF" w:rsidR="00EE6E10" w:rsidRPr="00EE6E10" w:rsidRDefault="00EE6E10">
            <w:pPr>
              <w:spacing w:line="276" w:lineRule="auto"/>
              <w:rPr>
                <w:ins w:id="876" w:author="Fernandes, Richard (he, him, his | il, le, lui)" w:date="2026-05-11T12:22:00Z" w16du:dateUtc="2026-05-11T16:22:00Z"/>
                <w:bCs/>
                <w:sz w:val="20"/>
                <w:szCs w:val="20"/>
                <w:rPrChange w:id="877" w:author="Fernandes, Richard (he, him, his | il, le, lui)" w:date="2026-05-11T12:22:00Z" w16du:dateUtc="2026-05-11T16:22:00Z">
                  <w:rPr>
                    <w:ins w:id="878" w:author="Fernandes, Richard (he, him, his | il, le, lui)" w:date="2026-05-11T12:22:00Z" w16du:dateUtc="2026-05-11T16:22:00Z"/>
                    <w:b/>
                    <w:sz w:val="20"/>
                    <w:szCs w:val="20"/>
                  </w:rPr>
                </w:rPrChange>
              </w:rPr>
            </w:pPr>
            <w:ins w:id="879" w:author="Fernandes, Richard (he, him, his | il, le, lui)" w:date="2026-05-11T12:22:00Z" w16du:dateUtc="2026-05-11T16:22:00Z">
              <w:r w:rsidRPr="00EE6E10">
                <w:rPr>
                  <w:bCs/>
                  <w:sz w:val="20"/>
                  <w:szCs w:val="20"/>
                  <w:rPrChange w:id="880" w:author="Fernandes, Richard (he, him, his | il, le, lui)" w:date="2026-05-11T12:22:00Z" w16du:dateUtc="2026-05-11T16:22:00Z">
                    <w:rPr>
                      <w:b/>
                      <w:sz w:val="20"/>
                      <w:szCs w:val="20"/>
                    </w:rPr>
                  </w:rPrChange>
                </w:rPr>
                <w:t>Exclusion</w:t>
              </w:r>
            </w:ins>
            <w:ins w:id="881" w:author="Fernandes, Richard (he, him, his | il, le, lui)" w:date="2026-05-13T14:48:00Z" w16du:dateUtc="2026-05-13T18:48:00Z">
              <w:r w:rsidR="000A227A">
                <w:rPr>
                  <w:bCs/>
                  <w:sz w:val="20"/>
                  <w:szCs w:val="20"/>
                </w:rPr>
                <w:t xml:space="preserve"> Conditions</w:t>
              </w:r>
            </w:ins>
          </w:p>
        </w:tc>
        <w:tc>
          <w:tcPr>
            <w:tcW w:w="2757" w:type="dxa"/>
          </w:tcPr>
          <w:p w14:paraId="29E96040" w14:textId="77777777" w:rsidR="00EE6E10" w:rsidRPr="00EA6B8E" w:rsidRDefault="00EE6E10">
            <w:pPr>
              <w:spacing w:line="276" w:lineRule="auto"/>
              <w:rPr>
                <w:ins w:id="882" w:author="Fernandes, Richard (he, him, his | il, le, lui)" w:date="2026-05-11T12:22:00Z" w16du:dateUtc="2026-05-11T16:22:00Z"/>
                <w:bCs/>
                <w:sz w:val="20"/>
                <w:szCs w:val="20"/>
              </w:rPr>
            </w:pPr>
            <w:ins w:id="883" w:author="Fernandes, Richard (he, him, his | il, le, lui)" w:date="2026-05-11T12:22:00Z" w16du:dateUtc="2026-05-11T16:22:00Z">
              <w:r>
                <w:rPr>
                  <w:bCs/>
                  <w:sz w:val="20"/>
                  <w:szCs w:val="20"/>
                </w:rPr>
                <w:t>n</w:t>
              </w:r>
              <w:commentRangeStart w:id="884"/>
              <w:r w:rsidRPr="00EA6B8E">
                <w:rPr>
                  <w:bCs/>
                  <w:sz w:val="20"/>
                  <w:szCs w:val="20"/>
                </w:rPr>
                <w:t xml:space="preserve">on vascular </w:t>
              </w:r>
              <w:commentRangeEnd w:id="884"/>
              <w:r w:rsidRPr="00EA6B8E">
                <w:rPr>
                  <w:rStyle w:val="CommentReference"/>
                  <w:bCs/>
                  <w:sz w:val="20"/>
                  <w:szCs w:val="20"/>
                </w:rPr>
                <w:commentReference w:id="884"/>
              </w:r>
              <w:r w:rsidRPr="00EA6B8E">
                <w:rPr>
                  <w:bCs/>
                  <w:sz w:val="20"/>
                  <w:szCs w:val="20"/>
                </w:rPr>
                <w:t>organs (miss, bryophytes, green stems).  Green leaves  below the ground  or water surface.</w:t>
              </w:r>
            </w:ins>
          </w:p>
        </w:tc>
        <w:tc>
          <w:tcPr>
            <w:tcW w:w="5216" w:type="dxa"/>
          </w:tcPr>
          <w:p w14:paraId="791E3E34" w14:textId="77777777" w:rsidR="00EE6E10" w:rsidRPr="00EA6B8E" w:rsidRDefault="00EE6E10">
            <w:pPr>
              <w:spacing w:line="276" w:lineRule="auto"/>
              <w:rPr>
                <w:ins w:id="885" w:author="Fernandes, Richard (he, him, his | il, le, lui)" w:date="2026-05-11T12:22:00Z" w16du:dateUtc="2026-05-11T16:22:00Z"/>
                <w:bCs/>
                <w:sz w:val="20"/>
                <w:szCs w:val="20"/>
              </w:rPr>
            </w:pPr>
            <w:ins w:id="886" w:author="Fernandes, Richard (he, him, his | il, le, lui)" w:date="2026-05-11T12:22:00Z" w16du:dateUtc="2026-05-11T16:22:00Z">
              <w:r w:rsidRPr="00EA6B8E">
                <w:rPr>
                  <w:bCs/>
                  <w:sz w:val="20"/>
                  <w:szCs w:val="20"/>
                </w:rPr>
                <w:t xml:space="preserve">Plants </w:t>
              </w:r>
              <w:commentRangeStart w:id="887"/>
              <w:r w:rsidRPr="00EA6B8E">
                <w:rPr>
                  <w:bCs/>
                  <w:sz w:val="20"/>
                  <w:szCs w:val="20"/>
                </w:rPr>
                <w:t>below the ground or water surface</w:t>
              </w:r>
              <w:commentRangeEnd w:id="887"/>
              <w:r w:rsidRPr="00EA6B8E">
                <w:rPr>
                  <w:rStyle w:val="CommentReference"/>
                  <w:bCs/>
                  <w:sz w:val="20"/>
                  <w:szCs w:val="20"/>
                </w:rPr>
                <w:commentReference w:id="887"/>
              </w:r>
              <w:r w:rsidRPr="00EA6B8E">
                <w:rPr>
                  <w:bCs/>
                  <w:sz w:val="20"/>
                  <w:szCs w:val="20"/>
                </w:rPr>
                <w:t>.</w:t>
              </w:r>
            </w:ins>
          </w:p>
        </w:tc>
      </w:tr>
      <w:tr w:rsidR="00EE6E10" w:rsidRPr="000604BF" w14:paraId="7659F0B5" w14:textId="77777777">
        <w:trPr>
          <w:ins w:id="888" w:author="Fernandes, Richard (he, him, his | il, le, lui)" w:date="2026-05-11T12:22:00Z"/>
        </w:trPr>
        <w:tc>
          <w:tcPr>
            <w:tcW w:w="1378" w:type="dxa"/>
          </w:tcPr>
          <w:p w14:paraId="3658F6A3" w14:textId="5351FC4E" w:rsidR="00EE6E10" w:rsidRPr="00EE6E10" w:rsidRDefault="000A227A">
            <w:pPr>
              <w:spacing w:line="276" w:lineRule="auto"/>
              <w:rPr>
                <w:ins w:id="889" w:author="Fernandes, Richard (he, him, his | il, le, lui)" w:date="2026-05-11T12:22:00Z" w16du:dateUtc="2026-05-11T16:22:00Z"/>
                <w:bCs/>
                <w:sz w:val="20"/>
                <w:szCs w:val="20"/>
                <w:rPrChange w:id="890" w:author="Fernandes, Richard (he, him, his | il, le, lui)" w:date="2026-05-11T12:22:00Z" w16du:dateUtc="2026-05-11T16:22:00Z">
                  <w:rPr>
                    <w:ins w:id="891" w:author="Fernandes, Richard (he, him, his | il, le, lui)" w:date="2026-05-11T12:22:00Z" w16du:dateUtc="2026-05-11T16:22:00Z"/>
                    <w:b/>
                    <w:sz w:val="20"/>
                    <w:szCs w:val="20"/>
                  </w:rPr>
                </w:rPrChange>
              </w:rPr>
            </w:pPr>
            <w:ins w:id="892" w:author="Fernandes, Richard (he, him, his | il, le, lui)" w:date="2026-05-13T14:48:00Z" w16du:dateUtc="2026-05-13T18:48:00Z">
              <w:r>
                <w:rPr>
                  <w:bCs/>
                  <w:sz w:val="20"/>
                  <w:szCs w:val="20"/>
                </w:rPr>
                <w:t>Unspecified sources of uncerta</w:t>
              </w:r>
            </w:ins>
            <w:ins w:id="893" w:author="Fernandes, Richard (he, him, his | il, le, lui)" w:date="2026-05-13T14:49:00Z" w16du:dateUtc="2026-05-13T18:49:00Z">
              <w:r>
                <w:rPr>
                  <w:bCs/>
                  <w:sz w:val="20"/>
                  <w:szCs w:val="20"/>
                </w:rPr>
                <w:t>inty.</w:t>
              </w:r>
            </w:ins>
            <w:commentRangeStart w:id="894"/>
          </w:p>
        </w:tc>
        <w:tc>
          <w:tcPr>
            <w:tcW w:w="2757" w:type="dxa"/>
          </w:tcPr>
          <w:p w14:paraId="0DFA95B2" w14:textId="77777777" w:rsidR="00EE6E10" w:rsidRPr="00EA6B8E" w:rsidRDefault="00EE6E10">
            <w:pPr>
              <w:spacing w:line="276" w:lineRule="auto"/>
              <w:rPr>
                <w:ins w:id="895" w:author="Fernandes, Richard (he, him, his | il, le, lui)" w:date="2026-05-11T12:22:00Z" w16du:dateUtc="2026-05-11T16:22:00Z"/>
                <w:bCs/>
                <w:sz w:val="20"/>
                <w:szCs w:val="20"/>
              </w:rPr>
            </w:pPr>
            <w:ins w:id="896" w:author="Fernandes, Richard (he, him, his | il, le, lui)" w:date="2026-05-11T12:22:00Z" w16du:dateUtc="2026-05-11T16:22:00Z">
              <w:r w:rsidRPr="000814DE">
                <w:rPr>
                  <w:bCs/>
                  <w:sz w:val="20"/>
                  <w:szCs w:val="20"/>
                </w:rPr>
                <w:t>Definition</w:t>
              </w:r>
              <w:r w:rsidRPr="00EA6B8E">
                <w:rPr>
                  <w:bCs/>
                  <w:sz w:val="20"/>
                  <w:szCs w:val="20"/>
                </w:rPr>
                <w:t xml:space="preserve"> of </w:t>
              </w:r>
              <w:r>
                <w:rPr>
                  <w:bCs/>
                  <w:sz w:val="20"/>
                  <w:szCs w:val="20"/>
                </w:rPr>
                <w:t>“</w:t>
              </w:r>
              <w:r w:rsidRPr="00EA6B8E">
                <w:rPr>
                  <w:bCs/>
                  <w:sz w:val="20"/>
                  <w:szCs w:val="20"/>
                </w:rPr>
                <w:t>green</w:t>
              </w:r>
              <w:r>
                <w:rPr>
                  <w:bCs/>
                  <w:sz w:val="20"/>
                  <w:szCs w:val="20"/>
                </w:rPr>
                <w:t>”</w:t>
              </w:r>
            </w:ins>
          </w:p>
        </w:tc>
        <w:tc>
          <w:tcPr>
            <w:tcW w:w="5216" w:type="dxa"/>
          </w:tcPr>
          <w:p w14:paraId="614D9645" w14:textId="77777777" w:rsidR="00EE6E10" w:rsidRPr="00EA6B8E" w:rsidRDefault="00EE6E10">
            <w:pPr>
              <w:spacing w:line="276" w:lineRule="auto"/>
              <w:rPr>
                <w:ins w:id="897" w:author="Fernandes, Richard (he, him, his | il, le, lui)" w:date="2026-05-11T12:22:00Z" w16du:dateUtc="2026-05-11T16:22:00Z"/>
                <w:bCs/>
                <w:sz w:val="20"/>
                <w:szCs w:val="20"/>
              </w:rPr>
            </w:pPr>
            <w:ins w:id="898" w:author="Fernandes, Richard (he, him, his | il, le, lui)" w:date="2026-05-11T12:22:00Z" w16du:dateUtc="2026-05-11T16:22:00Z">
              <w:r w:rsidRPr="00EA6B8E">
                <w:rPr>
                  <w:bCs/>
                  <w:sz w:val="20"/>
                  <w:szCs w:val="20"/>
                </w:rPr>
                <w:t xml:space="preserve">Definition of </w:t>
              </w:r>
              <w:r>
                <w:rPr>
                  <w:bCs/>
                  <w:sz w:val="20"/>
                  <w:szCs w:val="20"/>
                </w:rPr>
                <w:t>“</w:t>
              </w:r>
              <w:r w:rsidRPr="00EA6B8E">
                <w:rPr>
                  <w:bCs/>
                  <w:sz w:val="20"/>
                  <w:szCs w:val="20"/>
                </w:rPr>
                <w:t>green</w:t>
              </w:r>
              <w:r>
                <w:rPr>
                  <w:bCs/>
                  <w:sz w:val="20"/>
                  <w:szCs w:val="20"/>
                </w:rPr>
                <w:t>” and “effectively”</w:t>
              </w:r>
            </w:ins>
          </w:p>
          <w:p w14:paraId="788AAF47" w14:textId="77777777" w:rsidR="00EE6E10" w:rsidRPr="00EA6B8E" w:rsidRDefault="00EE6E10">
            <w:pPr>
              <w:spacing w:line="276" w:lineRule="auto"/>
              <w:rPr>
                <w:ins w:id="899" w:author="Fernandes, Richard (he, him, his | il, le, lui)" w:date="2026-05-11T12:22:00Z" w16du:dateUtc="2026-05-11T16:22:00Z"/>
                <w:bCs/>
                <w:sz w:val="20"/>
                <w:szCs w:val="20"/>
              </w:rPr>
            </w:pPr>
            <w:ins w:id="900" w:author="Fernandes, Richard (he, him, his | il, le, lui)" w:date="2026-05-11T12:22:00Z" w16du:dateUtc="2026-05-11T16:22:00Z">
              <w:r w:rsidRPr="00EA6B8E">
                <w:rPr>
                  <w:bCs/>
                  <w:sz w:val="20"/>
                  <w:szCs w:val="20"/>
                </w:rPr>
                <w:t>Incoming solar radiation field.  Adjectives include:</w:t>
              </w:r>
            </w:ins>
          </w:p>
          <w:p w14:paraId="7B732B4E" w14:textId="77777777" w:rsidR="00EE6E10" w:rsidRPr="00EA6B8E" w:rsidRDefault="00EE6E10">
            <w:pPr>
              <w:spacing w:line="276" w:lineRule="auto"/>
              <w:rPr>
                <w:ins w:id="901" w:author="Fernandes, Richard (he, him, his | il, le, lui)" w:date="2026-05-11T12:22:00Z" w16du:dateUtc="2026-05-11T16:22:00Z"/>
                <w:bCs/>
                <w:sz w:val="20"/>
                <w:szCs w:val="20"/>
              </w:rPr>
            </w:pPr>
            <w:ins w:id="902" w:author="Fernandes, Richard (he, him, his | il, le, lui)" w:date="2026-05-11T12:22:00Z" w16du:dateUtc="2026-05-11T16:22:00Z">
              <w:r w:rsidRPr="00EA6B8E">
                <w:rPr>
                  <w:bCs/>
                  <w:sz w:val="20"/>
                  <w:szCs w:val="20"/>
                </w:rPr>
                <w:t>Direct: direct solar illumination</w:t>
              </w:r>
            </w:ins>
          </w:p>
          <w:p w14:paraId="0C513A90" w14:textId="77777777" w:rsidR="00EE6E10" w:rsidRPr="00EA6B8E" w:rsidRDefault="00EE6E10">
            <w:pPr>
              <w:spacing w:line="276" w:lineRule="auto"/>
              <w:rPr>
                <w:ins w:id="903" w:author="Fernandes, Richard (he, him, his | il, le, lui)" w:date="2026-05-11T12:22:00Z" w16du:dateUtc="2026-05-11T16:22:00Z"/>
                <w:bCs/>
                <w:sz w:val="20"/>
                <w:szCs w:val="20"/>
              </w:rPr>
            </w:pPr>
            <w:ins w:id="904" w:author="Fernandes, Richard (he, him, his | il, le, lui)" w:date="2026-05-11T12:22:00Z" w16du:dateUtc="2026-05-11T16:22:00Z">
              <w:r w:rsidRPr="00EA6B8E">
                <w:rPr>
                  <w:bCs/>
                  <w:sz w:val="20"/>
                  <w:szCs w:val="20"/>
                </w:rPr>
                <w:t>Diffuse:</w:t>
              </w:r>
              <w:r>
                <w:rPr>
                  <w:bCs/>
                  <w:sz w:val="20"/>
                  <w:szCs w:val="20"/>
                </w:rPr>
                <w:t xml:space="preserve"> </w:t>
              </w:r>
              <w:r w:rsidRPr="00EA6B8E">
                <w:rPr>
                  <w:bCs/>
                  <w:sz w:val="20"/>
                  <w:szCs w:val="20"/>
                </w:rPr>
                <w:t xml:space="preserve">isotropic over lower hemisphere downwelling solar radiation </w:t>
              </w:r>
            </w:ins>
          </w:p>
          <w:p w14:paraId="23405718" w14:textId="77777777" w:rsidR="00EE6E10" w:rsidRPr="00EA6B8E" w:rsidRDefault="00EE6E10">
            <w:pPr>
              <w:spacing w:line="276" w:lineRule="auto"/>
              <w:rPr>
                <w:ins w:id="905" w:author="Fernandes, Richard (he, him, his | il, le, lui)" w:date="2026-05-11T12:22:00Z" w16du:dateUtc="2026-05-11T16:22:00Z"/>
                <w:bCs/>
                <w:sz w:val="20"/>
                <w:szCs w:val="20"/>
              </w:rPr>
            </w:pPr>
            <w:ins w:id="906" w:author="Fernandes, Richard (he, him, his | il, le, lui)" w:date="2026-05-11T12:22:00Z" w16du:dateUtc="2026-05-11T16:22:00Z">
              <w:r w:rsidRPr="00EA6B8E">
                <w:rPr>
                  <w:bCs/>
                  <w:sz w:val="20"/>
                  <w:szCs w:val="20"/>
                </w:rPr>
                <w:t xml:space="preserve">Ambient:  ambient downwelling  </w:t>
              </w:r>
              <w:r w:rsidRPr="000604BF">
                <w:rPr>
                  <w:bCs/>
                  <w:sz w:val="20"/>
                  <w:szCs w:val="20"/>
                </w:rPr>
                <w:t>solar</w:t>
              </w:r>
              <w:r w:rsidRPr="00EA6B8E">
                <w:rPr>
                  <w:bCs/>
                  <w:sz w:val="20"/>
                  <w:szCs w:val="20"/>
                </w:rPr>
                <w:t xml:space="preserve"> radiation </w:t>
              </w:r>
              <w:r w:rsidRPr="000604BF">
                <w:rPr>
                  <w:bCs/>
                  <w:sz w:val="20"/>
                  <w:szCs w:val="20"/>
                </w:rPr>
                <w:t>field</w:t>
              </w:r>
              <w:commentRangeEnd w:id="894"/>
              <w:r w:rsidRPr="00EA6B8E">
                <w:rPr>
                  <w:rStyle w:val="CommentReference"/>
                  <w:bCs/>
                  <w:sz w:val="20"/>
                  <w:szCs w:val="20"/>
                </w:rPr>
                <w:commentReference w:id="894"/>
              </w:r>
            </w:ins>
          </w:p>
        </w:tc>
      </w:tr>
    </w:tbl>
    <w:p w14:paraId="73744A69" w14:textId="77777777" w:rsidR="00EE6E10" w:rsidRDefault="00EE6E10" w:rsidP="00EE6E10">
      <w:pPr>
        <w:pBdr>
          <w:top w:val="nil"/>
          <w:left w:val="nil"/>
          <w:bottom w:val="nil"/>
          <w:right w:val="nil"/>
          <w:between w:val="nil"/>
        </w:pBdr>
        <w:spacing w:after="200" w:line="240" w:lineRule="auto"/>
        <w:rPr>
          <w:ins w:id="907" w:author="Fernandes, Richard (he, him, his | il, le, lui)" w:date="2026-05-11T12:22:00Z" w16du:dateUtc="2026-05-11T16:22:00Z"/>
          <w:i/>
          <w:color w:val="0E2841"/>
          <w:sz w:val="18"/>
          <w:szCs w:val="18"/>
        </w:rPr>
      </w:pPr>
      <w:ins w:id="908" w:author="Fernandes, Richard (he, him, his | il, le, lui)" w:date="2026-05-11T12:22:00Z" w16du:dateUtc="2026-05-11T16:22:00Z">
        <w:r w:rsidRPr="00A60554">
          <w:rPr>
            <w:i/>
            <w:color w:val="0E2841"/>
            <w:sz w:val="18"/>
            <w:szCs w:val="18"/>
            <w:vertAlign w:val="superscript"/>
          </w:rPr>
          <w:t>1</w:t>
        </w:r>
        <w:r>
          <w:rPr>
            <w:i/>
            <w:color w:val="0E2841"/>
            <w:sz w:val="18"/>
            <w:szCs w:val="18"/>
          </w:rPr>
          <w:t>The System International dimensions of LAI and FAPAR units is “1” and are omitted (Thompson and Taylor, 2008).</w:t>
        </w:r>
      </w:ins>
    </w:p>
    <w:p w14:paraId="556B06B0" w14:textId="77777777" w:rsidR="000B7D1E" w:rsidRDefault="000B7D1E" w:rsidP="001A1F52">
      <w:pPr>
        <w:spacing w:line="360" w:lineRule="auto"/>
        <w:rPr>
          <w:ins w:id="909" w:author="Fernandes, Richard (he, him, his | il, le, lui)" w:date="2026-05-11T12:20:00Z" w16du:dateUtc="2026-05-11T16:20:00Z"/>
        </w:rPr>
      </w:pPr>
    </w:p>
    <w:p w14:paraId="4739491D" w14:textId="0CAE8A6A" w:rsidR="000B7D1E" w:rsidRDefault="00410844">
      <w:pPr>
        <w:pStyle w:val="Heading3"/>
        <w:rPr>
          <w:ins w:id="910" w:author="Fernandes, Richard (he, him, his | il, le, lui)" w:date="2026-05-11T12:23:00Z" w16du:dateUtc="2026-05-11T16:23:00Z"/>
        </w:rPr>
        <w:pPrChange w:id="911" w:author="Fernandes, Richard (he, him, his | il, le, lui)" w:date="2026-05-13T10:36:00Z" w16du:dateUtc="2026-05-13T14:36:00Z">
          <w:pPr>
            <w:spacing w:line="360" w:lineRule="auto"/>
          </w:pPr>
        </w:pPrChange>
      </w:pPr>
      <w:ins w:id="912" w:author="Fernandes, Richard (he, him, his | il, le, lui)" w:date="2026-05-11T13:51:00Z" w16du:dateUtc="2026-05-11T17:51:00Z">
        <w:r>
          <w:t xml:space="preserve">2.1.2 </w:t>
        </w:r>
      </w:ins>
      <w:ins w:id="913" w:author="Fernandes, Richard (he, him, his | il, le, lui)" w:date="2026-05-11T12:23:00Z" w16du:dateUtc="2026-05-11T16:23:00Z">
        <w:r w:rsidR="00F17972">
          <w:t>Product Parameters</w:t>
        </w:r>
      </w:ins>
    </w:p>
    <w:p w14:paraId="1736F759" w14:textId="2CBFD0D6" w:rsidR="00272475" w:rsidRDefault="00272475" w:rsidP="00860F0F">
      <w:pPr>
        <w:spacing w:line="360" w:lineRule="auto"/>
        <w:rPr>
          <w:ins w:id="914" w:author="Fernandes, Richard (he, him, his | il, le, lui)" w:date="2026-05-13T15:09:00Z" w16du:dateUtc="2026-05-13T19:09:00Z"/>
        </w:rPr>
      </w:pPr>
    </w:p>
    <w:p w14:paraId="4AF083FB" w14:textId="4694015F" w:rsidR="001448E6" w:rsidRPr="001448E6" w:rsidRDefault="001448E6" w:rsidP="001448E6">
      <w:pPr>
        <w:spacing w:line="360" w:lineRule="auto"/>
        <w:rPr>
          <w:ins w:id="915" w:author="Fernandes, Richard (he, him, his | il, le, lui)" w:date="2026-05-15T10:26:00Z"/>
          <w:bCs/>
        </w:rPr>
      </w:pPr>
      <w:ins w:id="916" w:author="Fernandes, Richard (he, him, his | il, le, lui)" w:date="2026-05-15T10:26:00Z">
        <w:r w:rsidRPr="001448E6">
          <w:rPr>
            <w:bCs/>
          </w:rPr>
          <w:t xml:space="preserve">CEOS validation requires conformity testing based on errors observed for </w:t>
        </w:r>
      </w:ins>
      <w:ins w:id="917" w:author="Fernandes, Richard (he, him, his | il, le, lui)" w:date="2026-05-15T10:37:00Z" w16du:dateUtc="2026-05-15T14:37:00Z">
        <w:r w:rsidR="00A94F49" w:rsidRPr="00274236">
          <w:rPr>
            <w:bCs/>
          </w:rPr>
          <w:t>matchups</w:t>
        </w:r>
      </w:ins>
      <w:ins w:id="918" w:author="Fernandes, Richard (he, him, his | il, le, lui)" w:date="2026-05-20T12:15:00Z" w16du:dateUtc="2026-05-20T16:15:00Z">
        <w:r w:rsidR="00274236">
          <w:rPr>
            <w:bCs/>
          </w:rPr>
          <w:t xml:space="preserve"> </w:t>
        </w:r>
      </w:ins>
      <m:oMath>
        <m:d>
          <m:dPr>
            <m:ctrlPr>
              <w:ins w:id="919" w:author="Fernandes, Richard (he, him, his | il, le, lui)" w:date="2026-05-15T10:37:00Z" w16du:dateUtc="2026-05-15T14:37:00Z">
                <w:rPr>
                  <w:rFonts w:ascii="Cambria Math" w:eastAsia="Cambria Math" w:hAnsi="Cambria Math" w:cs="Cambria Math"/>
                  <w:color w:val="000000"/>
                </w:rPr>
              </w:ins>
            </m:ctrlPr>
          </m:dPr>
          <m:e>
            <m:d>
              <m:dPr>
                <m:begChr m:val="{"/>
                <m:endChr m:val="}"/>
                <m:ctrlPr>
                  <w:ins w:id="920" w:author="Fernandes, Richard (he, him, his | il, le, lui)" w:date="2026-05-15T10:37:00Z" w16du:dateUtc="2026-05-15T14:37:00Z">
                    <w:rPr>
                      <w:rFonts w:ascii="Cambria Math" w:eastAsia="Cambria Math" w:hAnsi="Cambria Math" w:cs="Cambria Math"/>
                      <w:color w:val="000000"/>
                    </w:rPr>
                  </w:ins>
                </m:ctrlPr>
              </m:dPr>
              <m:e>
                <m:acc>
                  <m:accPr>
                    <m:chr m:val="̃"/>
                    <m:ctrlPr>
                      <w:ins w:id="921" w:author="Fernandes, Richard (he, him, his | il, le, lui)" w:date="2026-05-15T10:37:00Z" w16du:dateUtc="2026-05-15T14:37:00Z">
                        <w:rPr>
                          <w:rFonts w:ascii="Cambria Math" w:eastAsia="Cambria Math" w:hAnsi="Cambria Math" w:cs="Cambria Math"/>
                          <w:color w:val="000000"/>
                        </w:rPr>
                      </w:ins>
                    </m:ctrlPr>
                  </m:accPr>
                  <m:e>
                    <m:r>
                      <w:ins w:id="922" w:author="Fernandes, Richard (he, him, his | il, le, lui)" w:date="2026-05-15T10:37:00Z" w16du:dateUtc="2026-05-15T14:37:00Z">
                        <w:rPr>
                          <w:rFonts w:ascii="Cambria Math" w:eastAsia="Cambria Math" w:hAnsi="Cambria Math" w:cs="Cambria Math"/>
                          <w:color w:val="000000"/>
                        </w:rPr>
                        <m:t xml:space="preserve"> y</m:t>
                      </w:ins>
                    </m:r>
                  </m:e>
                </m:acc>
              </m:e>
            </m:d>
            <m:r>
              <w:ins w:id="923" w:author="Fernandes, Richard (he, him, his | il, le, lui)" w:date="2026-05-15T10:37:00Z" w16du:dateUtc="2026-05-15T14:37:00Z">
                <w:rPr>
                  <w:rFonts w:ascii="Cambria Math" w:eastAsia="Cambria Math" w:hAnsi="Cambria Math" w:cs="Cambria Math"/>
                  <w:color w:val="000000"/>
                </w:rPr>
                <m:t>,</m:t>
              </w:ins>
            </m:r>
            <m:d>
              <m:dPr>
                <m:begChr m:val="{"/>
                <m:endChr m:val="}"/>
                <m:ctrlPr>
                  <w:ins w:id="924" w:author="Fernandes, Richard (he, him, his | il, le, lui)" w:date="2026-05-15T10:37:00Z" w16du:dateUtc="2026-05-15T14:37:00Z">
                    <w:rPr>
                      <w:rFonts w:ascii="Cambria Math" w:eastAsia="Cambria Math" w:hAnsi="Cambria Math" w:cs="Cambria Math"/>
                      <w:i/>
                      <w:color w:val="000000"/>
                    </w:rPr>
                  </w:ins>
                </m:ctrlPr>
              </m:dPr>
              <m:e>
                <m:acc>
                  <m:accPr>
                    <m:ctrlPr>
                      <w:ins w:id="925" w:author="Fernandes, Richard (he, him, his | il, le, lui)" w:date="2026-05-15T10:37:00Z" w16du:dateUtc="2026-05-15T14:37:00Z">
                        <w:rPr>
                          <w:rFonts w:ascii="Cambria Math" w:eastAsia="Cambria Math" w:hAnsi="Cambria Math" w:cs="Cambria Math"/>
                          <w:color w:val="000000"/>
                        </w:rPr>
                      </w:ins>
                    </m:ctrlPr>
                  </m:accPr>
                  <m:e>
                    <m:r>
                      <w:ins w:id="926" w:author="Fernandes, Richard (he, him, his | il, le, lui)" w:date="2026-05-15T10:37:00Z" w16du:dateUtc="2026-05-15T14:37:00Z">
                        <w:rPr>
                          <w:rFonts w:ascii="Cambria Math" w:eastAsia="Cambria Math" w:hAnsi="Cambria Math" w:cs="Cambria Math"/>
                          <w:color w:val="000000"/>
                        </w:rPr>
                        <m:t>y</m:t>
                      </w:ins>
                    </m:r>
                  </m:e>
                </m:acc>
              </m:e>
            </m:d>
          </m:e>
        </m:d>
      </m:oMath>
      <w:ins w:id="927" w:author="Fernandes, Richard (he, him, his | il, le, lui)" w:date="2026-05-15T13:24:00Z" w16du:dateUtc="2026-05-15T17:24:00Z">
        <w:r w:rsidR="006A2C2C">
          <w:rPr>
            <w:color w:val="000000"/>
          </w:rPr>
          <w:t xml:space="preserve"> over a specified spatial and temporal extent</w:t>
        </w:r>
      </w:ins>
      <w:ins w:id="928" w:author="Fernandes, Richard (he, him, his | il, le, lui)" w:date="2026-05-15T10:37:00Z" w16du:dateUtc="2026-05-15T14:37:00Z">
        <w:r w:rsidR="00A94F49" w:rsidRPr="001448E6">
          <w:rPr>
            <w:bCs/>
          </w:rPr>
          <w:t xml:space="preserve">. </w:t>
        </w:r>
      </w:ins>
      <w:ins w:id="929" w:author="Fernandes, Richard (he, him, his | il, le, lui)" w:date="2026-05-15T10:26:00Z">
        <w:r w:rsidRPr="001448E6">
          <w:rPr>
            <w:bCs/>
          </w:rPr>
          <w:t xml:space="preserve"> The </w:t>
        </w:r>
        <w:r w:rsidRPr="001448E6">
          <w:rPr>
            <w:b/>
            <w:rPrChange w:id="930" w:author="Fernandes, Richard (he, him, his | il, le, lui)" w:date="2026-05-15T10:27:00Z" w16du:dateUtc="2026-05-15T14:27:00Z">
              <w:rPr>
                <w:bCs/>
              </w:rPr>
            </w:rPrChange>
          </w:rPr>
          <w:t>product mapping unit</w:t>
        </w:r>
        <w:r w:rsidRPr="001448E6">
          <w:rPr>
            <w:bCs/>
          </w:rPr>
          <w:t xml:space="preserve"> (PMU), defined as the spatial and temporal extent associated with a product measurement, must be specified for each observation to enable matchup identification</w:t>
        </w:r>
      </w:ins>
      <w:ins w:id="931" w:author="Fernandes, Richard (he, him, his | il, le, lui)" w:date="2026-05-15T10:27:00Z" w16du:dateUtc="2026-05-15T14:27:00Z">
        <w:r>
          <w:rPr>
            <w:bCs/>
          </w:rPr>
          <w:t xml:space="preserve">. </w:t>
        </w:r>
      </w:ins>
      <w:ins w:id="932" w:author="Fernandes, Richard (he, him, his | il, le, lui)" w:date="2026-05-20T12:16:00Z" w16du:dateUtc="2026-05-20T16:16:00Z">
        <w:r w:rsidR="00D11769">
          <w:rPr>
            <w:bCs/>
          </w:rPr>
          <w:t>Current</w:t>
        </w:r>
        <w:r w:rsidR="00A8320B">
          <w:rPr>
            <w:bCs/>
          </w:rPr>
          <w:t xml:space="preserve"> decametric LAI/FAPAR products have</w:t>
        </w:r>
      </w:ins>
      <w:ins w:id="933" w:author="Fernandes, Richard (he, him, his | il, le, lui)" w:date="2026-05-15T10:26:00Z">
        <w:r w:rsidRPr="001448E6">
          <w:rPr>
            <w:bCs/>
          </w:rPr>
          <w:t xml:space="preserve"> </w:t>
        </w:r>
      </w:ins>
      <w:ins w:id="934" w:author="Fernandes, Richard (he, him, his | il, le, lui)" w:date="2026-05-20T12:16:00Z" w16du:dateUtc="2026-05-20T16:16:00Z">
        <w:r w:rsidR="00A8320B">
          <w:rPr>
            <w:bCs/>
          </w:rPr>
          <w:t>a</w:t>
        </w:r>
      </w:ins>
      <w:ins w:id="935" w:author="Fernandes, Richard (he, him, his | il, le, lui)" w:date="2026-05-15T10:26:00Z">
        <w:r w:rsidRPr="001448E6">
          <w:rPr>
            <w:bCs/>
          </w:rPr>
          <w:t xml:space="preserve"> temporal extent can generally be assumed to be instantaneous, while the spatial extent corresponds to the geometric mapping unit of the product (e.g., pixel or polygon).</w:t>
        </w:r>
      </w:ins>
    </w:p>
    <w:p w14:paraId="39D3A55A" w14:textId="77777777" w:rsidR="00283705" w:rsidRDefault="00283705" w:rsidP="00860F0F">
      <w:pPr>
        <w:spacing w:line="360" w:lineRule="auto"/>
        <w:rPr>
          <w:ins w:id="936" w:author="Fernandes, Richard (he, him, his | il, le, lui)" w:date="2026-05-13T15:21:00Z" w16du:dateUtc="2026-05-13T19:21:00Z"/>
          <w:bCs/>
          <w:lang w:val="en-US"/>
        </w:rPr>
      </w:pPr>
    </w:p>
    <w:p w14:paraId="1F96A314" w14:textId="17A43227" w:rsidR="00C61A11" w:rsidRDefault="00696F16" w:rsidP="00860F0F">
      <w:pPr>
        <w:spacing w:line="360" w:lineRule="auto"/>
        <w:rPr>
          <w:ins w:id="937" w:author="Fernandes, Richard (he, him, his | il, le, lui)" w:date="2026-05-15T10:28:00Z" w16du:dateUtc="2026-05-15T14:28:00Z"/>
          <w:bCs/>
        </w:rPr>
      </w:pPr>
      <w:ins w:id="938" w:author="Fernandes, Richard (he, him, his | il, le, lui)" w:date="2026-05-15T10:28:00Z">
        <w:r w:rsidRPr="00696F16">
          <w:rPr>
            <w:bCs/>
          </w:rPr>
          <w:t xml:space="preserve">Products also include parameters describing conditions </w:t>
        </w:r>
      </w:ins>
      <w:ins w:id="939" w:author="Fernandes, Richard (he, him, his | il, le, lui)" w:date="2026-05-15T10:28:00Z" w16du:dateUtc="2026-05-15T14:28:00Z">
        <w:r w:rsidR="00913EEC">
          <w:rPr>
            <w:bCs/>
          </w:rPr>
          <w:t xml:space="preserve">for a PMU </w:t>
        </w:r>
      </w:ins>
      <w:ins w:id="940" w:author="Fernandes, Richard (he, him, his | il, le, lui)" w:date="2026-05-15T10:28:00Z">
        <w:r w:rsidRPr="00696F16">
          <w:rPr>
            <w:bCs/>
          </w:rPr>
          <w:t>that can support conformity testing. These include acquisition geometry, time, location, theoretical uncertainty estimates</w:t>
        </w:r>
      </w:ins>
      <w:ins w:id="941" w:author="Fernandes, Richard (he, him, his | il, le, lui)" w:date="2026-05-19T12:29:00Z" w16du:dateUtc="2026-05-19T16:29:00Z">
        <w:r w:rsidR="00443766">
          <w:rPr>
            <w:bCs/>
          </w:rPr>
          <w:t xml:space="preserve"> based </w:t>
        </w:r>
        <w:r w:rsidR="00581C43">
          <w:rPr>
            <w:bCs/>
          </w:rPr>
          <w:t>only on the FDR</w:t>
        </w:r>
      </w:ins>
      <w:ins w:id="942" w:author="Fernandes, Richard (he, him, his | il, le, lui)" w:date="2026-05-19T12:27:00Z" w16du:dateUtc="2026-05-19T16:27:00Z">
        <w:r w:rsidR="00F229A2">
          <w:rPr>
            <w:bCs/>
          </w:rPr>
          <w:t>, and</w:t>
        </w:r>
      </w:ins>
      <w:ins w:id="943" w:author="Fernandes, Richard (he, him, his | il, le, lui)" w:date="2026-05-19T12:29:00Z" w16du:dateUtc="2026-05-19T16:29:00Z">
        <w:r w:rsidR="00443766">
          <w:rPr>
            <w:bCs/>
          </w:rPr>
          <w:t xml:space="preserve"> gridded climate variables</w:t>
        </w:r>
      </w:ins>
      <w:ins w:id="944" w:author="Fernandes, Richard (he, him, his | il, le, lui)" w:date="2026-05-15T10:28:00Z">
        <w:r w:rsidRPr="00696F16">
          <w:rPr>
            <w:bCs/>
          </w:rPr>
          <w:t>. Such parameters can be used to stratify or group product measurements during conformity analysis.</w:t>
        </w:r>
      </w:ins>
      <w:ins w:id="945" w:author="Fernandes, Richard (he, him, his | il, le, lui)" w:date="2026-05-19T12:25:00Z" w16du:dateUtc="2026-05-19T16:25:00Z">
        <w:r w:rsidR="00914EF7">
          <w:rPr>
            <w:bCs/>
          </w:rPr>
          <w:t xml:space="preserve">  In special cases, </w:t>
        </w:r>
      </w:ins>
      <w:ins w:id="946" w:author="Fernandes, Richard (he, him, his | il, le, lui)" w:date="2026-05-19T12:26:00Z" w16du:dateUtc="2026-05-19T16:26:00Z">
        <w:r w:rsidR="004C57A9">
          <w:rPr>
            <w:bCs/>
          </w:rPr>
          <w:t xml:space="preserve">for example </w:t>
        </w:r>
        <w:r w:rsidR="005176C4">
          <w:rPr>
            <w:bCs/>
          </w:rPr>
          <w:t xml:space="preserve">at FRM sites, </w:t>
        </w:r>
      </w:ins>
      <w:ins w:id="947" w:author="Fernandes, Richard (he, him, his | il, le, lui)" w:date="2026-05-19T12:25:00Z" w16du:dateUtc="2026-05-19T16:25:00Z">
        <w:r w:rsidR="00914EF7">
          <w:rPr>
            <w:bCs/>
          </w:rPr>
          <w:t xml:space="preserve">in-situ </w:t>
        </w:r>
      </w:ins>
      <w:ins w:id="948" w:author="Fernandes, Richard (he, him, his | il, le, lui)" w:date="2026-05-20T12:18:00Z" w16du:dateUtc="2026-05-20T16:18:00Z">
        <w:r w:rsidR="005A5302">
          <w:rPr>
            <w:bCs/>
          </w:rPr>
          <w:t xml:space="preserve">parameter </w:t>
        </w:r>
      </w:ins>
      <w:ins w:id="949" w:author="Fernandes, Richard (he, him, his | il, le, lui)" w:date="2026-05-19T12:25:00Z" w16du:dateUtc="2026-05-19T16:25:00Z">
        <w:r w:rsidR="00914EF7">
          <w:rPr>
            <w:bCs/>
          </w:rPr>
          <w:t>measurement</w:t>
        </w:r>
      </w:ins>
      <w:ins w:id="950" w:author="Fernandes, Richard (he, him, his | il, le, lui)" w:date="2026-05-20T12:18:00Z" w16du:dateUtc="2026-05-20T16:18:00Z">
        <w:r w:rsidR="005A5302">
          <w:rPr>
            <w:bCs/>
          </w:rPr>
          <w:t>s</w:t>
        </w:r>
      </w:ins>
      <w:ins w:id="951" w:author="Fernandes, Richard (he, him, his | il, le, lui)" w:date="2026-05-19T12:26:00Z" w16du:dateUtc="2026-05-19T16:26:00Z">
        <w:r w:rsidR="00914EF7">
          <w:rPr>
            <w:bCs/>
          </w:rPr>
          <w:t xml:space="preserve"> (e.g. climate</w:t>
        </w:r>
      </w:ins>
      <w:ins w:id="952" w:author="Fernandes, Richard (he, him, his | il, le, lui)" w:date="2026-05-19T12:28:00Z" w16du:dateUtc="2026-05-19T16:28:00Z">
        <w:r w:rsidR="00F73B6F">
          <w:rPr>
            <w:bCs/>
          </w:rPr>
          <w:t xml:space="preserve"> variables</w:t>
        </w:r>
      </w:ins>
      <w:ins w:id="953" w:author="Fernandes, Richard (he, him, his | il, le, lui)" w:date="2026-05-19T12:26:00Z" w16du:dateUtc="2026-05-19T16:26:00Z">
        <w:r w:rsidR="00914EF7">
          <w:rPr>
            <w:bCs/>
          </w:rPr>
          <w:t xml:space="preserve">, </w:t>
        </w:r>
        <w:r w:rsidR="004C57A9">
          <w:rPr>
            <w:bCs/>
          </w:rPr>
          <w:t xml:space="preserve">soils, species, canopy optical and structural properties) </w:t>
        </w:r>
      </w:ins>
      <w:ins w:id="954" w:author="Fernandes, Richard (he, him, his | il, le, lui)" w:date="2026-05-20T12:18:00Z" w16du:dateUtc="2026-05-20T16:18:00Z">
        <w:r w:rsidR="005A5302">
          <w:rPr>
            <w:bCs/>
          </w:rPr>
          <w:t xml:space="preserve">may be </w:t>
        </w:r>
      </w:ins>
      <w:ins w:id="955" w:author="Fernandes, Richard (he, him, his | il, le, lui)" w:date="2026-05-19T12:26:00Z" w16du:dateUtc="2026-05-19T16:26:00Z">
        <w:r w:rsidR="002557B8">
          <w:rPr>
            <w:bCs/>
          </w:rPr>
          <w:t>available.</w:t>
        </w:r>
      </w:ins>
    </w:p>
    <w:p w14:paraId="5756120A" w14:textId="77777777" w:rsidR="00696F16" w:rsidRDefault="00696F16" w:rsidP="00860F0F">
      <w:pPr>
        <w:spacing w:line="360" w:lineRule="auto"/>
        <w:rPr>
          <w:ins w:id="956" w:author="Fernandes, Richard (he, him, his | il, le, lui)" w:date="2026-05-13T15:06:00Z" w16du:dateUtc="2026-05-13T19:06:00Z"/>
          <w:lang w:val="en-US"/>
        </w:rPr>
      </w:pPr>
    </w:p>
    <w:p w14:paraId="2BE42200" w14:textId="7437890A" w:rsidR="007206A9" w:rsidRDefault="00410844">
      <w:pPr>
        <w:pStyle w:val="Heading3"/>
        <w:rPr>
          <w:ins w:id="957" w:author="Fernandes, Richard (he, him, his | il, le, lui)" w:date="2026-05-11T12:41:00Z" w16du:dateUtc="2026-05-11T16:41:00Z"/>
          <w:bCs/>
        </w:rPr>
        <w:pPrChange w:id="958" w:author="Fernandes, Richard (he, him, his | il, le, lui)" w:date="2026-05-13T10:36:00Z" w16du:dateUtc="2026-05-13T14:36:00Z">
          <w:pPr>
            <w:spacing w:line="360" w:lineRule="auto"/>
          </w:pPr>
        </w:pPrChange>
      </w:pPr>
      <w:ins w:id="959" w:author="Fernandes, Richard (he, him, his | il, le, lui)" w:date="2026-05-11T13:51:00Z" w16du:dateUtc="2026-05-11T17:51:00Z">
        <w:r>
          <w:rPr>
            <w:bCs/>
          </w:rPr>
          <w:lastRenderedPageBreak/>
          <w:t xml:space="preserve">2.1.3 </w:t>
        </w:r>
      </w:ins>
      <w:ins w:id="960" w:author="Fernandes, Richard (he, him, his | il, le, lui)" w:date="2026-05-11T12:41:00Z" w16du:dateUtc="2026-05-11T16:41:00Z">
        <w:r w:rsidR="007206A9">
          <w:rPr>
            <w:bCs/>
          </w:rPr>
          <w:t xml:space="preserve">Tolerance </w:t>
        </w:r>
      </w:ins>
      <w:ins w:id="961" w:author="Fernandes, Richard (he, him, his | il, le, lui)" w:date="2026-05-13T15:17:00Z" w16du:dateUtc="2026-05-13T19:17:00Z">
        <w:r w:rsidR="00266E43">
          <w:rPr>
            <w:bCs/>
          </w:rPr>
          <w:t>Interval</w:t>
        </w:r>
      </w:ins>
    </w:p>
    <w:p w14:paraId="19C5394E" w14:textId="77777777" w:rsidR="007206A9" w:rsidRDefault="007206A9" w:rsidP="00860F0F">
      <w:pPr>
        <w:spacing w:line="360" w:lineRule="auto"/>
        <w:rPr>
          <w:ins w:id="962" w:author="Fernandes, Richard (he, him, his | il, le, lui)" w:date="2026-05-11T12:41:00Z" w16du:dateUtc="2026-05-11T16:41:00Z"/>
          <w:bCs/>
        </w:rPr>
      </w:pPr>
    </w:p>
    <w:p w14:paraId="3B915B55" w14:textId="77777777" w:rsidR="00112231" w:rsidRDefault="00112231" w:rsidP="001D422A">
      <w:pPr>
        <w:spacing w:line="360" w:lineRule="auto"/>
        <w:rPr>
          <w:ins w:id="963" w:author="Fernandes, Richard (he, him, his | il, le, lui)" w:date="2026-05-15T10:28:00Z" w16du:dateUtc="2026-05-15T14:28:00Z"/>
          <w:bCs/>
        </w:rPr>
      </w:pPr>
      <w:ins w:id="964" w:author="Fernandes, Richard (he, him, his | il, le, lui)" w:date="2026-05-15T10:28:00Z">
        <w:r w:rsidRPr="00112231">
          <w:rPr>
            <w:bCs/>
          </w:rPr>
          <w:t>GCOS requirements include tolerance intervals for horizontal resolution, temporal resolution, uncertainty, and stability, which must be simultaneously satisfied for a measurement to be considered conforming. GCOS does not explicitly define tolerance intervals for accuracy; however, these can be taken as at least equivalent to those for uncertainty, since accuracy includes both random and systematic errors.</w:t>
        </w:r>
      </w:ins>
    </w:p>
    <w:p w14:paraId="4F7780FD" w14:textId="77777777" w:rsidR="00112231" w:rsidRDefault="00112231" w:rsidP="001D422A">
      <w:pPr>
        <w:spacing w:line="360" w:lineRule="auto"/>
        <w:rPr>
          <w:ins w:id="965" w:author="Fernandes, Richard (he, him, his | il, le, lui)" w:date="2026-05-15T10:28:00Z" w16du:dateUtc="2026-05-15T14:28:00Z"/>
          <w:bCs/>
        </w:rPr>
      </w:pPr>
    </w:p>
    <w:p w14:paraId="39EF4827" w14:textId="1A5C97E7" w:rsidR="00B76C85" w:rsidRPr="00B76C85" w:rsidRDefault="00F7241F" w:rsidP="00B76C85">
      <w:pPr>
        <w:spacing w:line="360" w:lineRule="auto"/>
        <w:rPr>
          <w:ins w:id="966" w:author="Fernandes, Richard (he, him, his | il, le, lui)" w:date="2026-05-15T10:29:00Z"/>
          <w:bCs/>
        </w:rPr>
      </w:pPr>
      <w:ins w:id="967" w:author="Fernandes, Richard (he, him, his | il, le, lui)" w:date="2026-05-19T12:30:00Z" w16du:dateUtc="2026-05-19T16:30:00Z">
        <w:r>
          <w:rPr>
            <w:bCs/>
          </w:rPr>
          <w:t xml:space="preserve">GCOS </w:t>
        </w:r>
      </w:ins>
      <w:ins w:id="968" w:author="Fernandes, Richard (he, him, his | il, le, lui)" w:date="2026-05-15T10:29:00Z">
        <w:r w:rsidR="00B76C85" w:rsidRPr="00B76C85">
          <w:rPr>
            <w:bCs/>
          </w:rPr>
          <w:t>horizontal and temporal resolution intervals define the extent of</w:t>
        </w:r>
      </w:ins>
      <w:ins w:id="969" w:author="Fernandes, Richard (he, him, his | il, le, lui)" w:date="2026-05-19T12:30:00Z" w16du:dateUtc="2026-05-19T16:30:00Z">
        <w:r>
          <w:rPr>
            <w:bCs/>
          </w:rPr>
          <w:t xml:space="preserve"> </w:t>
        </w:r>
        <w:r w:rsidRPr="004F209C">
          <w:rPr>
            <w:bCs/>
          </w:rPr>
          <w:t>matchups</w:t>
        </w:r>
        <w:r w:rsidRPr="00F7241F">
          <w:rPr>
            <w:b/>
            <w:rPrChange w:id="970" w:author="Fernandes, Richard (he, him, his | il, le, lui)" w:date="2026-05-19T12:31:00Z" w16du:dateUtc="2026-05-19T16:31:00Z">
              <w:rPr>
                <w:bCs/>
              </w:rPr>
            </w:rPrChange>
          </w:rPr>
          <w:t xml:space="preserve"> </w:t>
        </w:r>
        <w:r>
          <w:rPr>
            <w:bCs/>
          </w:rPr>
          <w:t xml:space="preserve">over which </w:t>
        </w:r>
      </w:ins>
      <w:ins w:id="971" w:author="Fernandes, Richard (he, him, his | il, le, lui)" w:date="2026-05-19T12:31:00Z" w16du:dateUtc="2026-05-19T16:31:00Z">
        <w:r>
          <w:rPr>
            <w:bCs/>
          </w:rPr>
          <w:t xml:space="preserve">errors </w:t>
        </w:r>
      </w:ins>
      <w:ins w:id="972" w:author="Fernandes, Richard (he, him, his | il, le, lui)" w:date="2026-05-19T12:30:00Z" w16du:dateUtc="2026-05-19T16:30:00Z">
        <w:r>
          <w:rPr>
            <w:bCs/>
          </w:rPr>
          <w:t>between product a</w:t>
        </w:r>
      </w:ins>
      <w:ins w:id="973" w:author="Fernandes, Richard (he, him, his | il, le, lui)" w:date="2026-05-19T12:31:00Z" w16du:dateUtc="2026-05-19T16:31:00Z">
        <w:r>
          <w:rPr>
            <w:bCs/>
          </w:rPr>
          <w:t>nd reference measurements are quantified.  Match</w:t>
        </w:r>
        <w:r w:rsidR="008F161B">
          <w:rPr>
            <w:bCs/>
          </w:rPr>
          <w:t>ups</w:t>
        </w:r>
      </w:ins>
      <w:ins w:id="974" w:author="Fernandes, Richard (he, him, his | il, le, lui)" w:date="2026-05-15T10:29:00Z">
        <w:r w:rsidR="00B76C85" w:rsidRPr="00B76C85">
          <w:rPr>
            <w:bCs/>
          </w:rPr>
          <w:t xml:space="preserve"> </w:t>
        </w:r>
      </w:ins>
      <w:ins w:id="975" w:author="Fernandes, Richard (he, him, his | il, le, lui)" w:date="2026-05-20T12:19:00Z" w16du:dateUtc="2026-05-20T16:19:00Z">
        <w:r w:rsidR="006F5293">
          <w:rPr>
            <w:bCs/>
          </w:rPr>
          <w:t xml:space="preserve">may </w:t>
        </w:r>
      </w:ins>
      <w:ins w:id="976" w:author="Fernandes, Richard (he, him, his | il, le, lui)" w:date="2026-05-15T10:29:00Z">
        <w:r w:rsidR="00B76C85" w:rsidRPr="00B76C85">
          <w:rPr>
            <w:bCs/>
          </w:rPr>
          <w:t xml:space="preserve">include multiple </w:t>
        </w:r>
      </w:ins>
      <w:ins w:id="977" w:author="Fernandes, Richard (he, him, his | il, le, lui)" w:date="2026-05-19T12:32:00Z" w16du:dateUtc="2026-05-19T16:32:00Z">
        <w:r w:rsidR="00EB66B1">
          <w:rPr>
            <w:bCs/>
          </w:rPr>
          <w:t xml:space="preserve">associated </w:t>
        </w:r>
      </w:ins>
      <w:ins w:id="978" w:author="Fernandes, Richard (he, him, his | il, le, lui)" w:date="2026-05-15T10:29:00Z">
        <w:r w:rsidR="00B76C85" w:rsidRPr="00B76C85">
          <w:rPr>
            <w:bCs/>
          </w:rPr>
          <w:t xml:space="preserve">product and reference measurements and can contain gaps due to missing FDR observations or invalid retrievals. Although </w:t>
        </w:r>
      </w:ins>
      <w:ins w:id="979" w:author="Fernandes, Richard (he, him, his | il, le, lui)" w:date="2026-05-19T12:31:00Z" w16du:dateUtc="2026-05-19T16:31:00Z">
        <w:r w:rsidR="00EB66B1">
          <w:rPr>
            <w:bCs/>
          </w:rPr>
          <w:t>each</w:t>
        </w:r>
      </w:ins>
      <w:ins w:id="980" w:author="Fernandes, Richard (he, him, his | il, le, lui)" w:date="2026-05-15T10:29:00Z">
        <w:r w:rsidR="00B76C85" w:rsidRPr="00B76C85">
          <w:rPr>
            <w:bCs/>
          </w:rPr>
          <w:t xml:space="preserve"> </w:t>
        </w:r>
      </w:ins>
      <w:ins w:id="981" w:author="Fernandes, Richard (he, him, his | il, le, lui)" w:date="2026-05-19T12:32:00Z" w16du:dateUtc="2026-05-19T16:32:00Z">
        <w:r w:rsidR="00EB66B1">
          <w:rPr>
            <w:bCs/>
          </w:rPr>
          <w:t xml:space="preserve">associated </w:t>
        </w:r>
      </w:ins>
      <w:ins w:id="982" w:author="Fernandes, Richard (he, him, his | il, le, lui)" w:date="2026-05-15T10:29:00Z">
        <w:r w:rsidR="00B76C85" w:rsidRPr="00B76C85">
          <w:rPr>
            <w:bCs/>
          </w:rPr>
          <w:t>measurement</w:t>
        </w:r>
      </w:ins>
      <w:ins w:id="983" w:author="Fernandes, Richard (he, him, his | il, le, lui)" w:date="2026-05-19T12:32:00Z" w16du:dateUtc="2026-05-19T16:32:00Z">
        <w:r w:rsidR="00EB66B1">
          <w:rPr>
            <w:bCs/>
          </w:rPr>
          <w:t xml:space="preserve"> is </w:t>
        </w:r>
        <w:r w:rsidR="00662F5F">
          <w:rPr>
            <w:bCs/>
          </w:rPr>
          <w:t xml:space="preserve">a sample of matchup conditions its </w:t>
        </w:r>
      </w:ins>
      <w:ins w:id="984" w:author="Fernandes, Richard (he, him, his | il, le, lui)" w:date="2026-05-19T12:33:00Z" w16du:dateUtc="2026-05-19T16:33:00Z">
        <w:r w:rsidR="00D23D1C">
          <w:rPr>
            <w:bCs/>
          </w:rPr>
          <w:t xml:space="preserve">temporal and spatial </w:t>
        </w:r>
      </w:ins>
      <w:ins w:id="985" w:author="Fernandes, Richard (he, him, his | il, le, lui)" w:date="2026-05-15T10:29:00Z">
        <w:r w:rsidR="00B76C85" w:rsidRPr="00B76C85">
          <w:rPr>
            <w:bCs/>
          </w:rPr>
          <w:t xml:space="preserve">representativeness may vary. For example, product observations over an agricultural field may include both pre- and post-harvest conditions within the </w:t>
        </w:r>
      </w:ins>
      <w:ins w:id="986" w:author="Fernandes, Richard (he, him, his | il, le, lui)" w:date="2026-05-19T12:33:00Z" w16du:dateUtc="2026-05-19T16:33:00Z">
        <w:r w:rsidR="00D23D1C">
          <w:rPr>
            <w:bCs/>
          </w:rPr>
          <w:t xml:space="preserve">matchup </w:t>
        </w:r>
      </w:ins>
      <w:ins w:id="987" w:author="Fernandes, Richard (he, him, his | il, le, lui)" w:date="2026-05-15T10:29:00Z">
        <w:r w:rsidR="00B76C85" w:rsidRPr="00B76C85">
          <w:rPr>
            <w:bCs/>
          </w:rPr>
          <w:t>while the reference measurement may correspond to only one of these states.</w:t>
        </w:r>
      </w:ins>
      <w:ins w:id="988" w:author="Fernandes, Richard (he, him, his | il, le, lui)" w:date="2026-05-15T10:30:00Z" w16du:dateUtc="2026-05-15T14:30:00Z">
        <w:r w:rsidR="00387858">
          <w:rPr>
            <w:bCs/>
          </w:rPr>
          <w:t xml:space="preserve">  </w:t>
        </w:r>
      </w:ins>
      <w:ins w:id="989" w:author="Fernandes, Richard (he, him, his | il, le, lui)" w:date="2026-05-19T12:33:00Z" w16du:dateUtc="2026-05-19T16:33:00Z">
        <w:r w:rsidR="00D23D1C">
          <w:rPr>
            <w:bCs/>
          </w:rPr>
          <w:t xml:space="preserve"> Additionally, the spatial footprint of a measurement may</w:t>
        </w:r>
      </w:ins>
      <w:ins w:id="990" w:author="Fernandes, Richard (he, him, his | il, le, lui)" w:date="2026-05-19T12:34:00Z" w16du:dateUtc="2026-05-19T16:34:00Z">
        <w:r w:rsidR="00D23D1C">
          <w:rPr>
            <w:bCs/>
          </w:rPr>
          <w:t xml:space="preserve"> sample regions outside the matchup due to the measurement </w:t>
        </w:r>
        <w:r w:rsidR="00886BBB">
          <w:rPr>
            <w:bCs/>
          </w:rPr>
          <w:t xml:space="preserve">approach or geolocation errors.  </w:t>
        </w:r>
      </w:ins>
      <w:ins w:id="991" w:author="Fernandes, Richard (he, him, his | il, le, lui)" w:date="2026-05-19T12:33:00Z" w16du:dateUtc="2026-05-19T16:33:00Z">
        <w:r w:rsidR="00D23D1C">
          <w:rPr>
            <w:bCs/>
          </w:rPr>
          <w:t xml:space="preserve"> </w:t>
        </w:r>
      </w:ins>
      <w:ins w:id="992" w:author="Fernandes, Richard (he, him, his | il, le, lui)" w:date="2026-05-15T10:29:00Z">
        <w:r w:rsidR="00B76C85" w:rsidRPr="00B76C85">
          <w:rPr>
            <w:bCs/>
          </w:rPr>
          <w:t>Consequently, methods are required to maximize the likelihood that product and reference measurements within a matchup correspond to the same underlying conditions.</w:t>
        </w:r>
      </w:ins>
    </w:p>
    <w:p w14:paraId="7D2DDC1A" w14:textId="77777777" w:rsidR="00D36C96" w:rsidRDefault="00D36C96" w:rsidP="001D422A">
      <w:pPr>
        <w:spacing w:line="360" w:lineRule="auto"/>
        <w:rPr>
          <w:ins w:id="993" w:author="Fernandes, Richard (he, him, his | il, le, lui)" w:date="2026-05-11T12:51:00Z" w16du:dateUtc="2026-05-11T16:51:00Z"/>
          <w:bCs/>
        </w:rPr>
      </w:pPr>
    </w:p>
    <w:p w14:paraId="410A6392" w14:textId="0C6A51D2" w:rsidR="006A5FEA" w:rsidRPr="00D64439" w:rsidRDefault="00D64439">
      <w:pPr>
        <w:pStyle w:val="Heading2"/>
        <w:rPr>
          <w:ins w:id="994" w:author="Fernandes, Richard (he, him, his | il, le, lui)" w:date="2026-05-11T12:52:00Z" w16du:dateUtc="2026-05-11T16:52:00Z"/>
          <w:rPrChange w:id="995" w:author="Fernandes, Richard (he, him, his | il, le, lui)" w:date="2026-05-13T10:36:00Z" w16du:dateUtc="2026-05-13T14:36:00Z">
            <w:rPr>
              <w:ins w:id="996" w:author="Fernandes, Richard (he, him, his | il, le, lui)" w:date="2026-05-11T12:52:00Z" w16du:dateUtc="2026-05-11T16:52:00Z"/>
              <w:bCs/>
              <w:lang w:val="en-US"/>
            </w:rPr>
          </w:rPrChange>
        </w:rPr>
        <w:pPrChange w:id="997" w:author="Fernandes, Richard (he, him, his | il, le, lui)" w:date="2026-05-11T13:52:00Z" w16du:dateUtc="2026-05-11T17:52:00Z">
          <w:pPr>
            <w:pStyle w:val="Heading3"/>
            <w:numPr>
              <w:ilvl w:val="2"/>
              <w:numId w:val="11"/>
            </w:numPr>
            <w:ind w:left="1800" w:hanging="360"/>
          </w:pPr>
        </w:pPrChange>
      </w:pPr>
      <w:ins w:id="998" w:author="Fernandes, Richard (he, him, his | il, le, lui)" w:date="2026-05-12T17:07:00Z" w16du:dateUtc="2026-05-12T21:07:00Z">
        <w:r>
          <w:rPr>
            <w:bCs/>
            <w:lang w:val="en-US"/>
          </w:rPr>
          <w:t xml:space="preserve">2.2 </w:t>
        </w:r>
      </w:ins>
      <w:ins w:id="999" w:author="Fernandes, Richard (he, him, his | il, le, lui)" w:date="2026-05-11T12:52:00Z" w16du:dateUtc="2026-05-11T16:52:00Z">
        <w:r w:rsidR="006A5FEA">
          <w:rPr>
            <w:bCs/>
            <w:lang w:val="en-US"/>
          </w:rPr>
          <w:t>Type</w:t>
        </w:r>
      </w:ins>
      <w:ins w:id="1000" w:author="Fernandes, Richard (he, him, his | il, le, lui)" w:date="2026-05-11T13:25:00Z" w16du:dateUtc="2026-05-11T17:25:00Z">
        <w:r w:rsidR="005844DF">
          <w:rPr>
            <w:bCs/>
            <w:lang w:val="en-US"/>
          </w:rPr>
          <w:t xml:space="preserve"> </w:t>
        </w:r>
      </w:ins>
      <w:ins w:id="1001" w:author="Fernandes, Richard (he, him, his | il, le, lui)" w:date="2026-05-11T12:52:00Z" w16du:dateUtc="2026-05-11T16:52:00Z">
        <w:r w:rsidR="006A5FEA">
          <w:rPr>
            <w:bCs/>
            <w:lang w:val="en-US"/>
          </w:rPr>
          <w:t>of Validation</w:t>
        </w:r>
      </w:ins>
    </w:p>
    <w:p w14:paraId="469AB972" w14:textId="77777777" w:rsidR="006A5FEA" w:rsidRPr="00A850B9" w:rsidRDefault="006A5FEA" w:rsidP="006A5FEA">
      <w:pPr>
        <w:spacing w:line="360" w:lineRule="auto"/>
        <w:rPr>
          <w:ins w:id="1002" w:author="Fernandes, Richard (he, him, his | il, le, lui)" w:date="2026-05-11T12:52:00Z" w16du:dateUtc="2026-05-11T16:52:00Z"/>
          <w:bCs/>
          <w:lang w:val="en-US"/>
        </w:rPr>
      </w:pPr>
    </w:p>
    <w:p w14:paraId="156621AC" w14:textId="4309DF27" w:rsidR="00FD6655" w:rsidRPr="00DC70E6" w:rsidRDefault="005C035D">
      <w:pPr>
        <w:pStyle w:val="ListParagraph"/>
        <w:pBdr>
          <w:top w:val="nil"/>
          <w:left w:val="nil"/>
          <w:bottom w:val="nil"/>
          <w:right w:val="nil"/>
          <w:between w:val="nil"/>
        </w:pBdr>
        <w:spacing w:line="360" w:lineRule="auto"/>
        <w:ind w:left="0"/>
        <w:rPr>
          <w:ins w:id="1003" w:author="Fernandes, Richard (he, him, his | il, le, lui)" w:date="2026-05-15T10:31:00Z"/>
          <w:rFonts w:asciiTheme="minorHAnsi" w:hAnsiTheme="minorHAnsi"/>
          <w:bCs/>
          <w:rPrChange w:id="1004" w:author="Fernandes, Richard (he, him, his | il, le, lui)" w:date="2026-05-15T10:31:00Z" w16du:dateUtc="2026-05-15T14:31:00Z">
            <w:rPr>
              <w:ins w:id="1005" w:author="Fernandes, Richard (he, him, his | il, le, lui)" w:date="2026-05-15T10:31:00Z"/>
            </w:rPr>
          </w:rPrChange>
        </w:rPr>
        <w:pPrChange w:id="1006" w:author="Fernandes, Richard (he, him, his | il, le, lui)" w:date="2026-05-15T10:35:00Z" w16du:dateUtc="2026-05-15T14:35:00Z">
          <w:pPr>
            <w:pStyle w:val="ListParagraph"/>
            <w:pBdr>
              <w:top w:val="nil"/>
              <w:left w:val="nil"/>
              <w:bottom w:val="nil"/>
              <w:right w:val="nil"/>
              <w:between w:val="nil"/>
            </w:pBdr>
            <w:spacing w:line="360" w:lineRule="auto"/>
            <w:ind w:left="600"/>
          </w:pPr>
        </w:pPrChange>
      </w:pPr>
      <w:ins w:id="1007" w:author="Fernandes, Richard (he, him, his | il, le, lui)" w:date="2026-05-20T12:19:00Z" w16du:dateUtc="2026-05-20T16:19:00Z">
        <w:r>
          <w:rPr>
            <w:rFonts w:asciiTheme="minorHAnsi" w:hAnsiTheme="minorHAnsi"/>
            <w:bCs/>
          </w:rPr>
          <w:t>Measurement uncertainty</w:t>
        </w:r>
      </w:ins>
      <w:ins w:id="1008" w:author="Fernandes, Richard (he, him, his | il, le, lui)" w:date="2026-05-15T10:31:00Z">
        <w:r w:rsidR="00FD6655" w:rsidRPr="00FD6655">
          <w:rPr>
            <w:rFonts w:asciiTheme="minorHAnsi" w:hAnsiTheme="minorHAnsi"/>
            <w:bCs/>
          </w:rPr>
          <w:t xml:space="preserve"> can be quantified using </w:t>
        </w:r>
        <w:r w:rsidR="00FD6655" w:rsidRPr="00FD6655">
          <w:rPr>
            <w:rFonts w:asciiTheme="minorHAnsi" w:hAnsiTheme="minorHAnsi"/>
            <w:b/>
            <w:rPrChange w:id="1009" w:author="Fernandes, Richard (he, him, his | il, le, lui)" w:date="2026-05-15T10:31:00Z" w16du:dateUtc="2026-05-15T14:31:00Z">
              <w:rPr>
                <w:rFonts w:asciiTheme="minorHAnsi" w:hAnsiTheme="minorHAnsi"/>
                <w:bCs/>
              </w:rPr>
            </w:rPrChange>
          </w:rPr>
          <w:t xml:space="preserve">Type A </w:t>
        </w:r>
      </w:ins>
      <w:ins w:id="1010" w:author="Fernandes, Richard (he, him, his | il, le, lui)" w:date="2026-05-20T12:19:00Z" w16du:dateUtc="2026-05-20T16:19:00Z">
        <w:r>
          <w:rPr>
            <w:rFonts w:asciiTheme="minorHAnsi" w:hAnsiTheme="minorHAnsi"/>
            <w:b/>
          </w:rPr>
          <w:t>evaluation</w:t>
        </w:r>
      </w:ins>
      <w:ins w:id="1011" w:author="Fernandes, Richard (he, him, his | il, le, lui)" w:date="2026-05-15T10:31:00Z">
        <w:r w:rsidR="00FD6655" w:rsidRPr="00FD6655">
          <w:rPr>
            <w:rFonts w:asciiTheme="minorHAnsi" w:hAnsiTheme="minorHAnsi"/>
            <w:bCs/>
          </w:rPr>
          <w:t xml:space="preserve">, which relies on statistical analysis of series of observations, or (not exclusively) </w:t>
        </w:r>
        <w:r w:rsidR="00FD6655" w:rsidRPr="00FD6655">
          <w:rPr>
            <w:rFonts w:asciiTheme="minorHAnsi" w:hAnsiTheme="minorHAnsi"/>
            <w:b/>
            <w:rPrChange w:id="1012" w:author="Fernandes, Richard (he, him, his | il, le, lui)" w:date="2026-05-15T10:31:00Z" w16du:dateUtc="2026-05-15T14:31:00Z">
              <w:rPr>
                <w:rFonts w:asciiTheme="minorHAnsi" w:hAnsiTheme="minorHAnsi"/>
                <w:bCs/>
              </w:rPr>
            </w:rPrChange>
          </w:rPr>
          <w:t xml:space="preserve">Type B </w:t>
        </w:r>
      </w:ins>
      <w:ins w:id="1013" w:author="Fernandes, Richard (he, him, his | il, le, lui)" w:date="2026-05-20T12:20:00Z" w16du:dateUtc="2026-05-20T16:20:00Z">
        <w:r>
          <w:rPr>
            <w:rFonts w:asciiTheme="minorHAnsi" w:hAnsiTheme="minorHAnsi"/>
            <w:b/>
          </w:rPr>
          <w:t>evaluation</w:t>
        </w:r>
      </w:ins>
      <w:ins w:id="1014" w:author="Fernandes, Richard (he, him, his | il, le, lui)" w:date="2026-05-15T10:31:00Z">
        <w:r w:rsidR="00FD6655" w:rsidRPr="00FD6655">
          <w:rPr>
            <w:rFonts w:asciiTheme="minorHAnsi" w:hAnsiTheme="minorHAnsi"/>
            <w:bCs/>
          </w:rPr>
          <w:t>, which uses other means (JGCM, 2006). Type A evaluations of uncertainty components are derived from a probability density function (pdf) based solely on observed frequency distributions, whereas Type B evaluations are based on an assumed pdf reflecting the degree of belief that an event will occur (JGCM, 2006).</w:t>
        </w:r>
      </w:ins>
      <w:ins w:id="1015" w:author="Fernandes, Richard (he, him, his | il, le, lui)" w:date="2026-05-15T10:31:00Z" w16du:dateUtc="2026-05-15T14:31:00Z">
        <w:r w:rsidR="00FD6655">
          <w:rPr>
            <w:rFonts w:asciiTheme="minorHAnsi" w:hAnsiTheme="minorHAnsi"/>
            <w:bCs/>
          </w:rPr>
          <w:t xml:space="preserve"> C</w:t>
        </w:r>
      </w:ins>
      <w:ins w:id="1016" w:author="Fernandes, Richard (he, him, his | il, le, lui)" w:date="2026-05-15T10:31:00Z">
        <w:r w:rsidR="00FD6655" w:rsidRPr="00FD6655">
          <w:rPr>
            <w:rFonts w:asciiTheme="minorHAnsi" w:hAnsiTheme="minorHAnsi"/>
            <w:bCs/>
            <w:rPrChange w:id="1017" w:author="Fernandes, Richard (he, him, his | il, le, lui)" w:date="2026-05-15T10:31:00Z" w16du:dateUtc="2026-05-15T14:31:00Z">
              <w:rPr/>
            </w:rPrChange>
          </w:rPr>
          <w:t xml:space="preserve">EOS validation requires a Type A component, since conformity assessment must be based on </w:t>
        </w:r>
        <w:r w:rsidR="00FD6655" w:rsidRPr="00FD6655">
          <w:rPr>
            <w:rFonts w:asciiTheme="minorHAnsi" w:hAnsiTheme="minorHAnsi"/>
            <w:bCs/>
            <w:rPrChange w:id="1018" w:author="Fernandes, Richard (he, him, his | il, le, lui)" w:date="2026-05-15T10:31:00Z" w16du:dateUtc="2026-05-15T14:31:00Z">
              <w:rPr/>
            </w:rPrChange>
          </w:rPr>
          <w:lastRenderedPageBreak/>
          <w:t>comparisons between product and reference measurements. Type A estimates of uncertainty and bias require multiple matchups</w:t>
        </w:r>
      </w:ins>
      <w:ins w:id="1019" w:author="Fernandes, Richard (he, him, his | il, le, lui)" w:date="2026-05-20T15:19:00Z" w16du:dateUtc="2026-05-20T19:19:00Z">
        <w:r w:rsidR="00CF5E04">
          <w:rPr>
            <w:rFonts w:asciiTheme="minorHAnsi" w:hAnsiTheme="minorHAnsi"/>
            <w:bCs/>
          </w:rPr>
          <w:t xml:space="preserve"> representative of the same </w:t>
        </w:r>
      </w:ins>
      <w:ins w:id="1020" w:author="Fernandes, Richard (he, him, his | il, le, lui)" w:date="2026-05-20T12:20:00Z" w16du:dateUtc="2026-05-20T16:20:00Z">
        <w:r w:rsidR="001D2D0D" w:rsidRPr="001D2D0D">
          <w:rPr>
            <w:rFonts w:asciiTheme="minorHAnsi" w:hAnsiTheme="minorHAnsi"/>
            <w:bCs/>
            <w:rPrChange w:id="1021" w:author="Fernandes, Richard (he, him, his | il, le, lui)" w:date="2026-05-20T12:21:00Z" w16du:dateUtc="2026-05-20T16:21:00Z">
              <w:rPr>
                <w:rFonts w:asciiTheme="minorHAnsi" w:hAnsiTheme="minorHAnsi"/>
                <w:b/>
              </w:rPr>
            </w:rPrChange>
          </w:rPr>
          <w:t>conditions</w:t>
        </w:r>
      </w:ins>
      <w:ins w:id="1022" w:author="Fernandes, Richard (he, him, his | il, le, lui)" w:date="2026-05-15T10:31:00Z">
        <w:r w:rsidR="00FD6655" w:rsidRPr="00FD6655">
          <w:rPr>
            <w:rFonts w:asciiTheme="minorHAnsi" w:hAnsiTheme="minorHAnsi"/>
            <w:bCs/>
            <w:rPrChange w:id="1023" w:author="Fernandes, Richard (he, him, his | il, le, lui)" w:date="2026-05-15T10:31:00Z" w16du:dateUtc="2026-05-15T14:31:00Z">
              <w:rPr/>
            </w:rPrChange>
          </w:rPr>
          <w:t>.</w:t>
        </w:r>
      </w:ins>
      <w:ins w:id="1024" w:author="Fernandes, Richard (he, him, his | il, le, lui)" w:date="2026-05-15T10:31:00Z" w16du:dateUtc="2026-05-15T14:31:00Z">
        <w:r w:rsidR="00DC70E6">
          <w:rPr>
            <w:rFonts w:asciiTheme="minorHAnsi" w:hAnsiTheme="minorHAnsi"/>
            <w:bCs/>
          </w:rPr>
          <w:t xml:space="preserve">  </w:t>
        </w:r>
      </w:ins>
    </w:p>
    <w:p w14:paraId="1AAE0C70" w14:textId="77777777" w:rsidR="004D1C33" w:rsidRPr="00FD6655" w:rsidRDefault="004D1C33">
      <w:pPr>
        <w:pStyle w:val="ListParagraph"/>
        <w:pBdr>
          <w:top w:val="nil"/>
          <w:left w:val="nil"/>
          <w:bottom w:val="nil"/>
          <w:right w:val="nil"/>
          <w:between w:val="nil"/>
        </w:pBdr>
        <w:spacing w:line="360" w:lineRule="auto"/>
        <w:ind w:left="0"/>
        <w:rPr>
          <w:ins w:id="1025" w:author="Fernandes, Richard (he, him, his | il, le, lui)" w:date="2026-05-13T16:08:00Z" w16du:dateUtc="2026-05-13T20:08:00Z"/>
          <w:rFonts w:asciiTheme="minorHAnsi" w:hAnsiTheme="minorHAnsi"/>
          <w:bCs/>
          <w:rPrChange w:id="1026" w:author="Fernandes, Richard (he, him, his | il, le, lui)" w:date="2026-05-15T10:31:00Z" w16du:dateUtc="2026-05-15T14:31:00Z">
            <w:rPr>
              <w:ins w:id="1027" w:author="Fernandes, Richard (he, him, his | il, le, lui)" w:date="2026-05-13T16:08:00Z" w16du:dateUtc="2026-05-13T20:08:00Z"/>
              <w:rFonts w:asciiTheme="minorHAnsi" w:hAnsiTheme="minorHAnsi"/>
              <w:bCs/>
              <w:lang w:val="en-US"/>
            </w:rPr>
          </w:rPrChange>
        </w:rPr>
        <w:pPrChange w:id="1028" w:author="Fernandes, Richard (he, him, his | il, le, lui)" w:date="2026-05-15T10:35:00Z" w16du:dateUtc="2026-05-15T14:35:00Z">
          <w:pPr>
            <w:pStyle w:val="ListParagraph"/>
            <w:pBdr>
              <w:top w:val="nil"/>
              <w:left w:val="nil"/>
              <w:bottom w:val="nil"/>
              <w:right w:val="nil"/>
              <w:between w:val="nil"/>
            </w:pBdr>
            <w:spacing w:line="360" w:lineRule="auto"/>
            <w:ind w:left="600"/>
          </w:pPr>
        </w:pPrChange>
      </w:pPr>
    </w:p>
    <w:p w14:paraId="28AB6C0A" w14:textId="7DFE964B" w:rsidR="008A5B6E" w:rsidRPr="001D2D0D" w:rsidRDefault="00675AE4">
      <w:pPr>
        <w:pStyle w:val="ListParagraph"/>
        <w:pBdr>
          <w:top w:val="nil"/>
          <w:left w:val="nil"/>
          <w:bottom w:val="nil"/>
          <w:right w:val="nil"/>
          <w:between w:val="nil"/>
        </w:pBdr>
        <w:spacing w:line="360" w:lineRule="auto"/>
        <w:ind w:left="0"/>
        <w:rPr>
          <w:ins w:id="1029" w:author="Fernandes, Richard (he, him, his | il, le, lui)" w:date="2026-05-15T10:34:00Z" w16du:dateUtc="2026-05-15T14:34:00Z"/>
          <w:rFonts w:asciiTheme="minorHAnsi" w:hAnsiTheme="minorHAnsi"/>
          <w:bCs/>
          <w:rPrChange w:id="1030" w:author="Fernandes, Richard (he, him, his | il, le, lui)" w:date="2026-05-20T12:21:00Z" w16du:dateUtc="2026-05-20T16:21:00Z">
            <w:rPr>
              <w:ins w:id="1031" w:author="Fernandes, Richard (he, him, his | il, le, lui)" w:date="2026-05-15T10:34:00Z" w16du:dateUtc="2026-05-15T14:34:00Z"/>
              <w:rFonts w:asciiTheme="minorHAnsi" w:hAnsiTheme="minorHAnsi"/>
              <w:bCs/>
              <w:lang w:val="en-US"/>
            </w:rPr>
          </w:rPrChange>
        </w:rPr>
        <w:pPrChange w:id="1032" w:author="Fernandes, Richard (he, him, his | il, le, lui)" w:date="2026-05-15T10:35:00Z" w16du:dateUtc="2026-05-15T14:35:00Z">
          <w:pPr>
            <w:pStyle w:val="ListParagraph"/>
            <w:pBdr>
              <w:top w:val="nil"/>
              <w:left w:val="nil"/>
              <w:bottom w:val="nil"/>
              <w:right w:val="nil"/>
              <w:between w:val="nil"/>
            </w:pBdr>
            <w:spacing w:line="360" w:lineRule="auto"/>
            <w:ind w:left="600"/>
          </w:pPr>
        </w:pPrChange>
      </w:pPr>
      <w:ins w:id="1033" w:author="Fernandes, Richard (he, him, his | il, le, lui)" w:date="2026-05-15T10:33:00Z">
        <w:r w:rsidRPr="00675AE4">
          <w:rPr>
            <w:rFonts w:asciiTheme="minorHAnsi" w:hAnsiTheme="minorHAnsi"/>
            <w:bCs/>
          </w:rPr>
          <w:t xml:space="preserve">A method for identifying measurements that share </w:t>
        </w:r>
      </w:ins>
      <w:ins w:id="1034" w:author="Fernandes, Richard (he, him, his | il, le, lui)" w:date="2026-05-20T12:21:00Z" w16du:dateUtc="2026-05-20T16:21:00Z">
        <w:r w:rsidR="001D2D0D">
          <w:rPr>
            <w:rFonts w:asciiTheme="minorHAnsi" w:hAnsiTheme="minorHAnsi"/>
            <w:bCs/>
          </w:rPr>
          <w:t>measurement</w:t>
        </w:r>
      </w:ins>
      <w:ins w:id="1035" w:author="Fernandes, Richard (he, him, his | il, le, lui)" w:date="2026-05-15T10:33:00Z">
        <w:r w:rsidRPr="00675AE4">
          <w:rPr>
            <w:rFonts w:asciiTheme="minorHAnsi" w:hAnsiTheme="minorHAnsi"/>
            <w:bCs/>
          </w:rPr>
          <w:t xml:space="preserve"> condition is required to perform Type A validation. Unlike instruments such as chronometers or rulers, where </w:t>
        </w:r>
      </w:ins>
      <w:ins w:id="1036" w:author="Fernandes, Richard (he, him, his | il, le, lui)" w:date="2026-05-20T12:21:00Z" w16du:dateUtc="2026-05-20T16:21:00Z">
        <w:r w:rsidR="001D2D0D">
          <w:rPr>
            <w:rFonts w:asciiTheme="minorHAnsi" w:hAnsiTheme="minorHAnsi"/>
            <w:bCs/>
          </w:rPr>
          <w:t>measurement</w:t>
        </w:r>
      </w:ins>
      <w:ins w:id="1037" w:author="Fernandes, Richard (he, him, his | il, le, lui)" w:date="2026-05-15T10:33:00Z">
        <w:r w:rsidRPr="00675AE4">
          <w:rPr>
            <w:rFonts w:asciiTheme="minorHAnsi" w:hAnsiTheme="minorHAnsi"/>
            <w:bCs/>
          </w:rPr>
          <w:t xml:space="preserve"> conditions can be </w:t>
        </w:r>
      </w:ins>
      <w:ins w:id="1038" w:author="Fernandes, Richard (he, him, his | il, le, lui)" w:date="2026-05-19T12:48:00Z" w16du:dateUtc="2026-05-19T16:48:00Z">
        <w:r w:rsidR="00371311">
          <w:rPr>
            <w:rFonts w:asciiTheme="minorHAnsi" w:hAnsiTheme="minorHAnsi"/>
            <w:bCs/>
          </w:rPr>
          <w:t xml:space="preserve">identified </w:t>
        </w:r>
      </w:ins>
      <w:ins w:id="1039" w:author="Fernandes, Richard (he, him, his | il, le, lui)" w:date="2026-05-15T10:33:00Z">
        <w:r w:rsidRPr="00675AE4">
          <w:rPr>
            <w:rFonts w:asciiTheme="minorHAnsi" w:hAnsiTheme="minorHAnsi"/>
            <w:bCs/>
          </w:rPr>
          <w:t xml:space="preserve">using physical models and controlled variables within </w:t>
        </w:r>
      </w:ins>
      <w:ins w:id="1040" w:author="Fernandes, Richard (he, him, his | il, le, lui)" w:date="2026-05-19T12:48:00Z" w16du:dateUtc="2026-05-19T16:48:00Z">
        <w:r w:rsidR="00371311">
          <w:rPr>
            <w:rFonts w:asciiTheme="minorHAnsi" w:hAnsiTheme="minorHAnsi"/>
            <w:bCs/>
          </w:rPr>
          <w:t>a matchup</w:t>
        </w:r>
      </w:ins>
      <w:ins w:id="1041" w:author="Fernandes, Richard (he, him, his | il, le, lui)" w:date="2026-05-15T10:33:00Z">
        <w:r w:rsidRPr="00675AE4">
          <w:rPr>
            <w:rFonts w:asciiTheme="minorHAnsi" w:hAnsiTheme="minorHAnsi"/>
            <w:bCs/>
          </w:rPr>
          <w:t xml:space="preserve">, </w:t>
        </w:r>
      </w:ins>
      <w:ins w:id="1042" w:author="Fernandes, Richard (he, him, his | il, le, lui)" w:date="2026-05-20T12:21:00Z" w16du:dateUtc="2026-05-20T16:21:00Z">
        <w:r w:rsidR="001D2D0D">
          <w:rPr>
            <w:rFonts w:asciiTheme="minorHAnsi" w:hAnsiTheme="minorHAnsi"/>
            <w:bCs/>
          </w:rPr>
          <w:t>measurement</w:t>
        </w:r>
      </w:ins>
      <w:ins w:id="1043" w:author="Fernandes, Richard (he, him, his | il, le, lui)" w:date="2026-05-15T10:33:00Z">
        <w:r w:rsidRPr="00675AE4">
          <w:rPr>
            <w:rFonts w:asciiTheme="minorHAnsi" w:hAnsiTheme="minorHAnsi"/>
            <w:bCs/>
          </w:rPr>
          <w:t xml:space="preserve"> conditions </w:t>
        </w:r>
      </w:ins>
      <w:ins w:id="1044" w:author="Fernandes, Richard (he, him, his | il, le, lui)" w:date="2026-05-20T12:21:00Z" w16du:dateUtc="2026-05-20T16:21:00Z">
        <w:r w:rsidR="001D2D0D">
          <w:rPr>
            <w:rFonts w:asciiTheme="minorHAnsi" w:hAnsiTheme="minorHAnsi"/>
            <w:bCs/>
          </w:rPr>
          <w:t>of</w:t>
        </w:r>
      </w:ins>
      <w:ins w:id="1045" w:author="Fernandes, Richard (he, him, his | il, le, lui)" w:date="2026-05-15T10:33:00Z">
        <w:r w:rsidRPr="00675AE4">
          <w:rPr>
            <w:rFonts w:asciiTheme="minorHAnsi" w:hAnsiTheme="minorHAnsi"/>
            <w:bCs/>
          </w:rPr>
          <w:t xml:space="preserve"> satellite-derived LAI/FAPAR products can only realistically be assumed to be similar for matchups </w:t>
        </w:r>
      </w:ins>
      <w:ins w:id="1046" w:author="Fernandes, Richard (he, him, his | il, le, lui)" w:date="2026-05-19T12:48:00Z" w16du:dateUtc="2026-05-19T16:48:00Z">
        <w:r w:rsidR="00DD36C6">
          <w:rPr>
            <w:rFonts w:asciiTheme="minorHAnsi" w:hAnsiTheme="minorHAnsi"/>
            <w:bCs/>
          </w:rPr>
          <w:t>at the same location in sp</w:t>
        </w:r>
        <w:r w:rsidR="0004163B">
          <w:rPr>
            <w:rFonts w:asciiTheme="minorHAnsi" w:hAnsiTheme="minorHAnsi"/>
            <w:bCs/>
          </w:rPr>
          <w:t>ace and time</w:t>
        </w:r>
      </w:ins>
      <w:ins w:id="1047" w:author="Fernandes, Richard (he, him, his | il, le, lui)" w:date="2026-05-19T12:49:00Z" w16du:dateUtc="2026-05-19T16:49:00Z">
        <w:r w:rsidR="0004163B">
          <w:rPr>
            <w:rFonts w:asciiTheme="minorHAnsi" w:hAnsiTheme="minorHAnsi"/>
            <w:bCs/>
          </w:rPr>
          <w:t xml:space="preserve">.  </w:t>
        </w:r>
      </w:ins>
      <w:ins w:id="1048" w:author="Fernandes, Richard (he, him, his | il, le, lui)" w:date="2026-05-15T10:33:00Z">
        <w:r w:rsidRPr="00675AE4">
          <w:rPr>
            <w:rFonts w:asciiTheme="minorHAnsi" w:hAnsiTheme="minorHAnsi"/>
            <w:bCs/>
          </w:rPr>
          <w:t>However, this assumption is often violated in practice for decametric LAI/FAPAR products, as independent product and reference measurements of the same land surface condition within a required temporal window (e.g., 10 days) are rare.</w:t>
        </w:r>
      </w:ins>
      <w:ins w:id="1049" w:author="Fernandes, Richard (he, him, his | il, le, lui)" w:date="2026-05-20T12:21:00Z" w16du:dateUtc="2026-05-20T16:21:00Z">
        <w:r w:rsidR="001D2D0D">
          <w:rPr>
            <w:rFonts w:asciiTheme="minorHAnsi" w:hAnsiTheme="minorHAnsi"/>
            <w:bCs/>
          </w:rPr>
          <w:t xml:space="preserve">  </w:t>
        </w:r>
      </w:ins>
      <w:ins w:id="1050" w:author="Fernandes, Richard (he, him, his | il, le, lui)" w:date="2026-05-15T10:34:00Z">
        <w:r w:rsidR="008A5B6E" w:rsidRPr="008A5B6E">
          <w:rPr>
            <w:rFonts w:asciiTheme="minorHAnsi" w:hAnsiTheme="minorHAnsi"/>
            <w:bCs/>
          </w:rPr>
          <w:t>Instead, the method</w:t>
        </w:r>
      </w:ins>
      <w:ins w:id="1051" w:author="Fernandes, Richard (he, him, his | il, le, lui)" w:date="2026-05-19T12:49:00Z" w16du:dateUtc="2026-05-19T16:49:00Z">
        <w:r w:rsidR="00DE1113">
          <w:rPr>
            <w:rFonts w:asciiTheme="minorHAnsi" w:hAnsiTheme="minorHAnsi"/>
            <w:bCs/>
          </w:rPr>
          <w:t xml:space="preserve"> </w:t>
        </w:r>
      </w:ins>
      <w:ins w:id="1052" w:author="Fernandes, Richard (he, him, his | il, le, lui)" w:date="2026-05-20T12:22:00Z" w16du:dateUtc="2026-05-20T16:22:00Z">
        <w:r w:rsidR="008D7E82">
          <w:rPr>
            <w:rFonts w:asciiTheme="minorHAnsi" w:hAnsiTheme="minorHAnsi"/>
            <w:bCs/>
          </w:rPr>
          <w:t>adopted</w:t>
        </w:r>
      </w:ins>
      <w:ins w:id="1053" w:author="Fernandes, Richard (he, him, his | il, le, lui)" w:date="2026-05-19T12:49:00Z" w16du:dateUtc="2026-05-19T16:49:00Z">
        <w:r w:rsidR="00DE1113">
          <w:rPr>
            <w:rFonts w:asciiTheme="minorHAnsi" w:hAnsiTheme="minorHAnsi"/>
            <w:bCs/>
          </w:rPr>
          <w:t xml:space="preserve"> here</w:t>
        </w:r>
      </w:ins>
      <w:ins w:id="1054" w:author="Fernandes, Richard (he, him, his | il, le, lui)" w:date="2026-05-15T10:34:00Z">
        <w:r w:rsidR="008A5B6E" w:rsidRPr="008A5B6E">
          <w:rPr>
            <w:rFonts w:asciiTheme="minorHAnsi" w:hAnsiTheme="minorHAnsi"/>
            <w:bCs/>
          </w:rPr>
          <w:t xml:space="preserve"> assumes that each matchup represents a sample drawn from </w:t>
        </w:r>
      </w:ins>
      <w:ins w:id="1055" w:author="Fernandes, Richard (he, him, his | il, le, lui)" w:date="2026-05-19T12:51:00Z" w16du:dateUtc="2026-05-19T16:51:00Z">
        <w:r w:rsidR="001312ED">
          <w:rPr>
            <w:rFonts w:asciiTheme="minorHAnsi" w:hAnsiTheme="minorHAnsi"/>
            <w:bCs/>
          </w:rPr>
          <w:t>a sampling distribution</w:t>
        </w:r>
      </w:ins>
      <w:ins w:id="1056" w:author="Fernandes, Richard (he, him, his | il, le, lui)" w:date="2026-05-15T10:34:00Z">
        <w:r w:rsidR="008A5B6E" w:rsidRPr="008A5B6E">
          <w:rPr>
            <w:rFonts w:asciiTheme="minorHAnsi" w:hAnsiTheme="minorHAnsi"/>
            <w:bCs/>
          </w:rPr>
          <w:t xml:space="preserve"> of possible matchups</w:t>
        </w:r>
      </w:ins>
      <w:ins w:id="1057" w:author="Fernandes, Richard (he, him, his | il, le, lui)" w:date="2026-05-19T12:49:00Z" w16du:dateUtc="2026-05-19T16:49:00Z">
        <w:r w:rsidR="00CA39CA">
          <w:rPr>
            <w:rFonts w:asciiTheme="minorHAnsi" w:hAnsiTheme="minorHAnsi"/>
            <w:bCs/>
          </w:rPr>
          <w:t xml:space="preserve"> that share the same sources of error and</w:t>
        </w:r>
      </w:ins>
      <w:ins w:id="1058" w:author="Fernandes, Richard (he, him, his | il, le, lui)" w:date="2026-05-19T12:50:00Z" w16du:dateUtc="2026-05-19T16:50:00Z">
        <w:r w:rsidR="00CA39CA">
          <w:rPr>
            <w:rFonts w:asciiTheme="minorHAnsi" w:hAnsiTheme="minorHAnsi"/>
            <w:bCs/>
          </w:rPr>
          <w:t xml:space="preserve"> </w:t>
        </w:r>
        <w:r w:rsidR="00384AD2">
          <w:rPr>
            <w:rFonts w:asciiTheme="minorHAnsi" w:hAnsiTheme="minorHAnsi"/>
            <w:bCs/>
          </w:rPr>
          <w:t>associated error pdf</w:t>
        </w:r>
      </w:ins>
      <w:ins w:id="1059" w:author="Fernandes, Richard (he, him, his | il, le, lui)" w:date="2026-05-20T12:22:00Z" w16du:dateUtc="2026-05-20T16:22:00Z">
        <w:r w:rsidR="009179B5">
          <w:rPr>
            <w:rFonts w:asciiTheme="minorHAnsi" w:hAnsiTheme="minorHAnsi"/>
            <w:bCs/>
          </w:rPr>
          <w:t xml:space="preserve">.  </w:t>
        </w:r>
      </w:ins>
      <w:ins w:id="1060" w:author="Fernandes, Richard (he, him, his | il, le, lui)" w:date="2026-05-19T12:51:00Z" w16du:dateUtc="2026-05-19T16:51:00Z">
        <w:r w:rsidR="001312ED">
          <w:rPr>
            <w:rFonts w:asciiTheme="minorHAnsi" w:hAnsiTheme="minorHAnsi"/>
            <w:bCs/>
          </w:rPr>
          <w:t>Furthermore, t</w:t>
        </w:r>
      </w:ins>
      <w:ins w:id="1061" w:author="Fernandes, Richard (he, him, his | il, le, lui)" w:date="2026-05-19T12:50:00Z" w16du:dateUtc="2026-05-19T16:50:00Z">
        <w:r w:rsidR="001312ED">
          <w:rPr>
            <w:rFonts w:asciiTheme="minorHAnsi" w:hAnsiTheme="minorHAnsi"/>
            <w:bCs/>
          </w:rPr>
          <w:t xml:space="preserve">he </w:t>
        </w:r>
      </w:ins>
      <w:ins w:id="1062" w:author="Fernandes, Richard (he, him, his | il, le, lui)" w:date="2026-05-15T10:34:00Z">
        <w:r w:rsidR="008A5B6E" w:rsidRPr="008A5B6E">
          <w:rPr>
            <w:rFonts w:asciiTheme="minorHAnsi" w:hAnsiTheme="minorHAnsi"/>
            <w:bCs/>
          </w:rPr>
          <w:t xml:space="preserve"> probability </w:t>
        </w:r>
      </w:ins>
      <w:ins w:id="1063" w:author="Fernandes, Richard (he, him, his | il, le, lui)" w:date="2026-05-19T12:52:00Z" w16du:dateUtc="2026-05-19T16:52:00Z">
        <w:r w:rsidR="00791A0A">
          <w:rPr>
            <w:rFonts w:asciiTheme="minorHAnsi" w:hAnsiTheme="minorHAnsi"/>
            <w:bCs/>
          </w:rPr>
          <w:t xml:space="preserve">any matchup </w:t>
        </w:r>
        <w:r w:rsidR="00A93E6F">
          <w:rPr>
            <w:rFonts w:asciiTheme="minorHAnsi" w:hAnsiTheme="minorHAnsi"/>
            <w:bCs/>
          </w:rPr>
          <w:t xml:space="preserve">is a member of the same sampling distribution </w:t>
        </w:r>
      </w:ins>
      <w:ins w:id="1064" w:author="Fernandes, Richard (he, him, his | il, le, lui)" w:date="2026-05-19T12:51:00Z" w16du:dateUtc="2026-05-19T16:51:00Z">
        <w:r w:rsidR="001312ED">
          <w:rPr>
            <w:rFonts w:asciiTheme="minorHAnsi" w:hAnsiTheme="minorHAnsi"/>
            <w:bCs/>
          </w:rPr>
          <w:t xml:space="preserve">is assumed to be </w:t>
        </w:r>
      </w:ins>
      <w:ins w:id="1065" w:author="Fernandes, Richard (he, him, his | il, le, lui)" w:date="2026-05-15T10:34:00Z">
        <w:r w:rsidR="008A5B6E" w:rsidRPr="008A5B6E">
          <w:rPr>
            <w:rFonts w:asciiTheme="minorHAnsi" w:hAnsiTheme="minorHAnsi"/>
            <w:bCs/>
          </w:rPr>
          <w:t xml:space="preserve">described by a prior distribution that depends on measured variables known to influence errors. This corresponds to a Type B assumption that enables quantification of </w:t>
        </w:r>
      </w:ins>
      <w:ins w:id="1066" w:author="Fernandes, Richard (he, him, his | il, le, lui)" w:date="2026-05-20T12:24:00Z" w16du:dateUtc="2026-05-20T16:24:00Z">
        <w:r w:rsidR="0067273D">
          <w:rPr>
            <w:rFonts w:asciiTheme="minorHAnsi" w:hAnsiTheme="minorHAnsi"/>
            <w:bCs/>
          </w:rPr>
          <w:t>the</w:t>
        </w:r>
      </w:ins>
      <w:ins w:id="1067" w:author="Fernandes, Richard (he, him, his | il, le, lui)" w:date="2026-05-15T10:34:00Z">
        <w:r w:rsidR="008A5B6E" w:rsidRPr="008A5B6E">
          <w:rPr>
            <w:rFonts w:asciiTheme="minorHAnsi" w:hAnsiTheme="minorHAnsi"/>
            <w:bCs/>
          </w:rPr>
          <w:t xml:space="preserve"> </w:t>
        </w:r>
        <w:r w:rsidR="008A5B6E" w:rsidRPr="008A5B6E">
          <w:rPr>
            <w:rFonts w:asciiTheme="minorHAnsi" w:hAnsiTheme="minorHAnsi"/>
            <w:b/>
            <w:bCs/>
          </w:rPr>
          <w:t xml:space="preserve">inclusion probability </w:t>
        </w:r>
      </w:ins>
      <w:ins w:id="1068" w:author="Fernandes, Richard (he, him, his | il, le, lui)" w:date="2026-05-15T10:34:00Z" w16du:dateUtc="2026-05-15T14:34:00Z">
        <w:r w:rsidR="008A5B6E">
          <w:rPr>
            <w:rFonts w:asciiTheme="minorHAnsi" w:hAnsiTheme="minorHAnsi"/>
            <w:bCs/>
          </w:rPr>
          <w:t>(</w:t>
        </w:r>
      </w:ins>
      <m:oMath>
        <m:sSub>
          <m:sSubPr>
            <m:ctrlPr>
              <w:ins w:id="1069" w:author="Fernandes, Richard (he, him, his | il, le, lui)" w:date="2026-05-20T12:30:00Z" w16du:dateUtc="2026-05-20T16:30:00Z">
                <w:rPr>
                  <w:rFonts w:ascii="Cambria Math" w:hAnsi="Cambria Math"/>
                  <w:i/>
                  <w:color w:val="000000"/>
                </w:rPr>
              </w:ins>
            </m:ctrlPr>
          </m:sSubPr>
          <m:e>
            <m:r>
              <w:ins w:id="1070" w:author="Fernandes, Richard (he, him, his | il, le, lui)" w:date="2026-05-20T12:30:00Z" w16du:dateUtc="2026-05-20T16:30:00Z">
                <w:rPr>
                  <w:rFonts w:ascii="Cambria Math" w:hAnsi="Cambria Math"/>
                  <w:color w:val="000000"/>
                </w:rPr>
                <m:t>p</m:t>
              </w:ins>
            </m:r>
          </m:e>
          <m:sub>
            <m:r>
              <w:ins w:id="1071" w:author="Fernandes, Richard (he, him, his | il, le, lui)" w:date="2026-05-20T12:30:00Z" w16du:dateUtc="2026-05-20T16:30:00Z">
                <w:rPr>
                  <w:rFonts w:ascii="Cambria Math" w:hAnsi="Cambria Math"/>
                  <w:color w:val="000000"/>
                </w:rPr>
                <m:t>i,j</m:t>
              </w:ins>
            </m:r>
          </m:sub>
        </m:sSub>
      </m:oMath>
      <w:ins w:id="1072" w:author="Fernandes, Richard (he, him, his | il, le, lui)" w:date="2026-05-15T10:34:00Z" w16du:dateUtc="2026-05-15T14:34:00Z">
        <w:r w:rsidR="008A5B6E">
          <w:rPr>
            <w:rFonts w:asciiTheme="minorHAnsi" w:hAnsiTheme="minorHAnsi"/>
          </w:rPr>
          <w:t xml:space="preserve">) </w:t>
        </w:r>
        <w:r w:rsidR="008A5B6E">
          <w:rPr>
            <w:rFonts w:asciiTheme="minorHAnsi" w:hAnsiTheme="minorHAnsi"/>
            <w:bCs/>
          </w:rPr>
          <w:t xml:space="preserve">, </w:t>
        </w:r>
      </w:ins>
      <w:ins w:id="1073" w:author="Fernandes, Richard (he, him, his | il, le, lui)" w:date="2026-05-15T10:34:00Z">
        <w:r w:rsidR="008A5B6E" w:rsidRPr="008A5B6E">
          <w:rPr>
            <w:rFonts w:asciiTheme="minorHAnsi" w:hAnsiTheme="minorHAnsi"/>
            <w:bCs/>
          </w:rPr>
          <w:t xml:space="preserve">defined as the </w:t>
        </w:r>
      </w:ins>
      <w:ins w:id="1074" w:author="Fernandes, Richard (he, him, his | il, le, lui)" w:date="2026-05-20T12:24:00Z" w16du:dateUtc="2026-05-20T16:24:00Z">
        <w:r w:rsidR="00D75B15">
          <w:rPr>
            <w:rFonts w:asciiTheme="minorHAnsi" w:hAnsiTheme="minorHAnsi"/>
            <w:bCs/>
          </w:rPr>
          <w:t xml:space="preserve">probability that </w:t>
        </w:r>
      </w:ins>
      <w:ins w:id="1075" w:author="Fernandes, Richard (he, him, his | il, le, lui)" w:date="2026-05-20T12:30:00Z" w16du:dateUtc="2026-05-20T16:30:00Z">
        <w:r w:rsidR="004122AB">
          <w:rPr>
            <w:rFonts w:asciiTheme="minorHAnsi" w:hAnsiTheme="minorHAnsi"/>
            <w:bCs/>
          </w:rPr>
          <w:t xml:space="preserve">the jth matchup </w:t>
        </w:r>
      </w:ins>
      <w:ins w:id="1076" w:author="Fernandes, Richard (he, him, his | il, le, lui)" w:date="2026-05-20T12:24:00Z" w16du:dateUtc="2026-05-20T16:24:00Z">
        <w:r w:rsidR="00D75B15">
          <w:rPr>
            <w:rFonts w:asciiTheme="minorHAnsi" w:hAnsiTheme="minorHAnsi"/>
            <w:bCs/>
          </w:rPr>
          <w:t xml:space="preserve"> </w:t>
        </w:r>
      </w:ins>
      <w:ins w:id="1077" w:author="Fernandes, Richard (he, him, his | il, le, lui)" w:date="2026-05-20T12:31:00Z" w16du:dateUtc="2026-05-20T16:31:00Z">
        <w:r w:rsidR="00914CE5">
          <w:rPr>
            <w:rFonts w:asciiTheme="minorHAnsi" w:hAnsiTheme="minorHAnsi"/>
            <w:bCs/>
          </w:rPr>
          <w:t>belongs to the sampling distribution of conditions that give rise to the ith matchup .</w:t>
        </w:r>
      </w:ins>
    </w:p>
    <w:p w14:paraId="490E85D2" w14:textId="1FE97A45" w:rsidR="00C6585F" w:rsidRPr="009D0D98" w:rsidRDefault="00C6585F">
      <w:pPr>
        <w:pBdr>
          <w:top w:val="nil"/>
          <w:left w:val="nil"/>
          <w:bottom w:val="nil"/>
          <w:right w:val="nil"/>
          <w:between w:val="nil"/>
        </w:pBdr>
        <w:spacing w:after="0" w:line="360" w:lineRule="auto"/>
        <w:rPr>
          <w:ins w:id="1078" w:author="Fernandes, Richard (he, him, his | il, le, lui)" w:date="2026-05-11T13:43:00Z" w16du:dateUtc="2026-05-11T17:43:00Z"/>
          <w:lang w:val="en"/>
        </w:rPr>
        <w:pPrChange w:id="1079" w:author="Fernandes, Richard (he, him, his | il, le, lui)" w:date="2026-05-15T10:35:00Z" w16du:dateUtc="2026-05-15T14:35:00Z">
          <w:pPr>
            <w:pStyle w:val="ListParagraph"/>
            <w:pBdr>
              <w:top w:val="nil"/>
              <w:left w:val="nil"/>
              <w:bottom w:val="nil"/>
              <w:right w:val="nil"/>
              <w:between w:val="nil"/>
            </w:pBdr>
            <w:spacing w:after="0" w:line="360" w:lineRule="auto"/>
            <w:ind w:left="600"/>
          </w:pPr>
        </w:pPrChange>
      </w:pPr>
    </w:p>
    <w:p w14:paraId="38536357" w14:textId="50E79DA3" w:rsidR="00C6585F" w:rsidRPr="00FD2018" w:rsidRDefault="00C6585F">
      <w:pPr>
        <w:pStyle w:val="ListParagraph"/>
        <w:pBdr>
          <w:top w:val="nil"/>
          <w:left w:val="nil"/>
          <w:bottom w:val="nil"/>
          <w:right w:val="nil"/>
          <w:between w:val="nil"/>
        </w:pBdr>
        <w:spacing w:after="0" w:line="360" w:lineRule="auto"/>
        <w:ind w:left="0"/>
        <w:rPr>
          <w:ins w:id="1080" w:author="Fernandes, Richard (he, him, his | il, le, lui)" w:date="2026-05-11T13:43:00Z" w16du:dateUtc="2026-05-11T17:43:00Z"/>
          <w:rPrChange w:id="1081" w:author="Fernandes, Richard (he, him, his | il, le, lui)" w:date="2026-05-13T16:25:00Z" w16du:dateUtc="2026-05-13T20:25:00Z">
            <w:rPr>
              <w:ins w:id="1082" w:author="Fernandes, Richard (he, him, his | il, le, lui)" w:date="2026-05-11T13:43:00Z" w16du:dateUtc="2026-05-11T17:43:00Z"/>
              <w:lang w:val="en"/>
            </w:rPr>
          </w:rPrChange>
        </w:rPr>
        <w:pPrChange w:id="1083" w:author="Fernandes, Richard (he, him, his | il, le, lui)" w:date="2026-05-15T10:35:00Z" w16du:dateUtc="2026-05-15T14:35:00Z">
          <w:pPr>
            <w:pStyle w:val="ListParagraph"/>
            <w:pBdr>
              <w:top w:val="nil"/>
              <w:left w:val="nil"/>
              <w:bottom w:val="nil"/>
              <w:right w:val="nil"/>
              <w:between w:val="nil"/>
            </w:pBdr>
            <w:spacing w:after="0" w:line="360" w:lineRule="auto"/>
            <w:ind w:left="600"/>
          </w:pPr>
        </w:pPrChange>
      </w:pPr>
      <w:ins w:id="1084" w:author="Fernandes, Richard (he, him, his | il, le, lui)" w:date="2026-05-11T13:43:00Z" w16du:dateUtc="2026-05-11T17:43:00Z">
        <w:r w:rsidRPr="000D77DD">
          <w:rPr>
            <w:lang w:val="en"/>
          </w:rPr>
          <w:t>Because prior</w:t>
        </w:r>
      </w:ins>
      <w:ins w:id="1085" w:author="Fernandes, Richard (he, him, his | il, le, lui)" w:date="2026-05-15T10:35:00Z" w16du:dateUtc="2026-05-15T14:35:00Z">
        <w:r w:rsidR="0005710A">
          <w:rPr>
            <w:lang w:val="en"/>
          </w:rPr>
          <w:t xml:space="preserve"> assumptions are</w:t>
        </w:r>
      </w:ins>
      <w:ins w:id="1086" w:author="Fernandes, Richard (he, him, his | il, le, lui)" w:date="2026-05-11T13:43:00Z" w16du:dateUtc="2026-05-11T17:43:00Z">
        <w:r w:rsidR="004F4B90">
          <w:rPr>
            <w:lang w:val="en"/>
          </w:rPr>
          <w:t xml:space="preserve"> used when modelling </w:t>
        </w:r>
      </w:ins>
      <m:oMath>
        <m:sSub>
          <m:sSubPr>
            <m:ctrlPr>
              <w:ins w:id="1087" w:author="Fernandes, Richard (he, him, his | il, le, lui)" w:date="2026-05-20T12:32:00Z" w16du:dateUtc="2026-05-20T16:32:00Z">
                <w:rPr>
                  <w:rFonts w:ascii="Cambria Math" w:hAnsi="Cambria Math"/>
                  <w:i/>
                  <w:color w:val="000000"/>
                </w:rPr>
              </w:ins>
            </m:ctrlPr>
          </m:sSubPr>
          <m:e>
            <m:r>
              <w:ins w:id="1088" w:author="Fernandes, Richard (he, him, his | il, le, lui)" w:date="2026-05-20T12:32:00Z" w16du:dateUtc="2026-05-20T16:32:00Z">
                <w:rPr>
                  <w:rFonts w:ascii="Cambria Math" w:hAnsi="Cambria Math"/>
                  <w:color w:val="000000"/>
                </w:rPr>
                <m:t>p</m:t>
              </w:ins>
            </m:r>
          </m:e>
          <m:sub>
            <m:r>
              <w:ins w:id="1089" w:author="Fernandes, Richard (he, him, his | il, le, lui)" w:date="2026-05-20T12:32:00Z" w16du:dateUtc="2026-05-20T16:32:00Z">
                <w:rPr>
                  <w:rFonts w:ascii="Cambria Math" w:hAnsi="Cambria Math"/>
                  <w:color w:val="000000"/>
                </w:rPr>
                <m:t>i,j</m:t>
              </w:ins>
            </m:r>
          </m:sub>
        </m:sSub>
      </m:oMath>
      <w:ins w:id="1090" w:author="Fernandes, Richard (he, him, his | il, le, lui)" w:date="2026-05-11T13:43:00Z" w16du:dateUtc="2026-05-11T17:43:00Z">
        <w:r w:rsidR="004F4B90">
          <w:rPr>
            <w:lang w:val="en"/>
          </w:rPr>
          <w:t xml:space="preserve"> </w:t>
        </w:r>
        <w:r w:rsidRPr="000D77DD">
          <w:rPr>
            <w:lang w:val="en"/>
          </w:rPr>
          <w:t>,</w:t>
        </w:r>
        <w:r>
          <w:t xml:space="preserve"> the</w:t>
        </w:r>
      </w:ins>
      <w:ins w:id="1091" w:author="Fernandes, Richard (he, him, his | il, le, lui)" w:date="2026-05-11T13:44:00Z" w16du:dateUtc="2026-05-11T17:44:00Z">
        <w:r w:rsidR="007A26AA">
          <w:t xml:space="preserve"> </w:t>
        </w:r>
        <w:r w:rsidR="004F4B90">
          <w:t xml:space="preserve">observed frequency distribution of errors </w:t>
        </w:r>
      </w:ins>
      <w:ins w:id="1092" w:author="Fernandes, Richard (he, him, his | il, le, lui)" w:date="2026-05-11T13:43:00Z" w16du:dateUtc="2026-05-11T17:43:00Z">
        <w:r>
          <w:t xml:space="preserve"> </w:t>
        </w:r>
      </w:ins>
      <w:ins w:id="1093" w:author="Fernandes, Richard (he, him, his | il, le, lui)" w:date="2026-05-13T16:24:00Z" w16du:dateUtc="2026-05-13T20:24:00Z">
        <w:r w:rsidR="00CD466B">
          <w:t>is replaced by s</w:t>
        </w:r>
        <w:r w:rsidR="0010733C">
          <w:t xml:space="preserve">amples from a probability distribution of </w:t>
        </w:r>
        <w:r w:rsidR="00C22116">
          <w:t>matchups</w:t>
        </w:r>
      </w:ins>
      <w:ins w:id="1094" w:author="Fernandes, Richard (he, him, his | il, le, lui)" w:date="2026-05-11T13:45:00Z" w16du:dateUtc="2026-05-11T17:45:00Z">
        <w:r w:rsidR="007A26AA">
          <w:t xml:space="preserve">.  </w:t>
        </w:r>
      </w:ins>
      <w:ins w:id="1095" w:author="Fernandes, Richard (he, him, his | il, le, lui)" w:date="2026-05-19T12:53:00Z" w16du:dateUtc="2026-05-19T16:53:00Z">
        <w:r w:rsidR="004910FE">
          <w:t xml:space="preserve"> Subsequently, t</w:t>
        </w:r>
      </w:ins>
      <w:ins w:id="1096" w:author="Fernandes, Richard (he, him, his | il, le, lui)" w:date="2026-05-11T13:45:00Z" w16du:dateUtc="2026-05-11T17:45:00Z">
        <w:r w:rsidR="007A26AA">
          <w:t xml:space="preserve">he </w:t>
        </w:r>
      </w:ins>
      <w:ins w:id="1097" w:author="Fernandes, Richard (he, him, his | il, le, lui)" w:date="2026-05-11T13:43:00Z" w16du:dateUtc="2026-05-11T17:43:00Z">
        <w:r>
          <w:t>validation experiment becomes a statistical experiment (Box et al. 2005)</w:t>
        </w:r>
      </w:ins>
      <w:ins w:id="1098" w:author="Fernandes, Richard (he, him, his | il, le, lui)" w:date="2026-05-13T16:25:00Z" w16du:dateUtc="2026-05-13T20:25:00Z">
        <w:r w:rsidR="00FD2018">
          <w:t>.</w:t>
        </w:r>
      </w:ins>
      <w:ins w:id="1099" w:author="Fernandes, Richard (he, him, his | il, le, lui)" w:date="2026-05-11T13:43:00Z" w16du:dateUtc="2026-05-11T17:43:00Z">
        <w:r>
          <w:t xml:space="preserve"> </w:t>
        </w:r>
      </w:ins>
      <w:ins w:id="1100" w:author="Fernandes, Richard (he, him, his | il, le, lui)" w:date="2026-05-11T13:45:00Z" w16du:dateUtc="2026-05-11T17:45:00Z">
        <w:r w:rsidR="007A26AA">
          <w:t xml:space="preserve">  </w:t>
        </w:r>
      </w:ins>
      <w:ins w:id="1101" w:author="Fernandes, Richard (he, him, his | il, le, lui)" w:date="2026-05-11T13:43:00Z" w16du:dateUtc="2026-05-11T17:43:00Z">
        <w:r>
          <w:t>Statistical experiments have  three components</w:t>
        </w:r>
        <w:r w:rsidRPr="005C06D1">
          <w:rPr>
            <w:color w:val="000000"/>
          </w:rPr>
          <w:t xml:space="preserve"> that structure the remained of this study ( </w:t>
        </w:r>
      </w:ins>
      <w:customXmlInsRangeStart w:id="1102" w:author="Fernandes, Richard (he, him, his | il, le, lui)" w:date="2026-05-11T13:43:00Z"/>
      <w:sdt>
        <w:sdtPr>
          <w:tag w:val="goog_rdk_22"/>
          <w:id w:val="-2081899148"/>
        </w:sdtPr>
        <w:sdtEndPr/>
        <w:sdtContent>
          <w:customXmlInsRangeEnd w:id="1102"/>
          <w:ins w:id="1103" w:author="Fernandes, Richard (he, him, his | il, le, lui)" w:date="2026-05-11T13:43:00Z" w16du:dateUtc="2026-05-11T17:43:00Z">
            <w:r w:rsidRPr="005C06D1">
              <w:rPr>
                <w:color w:val="000000"/>
              </w:rPr>
              <w:t xml:space="preserve">Stehman and Czaplewski, 1998, </w:t>
            </w:r>
          </w:ins>
          <w:commentRangeStart w:id="1104"/>
          <w:customXmlInsRangeStart w:id="1105" w:author="Fernandes, Richard (he, him, his | il, le, lui)" w:date="2026-05-11T13:43:00Z"/>
        </w:sdtContent>
      </w:sdt>
      <w:customXmlInsRangeEnd w:id="1105"/>
      <w:ins w:id="1106" w:author="Fernandes, Richard (he, him, his | il, le, lui)" w:date="2026-05-11T13:43:00Z" w16du:dateUtc="2026-05-11T17:43:00Z">
        <w:r w:rsidRPr="005C06D1">
          <w:rPr>
            <w:color w:val="000000"/>
          </w:rPr>
          <w:t>Tyukavina et al. 2025</w:t>
        </w:r>
        <w:commentRangeEnd w:id="1104"/>
        <w:r w:rsidRPr="005C06D1">
          <w:rPr>
            <w:rStyle w:val="CommentReference"/>
            <w:color w:val="000000"/>
            <w:sz w:val="22"/>
            <w:szCs w:val="22"/>
          </w:rPr>
          <w:commentReference w:id="1104"/>
        </w:r>
        <w:r w:rsidRPr="005C06D1">
          <w:rPr>
            <w:color w:val="000000"/>
          </w:rPr>
          <w:t>).:</w:t>
        </w:r>
      </w:ins>
    </w:p>
    <w:p w14:paraId="7216DA84" w14:textId="77777777" w:rsidR="00C6585F" w:rsidRDefault="00C6585F" w:rsidP="0005710A">
      <w:pPr>
        <w:pBdr>
          <w:top w:val="nil"/>
          <w:left w:val="nil"/>
          <w:bottom w:val="nil"/>
          <w:right w:val="nil"/>
          <w:between w:val="nil"/>
        </w:pBdr>
        <w:spacing w:after="0" w:line="360" w:lineRule="auto"/>
        <w:rPr>
          <w:ins w:id="1107" w:author="Fernandes, Richard (he, him, his | il, le, lui)" w:date="2026-05-11T13:43:00Z" w16du:dateUtc="2026-05-11T17:43:00Z"/>
        </w:rPr>
      </w:pPr>
    </w:p>
    <w:p w14:paraId="71C9F8F4" w14:textId="77777777" w:rsidR="00C6585F" w:rsidRPr="00B77651" w:rsidRDefault="00C6585F">
      <w:pPr>
        <w:pStyle w:val="ListParagraph"/>
        <w:numPr>
          <w:ilvl w:val="0"/>
          <w:numId w:val="12"/>
        </w:numPr>
        <w:pBdr>
          <w:top w:val="nil"/>
          <w:left w:val="nil"/>
          <w:bottom w:val="nil"/>
          <w:right w:val="nil"/>
          <w:between w:val="nil"/>
        </w:pBdr>
        <w:spacing w:after="0" w:line="360" w:lineRule="auto"/>
        <w:ind w:left="120"/>
        <w:rPr>
          <w:ins w:id="1108" w:author="Fernandes, Richard (he, him, his | il, le, lui)" w:date="2026-05-11T13:43:00Z" w16du:dateUtc="2026-05-11T17:43:00Z"/>
        </w:rPr>
        <w:pPrChange w:id="1109" w:author="Fernandes, Richard (he, him, his | il, le, lui)" w:date="2026-05-15T10:35:00Z" w16du:dateUtc="2026-05-15T14:35:00Z">
          <w:pPr>
            <w:pStyle w:val="ListParagraph"/>
            <w:numPr>
              <w:numId w:val="12"/>
            </w:numPr>
            <w:pBdr>
              <w:top w:val="nil"/>
              <w:left w:val="nil"/>
              <w:bottom w:val="nil"/>
              <w:right w:val="nil"/>
              <w:between w:val="nil"/>
            </w:pBdr>
            <w:spacing w:after="0" w:line="360" w:lineRule="auto"/>
            <w:ind w:hanging="360"/>
          </w:pPr>
        </w:pPrChange>
      </w:pPr>
      <w:ins w:id="1110" w:author="Fernandes, Richard (he, him, his | il, le, lui)" w:date="2026-05-11T13:43:00Z" w16du:dateUtc="2026-05-11T17:43:00Z">
        <w:r w:rsidRPr="000D77DD">
          <w:rPr>
            <w:color w:val="000000"/>
          </w:rPr>
          <w:t xml:space="preserve">The </w:t>
        </w:r>
        <w:r w:rsidRPr="000D77DD">
          <w:rPr>
            <w:b/>
            <w:color w:val="000000"/>
          </w:rPr>
          <w:t>sampling design</w:t>
        </w:r>
        <w:r w:rsidRPr="000D77DD">
          <w:rPr>
            <w:color w:val="000000"/>
          </w:rPr>
          <w:t xml:space="preserve"> is </w:t>
        </w:r>
        <w:r w:rsidRPr="000D77DD">
          <w:rPr>
            <w:i/>
            <w:color w:val="000000"/>
          </w:rPr>
          <w:t>“the protocol by which the reference sample units are selected”</w:t>
        </w:r>
        <w:r w:rsidRPr="000D77DD">
          <w:rPr>
            <w:color w:val="000000"/>
          </w:rPr>
          <w:t xml:space="preserve">.   </w:t>
        </w:r>
      </w:ins>
    </w:p>
    <w:p w14:paraId="6C60A458" w14:textId="77777777" w:rsidR="00C6585F" w:rsidRDefault="00C6585F">
      <w:pPr>
        <w:spacing w:line="360" w:lineRule="auto"/>
        <w:rPr>
          <w:ins w:id="1111" w:author="Fernandes, Richard (he, him, his | il, le, lui)" w:date="2026-05-11T13:43:00Z" w16du:dateUtc="2026-05-11T17:43:00Z"/>
        </w:rPr>
        <w:pPrChange w:id="1112" w:author="Fernandes, Richard (he, him, his | il, le, lui)" w:date="2026-05-15T10:35:00Z" w16du:dateUtc="2026-05-15T14:35:00Z">
          <w:pPr>
            <w:spacing w:line="360" w:lineRule="auto"/>
            <w:ind w:left="45"/>
          </w:pPr>
        </w:pPrChange>
      </w:pPr>
    </w:p>
    <w:p w14:paraId="528DBFF9" w14:textId="48DA7DD9" w:rsidR="00C6585F" w:rsidRPr="00070E74" w:rsidRDefault="00C6585F">
      <w:pPr>
        <w:pStyle w:val="ListParagraph"/>
        <w:numPr>
          <w:ilvl w:val="0"/>
          <w:numId w:val="12"/>
        </w:numPr>
        <w:spacing w:line="360" w:lineRule="auto"/>
        <w:ind w:left="120"/>
        <w:rPr>
          <w:ins w:id="1113" w:author="Fernandes, Richard (he, him, his | il, le, lui)" w:date="2026-05-11T13:43:00Z" w16du:dateUtc="2026-05-11T17:43:00Z"/>
        </w:rPr>
        <w:pPrChange w:id="1114" w:author="Fernandes, Richard (he, him, his | il, le, lui)" w:date="2026-05-15T10:35:00Z" w16du:dateUtc="2026-05-15T14:35:00Z">
          <w:pPr>
            <w:pStyle w:val="ListParagraph"/>
            <w:numPr>
              <w:numId w:val="12"/>
            </w:numPr>
            <w:spacing w:line="360" w:lineRule="auto"/>
            <w:ind w:hanging="360"/>
          </w:pPr>
        </w:pPrChange>
      </w:pPr>
      <w:ins w:id="1115" w:author="Fernandes, Richard (he, him, his | il, le, lui)" w:date="2026-05-11T13:43:00Z" w16du:dateUtc="2026-05-11T17:43:00Z">
        <w:r w:rsidRPr="000D77DD">
          <w:rPr>
            <w:color w:val="000000"/>
          </w:rPr>
          <w:t xml:space="preserve">The </w:t>
        </w:r>
        <w:r w:rsidRPr="000D77DD">
          <w:rPr>
            <w:b/>
            <w:color w:val="000000"/>
          </w:rPr>
          <w:t>response design</w:t>
        </w:r>
        <w:r w:rsidRPr="000D77DD">
          <w:rPr>
            <w:color w:val="000000"/>
          </w:rPr>
          <w:t xml:space="preserve"> contains "all the steps that lead to a decision regarding the agreement between individual  RM and products measurements”. </w:t>
        </w:r>
      </w:ins>
    </w:p>
    <w:p w14:paraId="230AA4FA" w14:textId="77777777" w:rsidR="00C6585F" w:rsidRDefault="00C6585F">
      <w:pPr>
        <w:pBdr>
          <w:top w:val="nil"/>
          <w:left w:val="nil"/>
          <w:bottom w:val="nil"/>
          <w:right w:val="nil"/>
          <w:between w:val="nil"/>
        </w:pBdr>
        <w:spacing w:after="0" w:line="360" w:lineRule="auto"/>
        <w:ind w:left="165"/>
        <w:rPr>
          <w:ins w:id="1116" w:author="Fernandes, Richard (he, him, his | il, le, lui)" w:date="2026-05-11T13:43:00Z" w16du:dateUtc="2026-05-11T17:43:00Z"/>
          <w:color w:val="000000"/>
        </w:rPr>
        <w:pPrChange w:id="1117" w:author="Fernandes, Richard (he, him, his | il, le, lui)" w:date="2026-05-15T10:35:00Z" w16du:dateUtc="2026-05-15T14:35:00Z">
          <w:pPr>
            <w:pBdr>
              <w:top w:val="nil"/>
              <w:left w:val="nil"/>
              <w:bottom w:val="nil"/>
              <w:right w:val="nil"/>
              <w:between w:val="nil"/>
            </w:pBdr>
            <w:spacing w:after="0" w:line="360" w:lineRule="auto"/>
            <w:ind w:left="765"/>
          </w:pPr>
        </w:pPrChange>
      </w:pPr>
    </w:p>
    <w:p w14:paraId="6A67C569" w14:textId="77777777" w:rsidR="00C6585F" w:rsidRPr="00D850B3" w:rsidRDefault="00C6585F">
      <w:pPr>
        <w:pStyle w:val="ListParagraph"/>
        <w:numPr>
          <w:ilvl w:val="0"/>
          <w:numId w:val="12"/>
        </w:numPr>
        <w:pBdr>
          <w:top w:val="nil"/>
          <w:left w:val="nil"/>
          <w:bottom w:val="nil"/>
          <w:right w:val="nil"/>
          <w:between w:val="nil"/>
        </w:pBdr>
        <w:spacing w:after="0" w:line="360" w:lineRule="auto"/>
        <w:ind w:left="120"/>
        <w:rPr>
          <w:ins w:id="1118" w:author="Fernandes, Richard (he, him, his | il, le, lui)" w:date="2026-05-11T13:43:00Z" w16du:dateUtc="2026-05-11T17:43:00Z"/>
        </w:rPr>
        <w:pPrChange w:id="1119" w:author="Fernandes, Richard (he, him, his | il, le, lui)" w:date="2026-05-15T10:35:00Z" w16du:dateUtc="2026-05-15T14:35:00Z">
          <w:pPr>
            <w:pStyle w:val="ListParagraph"/>
            <w:numPr>
              <w:numId w:val="12"/>
            </w:numPr>
            <w:pBdr>
              <w:top w:val="nil"/>
              <w:left w:val="nil"/>
              <w:bottom w:val="nil"/>
              <w:right w:val="nil"/>
              <w:between w:val="nil"/>
            </w:pBdr>
            <w:spacing w:after="0" w:line="360" w:lineRule="auto"/>
            <w:ind w:hanging="360"/>
          </w:pPr>
        </w:pPrChange>
      </w:pPr>
      <w:ins w:id="1120" w:author="Fernandes, Richard (he, him, his | il, le, lui)" w:date="2026-05-11T13:43:00Z" w16du:dateUtc="2026-05-11T17:43:00Z">
        <w:r w:rsidRPr="000D77DD">
          <w:rPr>
            <w:bCs/>
            <w:color w:val="000000"/>
          </w:rPr>
          <w:lastRenderedPageBreak/>
          <w:t>The</w:t>
        </w:r>
        <w:r w:rsidRPr="000D77DD">
          <w:rPr>
            <w:b/>
            <w:color w:val="000000"/>
          </w:rPr>
          <w:t xml:space="preserve"> analysis </w:t>
        </w:r>
        <w:r w:rsidRPr="000D77DD">
          <w:rPr>
            <w:color w:val="000000"/>
          </w:rPr>
          <w:t xml:space="preserve">specifies the procedures to estimate validation statistics </w:t>
        </w:r>
        <w:commentRangeStart w:id="1121"/>
        <w:r w:rsidRPr="000D77DD">
          <w:rPr>
            <w:color w:val="000000"/>
          </w:rPr>
          <w:t xml:space="preserve">given observed differences at matchups with their associated uncertainties,  </w:t>
        </w:r>
        <w:commentRangeEnd w:id="1121"/>
        <w:r w:rsidRPr="000D77DD">
          <w:rPr>
            <w:rStyle w:val="CommentReference"/>
            <w:color w:val="000000"/>
            <w:sz w:val="22"/>
            <w:szCs w:val="22"/>
          </w:rPr>
          <w:commentReference w:id="1121"/>
        </w:r>
        <w:r w:rsidRPr="000D77DD">
          <w:rPr>
            <w:color w:val="000000"/>
          </w:rPr>
          <w:t>and report these estimates in a manner that users can determine if products meet requirements with a stated level of confidence.</w:t>
        </w:r>
      </w:ins>
    </w:p>
    <w:p w14:paraId="16B06DFA" w14:textId="2A0D4EFF" w:rsidR="00F46E82" w:rsidRDefault="00C6585F" w:rsidP="00F46E82">
      <w:pPr>
        <w:spacing w:line="360" w:lineRule="auto"/>
        <w:rPr>
          <w:ins w:id="1122" w:author="Fernandes, Richard (he, him, his | il, le, lui)" w:date="2026-05-11T13:51:00Z" w16du:dateUtc="2026-05-11T17:51:00Z"/>
        </w:rPr>
      </w:pPr>
      <w:ins w:id="1123" w:author="Fernandes, Richard (he, him, his | il, le, lui)" w:date="2026-05-11T13:42:00Z" w16du:dateUtc="2026-05-11T17:42:00Z">
        <w:r>
          <w:t>.</w:t>
        </w:r>
      </w:ins>
    </w:p>
    <w:p w14:paraId="2A82E668" w14:textId="4822F963" w:rsidR="00586035" w:rsidRDefault="00410844">
      <w:pPr>
        <w:pStyle w:val="Heading2"/>
        <w:rPr>
          <w:ins w:id="1124" w:author="Fernandes, Richard (he, him, his | il, le, lui)" w:date="2026-05-11T13:51:00Z" w16du:dateUtc="2026-05-11T17:51:00Z"/>
        </w:rPr>
        <w:pPrChange w:id="1125" w:author="Fernandes, Richard (he, him, his | il, le, lui)" w:date="2026-05-13T10:36:00Z" w16du:dateUtc="2026-05-13T14:36:00Z">
          <w:pPr>
            <w:spacing w:line="360" w:lineRule="auto"/>
          </w:pPr>
        </w:pPrChange>
      </w:pPr>
      <w:ins w:id="1126" w:author="Fernandes, Richard (he, him, his | il, le, lui)" w:date="2026-05-11T13:51:00Z" w16du:dateUtc="2026-05-11T17:51:00Z">
        <w:r>
          <w:t>2.</w:t>
        </w:r>
      </w:ins>
      <w:ins w:id="1127" w:author="Fernandes, Richard (he, him, his | il, le, lui)" w:date="2026-05-11T13:52:00Z" w16du:dateUtc="2026-05-11T17:52:00Z">
        <w:r w:rsidR="00AE6468">
          <w:t>3</w:t>
        </w:r>
      </w:ins>
      <w:ins w:id="1128" w:author="Fernandes, Richard (he, him, his | il, le, lui)" w:date="2026-05-11T13:51:00Z" w16du:dateUtc="2026-05-11T17:51:00Z">
        <w:r>
          <w:t xml:space="preserve"> Sampling Design</w:t>
        </w:r>
      </w:ins>
    </w:p>
    <w:p w14:paraId="7B879B58" w14:textId="77777777" w:rsidR="009F40DE" w:rsidRDefault="009F40DE" w:rsidP="00F46E82">
      <w:pPr>
        <w:spacing w:line="360" w:lineRule="auto"/>
        <w:rPr>
          <w:ins w:id="1129" w:author="Fernandes, Richard (he, him, his | il, le, lui)" w:date="2026-05-11T13:39:00Z" w16du:dateUtc="2026-05-11T17:39:00Z"/>
        </w:rPr>
      </w:pPr>
    </w:p>
    <w:p w14:paraId="798BF50A" w14:textId="31D14165" w:rsidR="00C50AE9" w:rsidRPr="00C50AE9" w:rsidRDefault="00C50AE9" w:rsidP="00C50AE9">
      <w:pPr>
        <w:pBdr>
          <w:top w:val="nil"/>
          <w:left w:val="nil"/>
          <w:bottom w:val="nil"/>
          <w:right w:val="nil"/>
          <w:between w:val="nil"/>
        </w:pBdr>
        <w:spacing w:after="0" w:line="360" w:lineRule="auto"/>
        <w:rPr>
          <w:ins w:id="1130" w:author="Fernandes, Richard (he, him, his | il, le, lui)" w:date="2026-05-15T10:38:00Z"/>
          <w:color w:val="000000"/>
        </w:rPr>
      </w:pPr>
      <w:ins w:id="1131" w:author="Fernandes, Richard (he, him, his | il, le, lui)" w:date="2026-05-15T10:38:00Z">
        <w:r w:rsidRPr="00C50AE9">
          <w:rPr>
            <w:color w:val="000000"/>
          </w:rPr>
          <w:t xml:space="preserve">Normally, a validation sampling design </w:t>
        </w:r>
      </w:ins>
      <w:ins w:id="1132" w:author="Fernandes, Richard (he, him, his | il, le, lui)" w:date="2026-05-20T12:27:00Z" w16du:dateUtc="2026-05-20T16:27:00Z">
        <w:r w:rsidR="000B6782">
          <w:rPr>
            <w:color w:val="000000"/>
          </w:rPr>
          <w:t>specifies</w:t>
        </w:r>
      </w:ins>
      <w:ins w:id="1133" w:author="Fernandes, Richard (he, him, his | il, le, lui)" w:date="2026-05-15T10:38:00Z">
        <w:r w:rsidRPr="00C50AE9">
          <w:rPr>
            <w:color w:val="000000"/>
          </w:rPr>
          <w:t xml:space="preserve"> the location and timing of matchups to maximize desirable criteria such as representativeness of global conditions and independence between samples, while satisfying constraints such as randomization and the availability of resources for reference measurements (Stehman, xx).</w:t>
        </w:r>
      </w:ins>
      <w:ins w:id="1134" w:author="Fernandes, Richard (he, him, his | il, le, lui)" w:date="2026-05-15T10:39:00Z" w16du:dateUtc="2026-05-15T14:39:00Z">
        <w:r>
          <w:rPr>
            <w:color w:val="000000"/>
          </w:rPr>
          <w:t xml:space="preserve">  </w:t>
        </w:r>
      </w:ins>
      <w:ins w:id="1135" w:author="Fernandes, Richard (he, him, his | il, le, lui)" w:date="2026-05-15T10:38:00Z">
        <w:r w:rsidRPr="00C50AE9">
          <w:rPr>
            <w:color w:val="000000"/>
          </w:rPr>
          <w:t>Current</w:t>
        </w:r>
      </w:ins>
      <w:ins w:id="1136" w:author="Fernandes, Richard (he, him, his | il, le, lui)" w:date="2026-05-20T12:28:00Z" w16du:dateUtc="2026-05-20T16:28:00Z">
        <w:r w:rsidR="000B6782">
          <w:rPr>
            <w:color w:val="000000"/>
          </w:rPr>
          <w:t xml:space="preserve"> LAI/FAPAR</w:t>
        </w:r>
      </w:ins>
      <w:ins w:id="1137" w:author="Fernandes, Richard (he, him, his | il, le, lui)" w:date="2026-05-15T10:38:00Z">
        <w:r w:rsidRPr="00C50AE9">
          <w:rPr>
            <w:color w:val="000000"/>
          </w:rPr>
          <w:t xml:space="preserve"> FRM datasets are based on </w:t>
        </w:r>
      </w:ins>
      <w:ins w:id="1138" w:author="Fernandes, Richard (he, him, his | il, le, lui)" w:date="2026-05-19T12:55:00Z" w16du:dateUtc="2026-05-19T16:55:00Z">
        <w:r w:rsidR="00184A5C">
          <w:rPr>
            <w:color w:val="000000"/>
          </w:rPr>
          <w:t xml:space="preserve">either </w:t>
        </w:r>
      </w:ins>
      <w:ins w:id="1139" w:author="Fernandes, Richard (he, him, his | il, le, lui)" w:date="2026-05-15T10:38:00Z">
        <w:r w:rsidRPr="00C50AE9">
          <w:rPr>
            <w:color w:val="000000"/>
          </w:rPr>
          <w:t>manual surveys that provide measurements at multiple locations over limited time periods, or on fixed automated sensors that provide high-temporal-resolution observations over longer durations (Brown, xx; Fang, xx). Substantial expansion of in-situ FRM networks is unlikely in the near future and, in any case, would need to be sustained over multiple years to enable validation of stability.</w:t>
        </w:r>
      </w:ins>
    </w:p>
    <w:p w14:paraId="09447D78" w14:textId="7388F514" w:rsidR="00C50AE9" w:rsidRPr="00C50AE9" w:rsidRDefault="00C50AE9" w:rsidP="00C50AE9">
      <w:pPr>
        <w:pBdr>
          <w:top w:val="nil"/>
          <w:left w:val="nil"/>
          <w:bottom w:val="nil"/>
          <w:right w:val="nil"/>
          <w:between w:val="nil"/>
        </w:pBdr>
        <w:spacing w:after="0" w:line="360" w:lineRule="auto"/>
        <w:rPr>
          <w:ins w:id="1140" w:author="Fernandes, Richard (he, him, his | il, le, lui)" w:date="2026-05-15T10:38:00Z"/>
          <w:color w:val="000000"/>
        </w:rPr>
      </w:pPr>
      <w:ins w:id="1141" w:author="Fernandes, Richard (he, him, his | il, le, lui)" w:date="2026-05-15T10:38:00Z">
        <w:r w:rsidRPr="00C50AE9">
          <w:rPr>
            <w:color w:val="000000"/>
          </w:rPr>
          <w:t>Nevertheless, existing matchups can be interpreted as a (non-optimal) sampling design: (i) stratified by ecozone</w:t>
        </w:r>
      </w:ins>
      <w:ins w:id="1142" w:author="Fernandes, Richard (he, him, his | il, le, lui)" w:date="2026-05-15T10:39:00Z" w16du:dateUtc="2026-05-15T14:39:00Z">
        <w:r w:rsidR="00750B4B">
          <w:rPr>
            <w:color w:val="000000"/>
          </w:rPr>
          <w:t>,</w:t>
        </w:r>
      </w:ins>
      <w:ins w:id="1143" w:author="Fernandes, Richard (he, him, his | il, le, lui)" w:date="2026-05-15T10:38:00Z">
        <w:r w:rsidRPr="00C50AE9">
          <w:rPr>
            <w:color w:val="000000"/>
          </w:rPr>
          <w:t xml:space="preserve"> land-cover class</w:t>
        </w:r>
      </w:ins>
      <w:ins w:id="1144" w:author="Fernandes, Richard (he, him, his | il, le, lui)" w:date="2026-05-15T10:39:00Z" w16du:dateUtc="2026-05-15T14:39:00Z">
        <w:r w:rsidR="00750B4B">
          <w:rPr>
            <w:color w:val="000000"/>
          </w:rPr>
          <w:t xml:space="preserve"> or climate</w:t>
        </w:r>
      </w:ins>
      <w:ins w:id="1145" w:author="Fernandes, Richard (he, him, his | il, le, lui)" w:date="2026-05-15T10:38:00Z">
        <w:r w:rsidRPr="00C50AE9">
          <w:rPr>
            <w:color w:val="000000"/>
          </w:rPr>
          <w:t>, (ii) sufficiently separated in space to be considered approximately independent, and (iii)</w:t>
        </w:r>
      </w:ins>
      <w:ins w:id="1146" w:author="Fernandes, Richard (he, him, his | il, le, lui)" w:date="2026-05-15T10:39:00Z" w16du:dateUtc="2026-05-15T14:39:00Z">
        <w:r w:rsidR="00750B4B">
          <w:rPr>
            <w:color w:val="000000"/>
          </w:rPr>
          <w:t xml:space="preserve"> </w:t>
        </w:r>
      </w:ins>
      <w:ins w:id="1147" w:author="Fernandes, Richard (he, him, his | il, le, lui)" w:date="2026-05-20T12:28:00Z" w16du:dateUtc="2026-05-20T16:28:00Z">
        <w:r w:rsidR="004B6E48">
          <w:rPr>
            <w:color w:val="000000"/>
          </w:rPr>
          <w:t>providing</w:t>
        </w:r>
      </w:ins>
      <w:ins w:id="1148" w:author="Fernandes, Richard (he, him, his | il, le, lui)" w:date="2026-05-15T10:40:00Z" w16du:dateUtc="2026-05-15T14:40:00Z">
        <w:r w:rsidR="00BF1F3C">
          <w:rPr>
            <w:color w:val="000000"/>
          </w:rPr>
          <w:t xml:space="preserve"> observations of errors corresponding to randomly sampled conditions</w:t>
        </w:r>
      </w:ins>
      <w:ins w:id="1149" w:author="Fernandes, Richard (he, him, his | il, le, lui)" w:date="2026-05-15T10:38:00Z">
        <w:r w:rsidRPr="00C50AE9">
          <w:rPr>
            <w:color w:val="000000"/>
          </w:rPr>
          <w:t>, since the timing of valid product retrievals is independent of in-situ reference measurements.</w:t>
        </w:r>
      </w:ins>
      <w:ins w:id="1150" w:author="Fernandes, Richard (he, him, his | il, le, lui)" w:date="2026-05-15T10:41:00Z" w16du:dateUtc="2026-05-15T14:41:00Z">
        <w:r w:rsidR="002851A7">
          <w:rPr>
            <w:color w:val="000000"/>
          </w:rPr>
          <w:t xml:space="preserve">  </w:t>
        </w:r>
      </w:ins>
    </w:p>
    <w:p w14:paraId="050E9CC8" w14:textId="77777777" w:rsidR="007D3EC0" w:rsidRDefault="007D3EC0" w:rsidP="00586035">
      <w:pPr>
        <w:pBdr>
          <w:top w:val="nil"/>
          <w:left w:val="nil"/>
          <w:bottom w:val="nil"/>
          <w:right w:val="nil"/>
          <w:between w:val="nil"/>
        </w:pBdr>
        <w:spacing w:after="0" w:line="360" w:lineRule="auto"/>
        <w:rPr>
          <w:ins w:id="1151" w:author="Fernandes, Richard (he, him, his | il, le, lui)" w:date="2026-05-15T10:39:00Z" w16du:dateUtc="2026-05-15T14:39:00Z"/>
          <w:color w:val="000000"/>
        </w:rPr>
      </w:pPr>
    </w:p>
    <w:p w14:paraId="35A8E2A6" w14:textId="77777777" w:rsidR="00C50AE9" w:rsidRDefault="00C50AE9" w:rsidP="00586035">
      <w:pPr>
        <w:pBdr>
          <w:top w:val="nil"/>
          <w:left w:val="nil"/>
          <w:bottom w:val="nil"/>
          <w:right w:val="nil"/>
          <w:between w:val="nil"/>
        </w:pBdr>
        <w:spacing w:after="0" w:line="360" w:lineRule="auto"/>
        <w:rPr>
          <w:ins w:id="1152" w:author="Fernandes, Richard (he, him, his | il, le, lui)" w:date="2026-05-14T08:51:00Z" w16du:dateUtc="2026-05-14T12:51:00Z"/>
          <w:color w:val="000000"/>
        </w:rPr>
      </w:pPr>
    </w:p>
    <w:p w14:paraId="6DAFB750" w14:textId="69DAAE48" w:rsidR="00221E26" w:rsidRPr="00221E26" w:rsidRDefault="00221E26" w:rsidP="00221E26">
      <w:pPr>
        <w:pBdr>
          <w:top w:val="nil"/>
          <w:left w:val="nil"/>
          <w:bottom w:val="nil"/>
          <w:right w:val="nil"/>
          <w:between w:val="nil"/>
        </w:pBdr>
        <w:spacing w:after="0" w:line="360" w:lineRule="auto"/>
        <w:rPr>
          <w:ins w:id="1153" w:author="Fernandes, Richard (he, him, his | il, le, lui)" w:date="2026-05-15T10:43:00Z"/>
          <w:color w:val="000000"/>
        </w:rPr>
      </w:pPr>
      <w:ins w:id="1154" w:author="Fernandes, Richard (he, him, his | il, le, lui)" w:date="2026-05-15T10:43:00Z">
        <w:r w:rsidRPr="00221E26">
          <w:rPr>
            <w:color w:val="000000"/>
          </w:rPr>
          <w:t xml:space="preserve">The assumption of independent random sampling implies that matchups within a given </w:t>
        </w:r>
      </w:ins>
      <w:ins w:id="1155" w:author="Fernandes, Richard (he, him, his | il, le, lui)" w:date="2026-05-20T12:28:00Z" w16du:dateUtc="2026-05-20T16:28:00Z">
        <w:r w:rsidR="004B6E48">
          <w:rPr>
            <w:color w:val="000000"/>
          </w:rPr>
          <w:t>stratum</w:t>
        </w:r>
      </w:ins>
      <w:ins w:id="1156" w:author="Fernandes, Richard (he, him, his | il, le, lui)" w:date="2026-05-15T10:43:00Z">
        <w:r w:rsidRPr="00221E26">
          <w:rPr>
            <w:color w:val="000000"/>
          </w:rPr>
          <w:t xml:space="preserve"> can be treated as samples from a sampling distribution of conditions. However, because replicate observations for a matchup condition </w:t>
        </w:r>
      </w:ins>
      <w:ins w:id="1157" w:author="Fernandes, Richard (he, him, his | il, le, lui)" w:date="2026-05-20T12:29:00Z" w16du:dateUtc="2026-05-20T16:29:00Z">
        <w:r w:rsidR="00354342">
          <w:rPr>
            <w:color w:val="000000"/>
          </w:rPr>
          <w:t xml:space="preserve">that includes the same spatial and temporal location </w:t>
        </w:r>
      </w:ins>
      <w:ins w:id="1158" w:author="Fernandes, Richard (he, him, his | il, le, lui)" w:date="2026-05-15T10:43:00Z">
        <w:r w:rsidRPr="00221E26">
          <w:rPr>
            <w:color w:val="000000"/>
          </w:rPr>
          <w:t>are generally not available, this distribution cannot be directly estimated</w:t>
        </w:r>
      </w:ins>
      <w:ins w:id="1159" w:author="Fernandes, Richard (he, him, his | il, le, lui)" w:date="2026-05-19T12:56:00Z" w16du:dateUtc="2026-05-19T16:56:00Z">
        <w:r w:rsidR="00F720EE">
          <w:rPr>
            <w:color w:val="000000"/>
          </w:rPr>
          <w:t xml:space="preserve">.  </w:t>
        </w:r>
      </w:ins>
    </w:p>
    <w:p w14:paraId="65044E8A" w14:textId="5068139B" w:rsidR="00A95295" w:rsidRPr="004C47B1" w:rsidRDefault="00221E26" w:rsidP="00A95295">
      <w:pPr>
        <w:pBdr>
          <w:top w:val="nil"/>
          <w:left w:val="nil"/>
          <w:bottom w:val="nil"/>
          <w:right w:val="nil"/>
          <w:between w:val="nil"/>
        </w:pBdr>
        <w:spacing w:after="0" w:line="360" w:lineRule="auto"/>
        <w:rPr>
          <w:ins w:id="1160" w:author="Fernandes, Richard (he, him, his | il, le, lui)" w:date="2026-05-20T12:36:00Z" w16du:dateUtc="2026-05-20T16:36:00Z"/>
          <w:color w:val="000000"/>
        </w:rPr>
      </w:pPr>
      <w:ins w:id="1161" w:author="Fernandes, Richard (he, him, his | il, le, lui)" w:date="2026-05-15T10:43:00Z">
        <w:r w:rsidRPr="00221E26">
          <w:rPr>
            <w:color w:val="000000"/>
          </w:rPr>
          <w:t>Instead, we model</w:t>
        </w:r>
      </w:ins>
      <w:ins w:id="1162" w:author="Fernandes, Richard (he, him, his | il, le, lui)" w:date="2026-05-19T12:57:00Z" w16du:dateUtc="2026-05-19T16:57:00Z">
        <w:r w:rsidR="001A4F25">
          <w:rPr>
            <w:color w:val="000000"/>
          </w:rPr>
          <w:t xml:space="preserve"> the</w:t>
        </w:r>
      </w:ins>
      <w:ins w:id="1163" w:author="Fernandes, Richard (he, him, his | il, le, lui)" w:date="2026-05-15T10:43:00Z">
        <w:r w:rsidRPr="00221E26">
          <w:rPr>
            <w:color w:val="000000"/>
          </w:rPr>
          <w:t xml:space="preserve"> </w:t>
        </w:r>
      </w:ins>
      <m:oMath>
        <m:sSub>
          <m:sSubPr>
            <m:ctrlPr>
              <w:ins w:id="1164" w:author="Fernandes, Richard (he, him, his | il, le, lui)" w:date="2026-05-20T12:32:00Z" w16du:dateUtc="2026-05-20T16:32:00Z">
                <w:rPr>
                  <w:rFonts w:ascii="Cambria Math" w:hAnsi="Cambria Math"/>
                  <w:i/>
                  <w:color w:val="000000"/>
                </w:rPr>
              </w:ins>
            </m:ctrlPr>
          </m:sSubPr>
          <m:e>
            <m:r>
              <w:ins w:id="1165" w:author="Fernandes, Richard (he, him, his | il, le, lui)" w:date="2026-05-20T12:32:00Z" w16du:dateUtc="2026-05-20T16:32:00Z">
                <w:rPr>
                  <w:rFonts w:ascii="Cambria Math" w:hAnsi="Cambria Math"/>
                  <w:color w:val="000000"/>
                </w:rPr>
                <m:t>p</m:t>
              </w:ins>
            </m:r>
          </m:e>
          <m:sub>
            <m:r>
              <w:ins w:id="1166" w:author="Fernandes, Richard (he, him, his | il, le, lui)" w:date="2026-05-20T12:32:00Z" w16du:dateUtc="2026-05-20T16:32:00Z">
                <w:rPr>
                  <w:rFonts w:ascii="Cambria Math" w:hAnsi="Cambria Math"/>
                  <w:color w:val="000000"/>
                </w:rPr>
                <m:t>i,j</m:t>
              </w:ins>
            </m:r>
          </m:sub>
        </m:sSub>
      </m:oMath>
      <w:ins w:id="1167" w:author="Fernandes, Richard (he, him, his | il, le, lui)" w:date="2026-05-20T12:33:00Z" w16du:dateUtc="2026-05-20T16:33:00Z">
        <w:r w:rsidR="0080179B">
          <w:rPr>
            <w:rFonts w:asciiTheme="minorHAnsi" w:hAnsiTheme="minorHAnsi"/>
          </w:rPr>
          <w:t xml:space="preserve"> using an independent Normal pdf that is a</w:t>
        </w:r>
      </w:ins>
      <w:ins w:id="1168" w:author="Fernandes, Richard (he, him, his | il, le, lui)" w:date="2026-05-20T12:32:00Z" w16du:dateUtc="2026-05-20T16:32:00Z">
        <w:r w:rsidR="0080179B">
          <w:rPr>
            <w:color w:val="000000"/>
          </w:rPr>
          <w:t xml:space="preserve"> t</w:t>
        </w:r>
      </w:ins>
      <w:ins w:id="1169" w:author="Fernandes, Richard (he, him, his | il, le, lui)" w:date="2026-05-20T12:33:00Z" w16du:dateUtc="2026-05-20T16:33:00Z">
        <w:r w:rsidR="0080179B">
          <w:rPr>
            <w:color w:val="000000"/>
          </w:rPr>
          <w:t xml:space="preserve">hat the parameters </w:t>
        </w:r>
        <w:r w:rsidR="00F95C82">
          <w:rPr>
            <w:color w:val="000000"/>
          </w:rPr>
          <w:t xml:space="preserve">of the preserved for </w:t>
        </w:r>
      </w:ins>
      <w:ins w:id="1170" w:author="Fernandes, Richard (he, him, his | il, le, lui)" w:date="2026-05-20T12:34:00Z" w16du:dateUtc="2026-05-20T16:34:00Z">
        <w:r w:rsidR="006430AE">
          <w:rPr>
            <w:color w:val="000000"/>
          </w:rPr>
          <w:t xml:space="preserve">the ith and jth </w:t>
        </w:r>
      </w:ins>
      <w:ins w:id="1171" w:author="Fernandes, Richard (he, him, his | il, le, lui)" w:date="2026-05-20T12:33:00Z" w16du:dateUtc="2026-05-20T16:33:00Z">
        <w:r w:rsidR="00F95C82">
          <w:rPr>
            <w:color w:val="000000"/>
          </w:rPr>
          <w:t>matchup</w:t>
        </w:r>
      </w:ins>
      <w:ins w:id="1172" w:author="Fernandes, Richard (he, him, his | il, le, lui)" w:date="2026-05-20T12:34:00Z" w16du:dateUtc="2026-05-20T16:34:00Z">
        <w:r w:rsidR="00F95C82">
          <w:rPr>
            <w:color w:val="000000"/>
          </w:rPr>
          <w:t xml:space="preserve"> </w:t>
        </w:r>
      </w:ins>
      <m:oMath>
        <m:sSub>
          <m:sSubPr>
            <m:ctrlPr>
              <w:ins w:id="1173" w:author="Fernandes, Richard (he, him, his | il, le, lui)" w:date="2026-05-20T12:34:00Z" w16du:dateUtc="2026-05-20T16:34:00Z">
                <w:rPr>
                  <w:rFonts w:ascii="Cambria Math" w:eastAsia="Cambria Math" w:hAnsi="Cambria Math" w:cs="Cambria Math"/>
                  <w:color w:val="000000"/>
                </w:rPr>
              </w:ins>
            </m:ctrlPr>
          </m:sSubPr>
          <m:e>
            <m:bar>
              <m:barPr>
                <m:ctrlPr>
                  <w:ins w:id="1174" w:author="Fernandes, Richard (he, him, his | il, le, lui)" w:date="2026-05-20T12:34:00Z" w16du:dateUtc="2026-05-20T16:34:00Z">
                    <w:rPr>
                      <w:rFonts w:ascii="Cambria Math" w:eastAsia="Cambria Math" w:hAnsi="Cambria Math" w:cs="Cambria Math"/>
                      <w:color w:val="000000"/>
                    </w:rPr>
                  </w:ins>
                </m:ctrlPr>
              </m:barPr>
              <m:e>
                <m:r>
                  <w:ins w:id="1175" w:author="Fernandes, Richard (he, him, his | il, le, lui)" w:date="2026-05-20T12:34:00Z" w16du:dateUtc="2026-05-20T16:34:00Z">
                    <m:rPr>
                      <m:sty m:val="p"/>
                    </m:rPr>
                    <w:rPr>
                      <w:rFonts w:ascii="Cambria Math" w:eastAsia="Cambria Math" w:hAnsi="Cambria Math" w:cs="Cambria Math"/>
                      <w:color w:val="000000"/>
                    </w:rPr>
                    <m:t>x</m:t>
                  </w:ins>
                </m:r>
              </m:e>
            </m:bar>
          </m:e>
          <m:sub>
            <m:r>
              <w:ins w:id="1176" w:author="Fernandes, Richard (he, him, his | il, le, lui)" w:date="2026-05-20T12:34:00Z" w16du:dateUtc="2026-05-20T16:34:00Z">
                <w:rPr>
                  <w:rFonts w:ascii="Cambria Math" w:eastAsia="Cambria Math" w:hAnsi="Cambria Math" w:cs="Cambria Math"/>
                  <w:color w:val="000000"/>
                </w:rPr>
                <m:t>i</m:t>
              </w:ins>
            </m:r>
          </m:sub>
        </m:sSub>
      </m:oMath>
      <w:ins w:id="1177" w:author="Fernandes, Richard (he, him, his | il, le, lui)" w:date="2026-05-20T12:34:00Z" w16du:dateUtc="2026-05-20T16:34:00Z">
        <w:r w:rsidR="006430AE">
          <w:rPr>
            <w:color w:val="000000"/>
          </w:rPr>
          <w:t xml:space="preserve">, </w:t>
        </w:r>
      </w:ins>
      <m:oMath>
        <m:sSub>
          <m:sSubPr>
            <m:ctrlPr>
              <w:ins w:id="1178" w:author="Fernandes, Richard (he, him, his | il, le, lui)" w:date="2026-05-20T12:34:00Z" w16du:dateUtc="2026-05-20T16:34:00Z">
                <w:rPr>
                  <w:rFonts w:ascii="Cambria Math" w:eastAsia="Cambria Math" w:hAnsi="Cambria Math" w:cs="Cambria Math"/>
                  <w:color w:val="000000"/>
                </w:rPr>
              </w:ins>
            </m:ctrlPr>
          </m:sSubPr>
          <m:e>
            <m:bar>
              <m:barPr>
                <m:ctrlPr>
                  <w:ins w:id="1179" w:author="Fernandes, Richard (he, him, his | il, le, lui)" w:date="2026-05-20T12:34:00Z" w16du:dateUtc="2026-05-20T16:34:00Z">
                    <w:rPr>
                      <w:rFonts w:ascii="Cambria Math" w:eastAsia="Cambria Math" w:hAnsi="Cambria Math" w:cs="Cambria Math"/>
                      <w:color w:val="000000"/>
                    </w:rPr>
                  </w:ins>
                </m:ctrlPr>
              </m:barPr>
              <m:e>
                <m:r>
                  <w:ins w:id="1180" w:author="Fernandes, Richard (he, him, his | il, le, lui)" w:date="2026-05-20T12:34:00Z" w16du:dateUtc="2026-05-20T16:34:00Z">
                    <m:rPr>
                      <m:sty m:val="p"/>
                    </m:rPr>
                    <w:rPr>
                      <w:rFonts w:ascii="Cambria Math" w:eastAsia="Cambria Math" w:hAnsi="Cambria Math" w:cs="Cambria Math"/>
                      <w:color w:val="000000"/>
                    </w:rPr>
                    <m:t>x</m:t>
                  </w:ins>
                </m:r>
              </m:e>
            </m:bar>
          </m:e>
          <m:sub>
            <m:r>
              <w:ins w:id="1181" w:author="Fernandes, Richard (he, him, his | il, le, lui)" w:date="2026-05-20T12:34:00Z" w16du:dateUtc="2026-05-20T16:34:00Z">
                <w:rPr>
                  <w:rFonts w:ascii="Cambria Math" w:eastAsia="Cambria Math" w:hAnsi="Cambria Math" w:cs="Cambria Math"/>
                  <w:color w:val="000000"/>
                </w:rPr>
                <m:t>j</m:t>
              </w:ins>
            </m:r>
          </m:sub>
        </m:sSub>
      </m:oMath>
      <w:ins w:id="1182" w:author="Fernandes, Richard (he, him, his | il, le, lui)" w:date="2026-05-20T12:34:00Z" w16du:dateUtc="2026-05-20T16:34:00Z">
        <w:r w:rsidR="006430AE">
          <w:rPr>
            <w:color w:val="000000"/>
          </w:rPr>
          <w:t xml:space="preserve"> and </w:t>
        </w:r>
      </w:ins>
      <w:ins w:id="1183" w:author="Fernandes, Richard (he, him, his | il, le, lui)" w:date="2026-05-20T12:35:00Z" w16du:dateUtc="2026-05-20T16:35:00Z">
        <w:r w:rsidR="00417F1B">
          <w:rPr>
            <w:color w:val="000000"/>
          </w:rPr>
          <w:t xml:space="preserve">variances for </w:t>
        </w:r>
      </w:ins>
      <m:oMath>
        <m:sSub>
          <m:sSubPr>
            <m:ctrlPr>
              <w:ins w:id="1184" w:author="Fernandes, Richard (he, him, his | il, le, lui)" w:date="2026-05-20T12:35:00Z" w16du:dateUtc="2026-05-20T16:35:00Z">
                <w:rPr>
                  <w:rFonts w:ascii="Cambria Math" w:eastAsia="Cambria Math" w:hAnsi="Cambria Math" w:cs="Cambria Math"/>
                  <w:color w:val="000000"/>
                </w:rPr>
              </w:ins>
            </m:ctrlPr>
          </m:sSubPr>
          <m:e>
            <m:bar>
              <m:barPr>
                <m:ctrlPr>
                  <w:ins w:id="1185" w:author="Fernandes, Richard (he, him, his | il, le, lui)" w:date="2026-05-20T12:35:00Z" w16du:dateUtc="2026-05-20T16:35:00Z">
                    <w:rPr>
                      <w:rFonts w:ascii="Cambria Math" w:eastAsia="Cambria Math" w:hAnsi="Cambria Math" w:cs="Cambria Math"/>
                      <w:color w:val="000000"/>
                    </w:rPr>
                  </w:ins>
                </m:ctrlPr>
              </m:barPr>
              <m:e>
                <m:r>
                  <w:ins w:id="1186" w:author="Fernandes, Richard (he, him, his | il, le, lui)" w:date="2026-05-20T12:35:00Z" w16du:dateUtc="2026-05-20T16:35:00Z">
                    <m:rPr>
                      <m:sty m:val="p"/>
                    </m:rPr>
                    <w:rPr>
                      <w:rFonts w:ascii="Cambria Math" w:eastAsia="Cambria Math" w:hAnsi="Cambria Math" w:cs="Cambria Math"/>
                      <w:color w:val="000000"/>
                    </w:rPr>
                    <m:t>x</m:t>
                  </w:ins>
                </m:r>
              </m:e>
            </m:bar>
          </m:e>
          <m:sub>
            <m:r>
              <w:ins w:id="1187" w:author="Fernandes, Richard (he, him, his | il, le, lui)" w:date="2026-05-20T12:35:00Z" w16du:dateUtc="2026-05-20T16:35:00Z">
                <w:rPr>
                  <w:rFonts w:ascii="Cambria Math" w:eastAsia="Cambria Math" w:hAnsi="Cambria Math" w:cs="Cambria Math"/>
                  <w:color w:val="000000"/>
                </w:rPr>
                <m:t>i</m:t>
              </w:ins>
            </m:r>
          </m:sub>
        </m:sSub>
      </m:oMath>
      <w:ins w:id="1188" w:author="Fernandes, Richard (he, him, his | il, le, lui)" w:date="2026-05-20T12:36:00Z" w16du:dateUtc="2026-05-20T16:36:00Z">
        <w:r w:rsidR="00A95295">
          <w:rPr>
            <w:color w:val="000000"/>
          </w:rPr>
          <w:t xml:space="preserve"> specified by </w:t>
        </w:r>
        <w:r w:rsidR="00A95295" w:rsidRPr="004C47B1">
          <w:rPr>
            <w:color w:val="000000"/>
          </w:rPr>
          <w:t xml:space="preserve">that expert knowledge and modelling studies </w:t>
        </w:r>
        <w:r w:rsidR="00A95295">
          <w:rPr>
            <w:color w:val="000000"/>
          </w:rPr>
          <w:t>on</w:t>
        </w:r>
        <w:r w:rsidR="00A95295" w:rsidRPr="004C47B1">
          <w:rPr>
            <w:color w:val="000000"/>
          </w:rPr>
          <w:t xml:space="preserve"> sources of error (Table xx). </w:t>
        </w:r>
      </w:ins>
    </w:p>
    <w:p w14:paraId="0984CABE" w14:textId="7145EED4" w:rsidR="001A4D3D" w:rsidRDefault="001A4D3D" w:rsidP="00586035">
      <w:pPr>
        <w:pBdr>
          <w:top w:val="nil"/>
          <w:left w:val="nil"/>
          <w:bottom w:val="nil"/>
          <w:right w:val="nil"/>
          <w:between w:val="nil"/>
        </w:pBdr>
        <w:spacing w:after="0" w:line="360" w:lineRule="auto"/>
        <w:rPr>
          <w:ins w:id="1189" w:author="Fernandes, Richard (he, him, his | il, le, lui)" w:date="2026-05-14T13:09:00Z" w16du:dateUtc="2026-05-14T17:09:00Z"/>
          <w:color w:val="000000"/>
        </w:rPr>
      </w:pPr>
    </w:p>
    <w:p w14:paraId="3E3BB8B3" w14:textId="77777777" w:rsidR="001A4D3D" w:rsidRDefault="001A4D3D" w:rsidP="00586035">
      <w:pPr>
        <w:pBdr>
          <w:top w:val="nil"/>
          <w:left w:val="nil"/>
          <w:bottom w:val="nil"/>
          <w:right w:val="nil"/>
          <w:between w:val="nil"/>
        </w:pBdr>
        <w:spacing w:after="0" w:line="360" w:lineRule="auto"/>
        <w:rPr>
          <w:ins w:id="1190" w:author="Fernandes, Richard (he, him, his | il, le, lui)" w:date="2026-05-14T13:09:00Z" w16du:dateUtc="2026-05-14T17:09:00Z"/>
          <w:color w:val="000000"/>
        </w:rPr>
      </w:pPr>
    </w:p>
    <w:p w14:paraId="3BEA66CA" w14:textId="718A2AA6" w:rsidR="001A4D3D" w:rsidRPr="001A4D3D" w:rsidRDefault="00903E12" w:rsidP="00586035">
      <w:pPr>
        <w:pBdr>
          <w:top w:val="nil"/>
          <w:left w:val="nil"/>
          <w:bottom w:val="nil"/>
          <w:right w:val="nil"/>
          <w:between w:val="nil"/>
        </w:pBdr>
        <w:spacing w:after="0" w:line="360" w:lineRule="auto"/>
        <w:rPr>
          <w:ins w:id="1191" w:author="Fernandes, Richard (he, him, his | il, le, lui)" w:date="2026-05-14T13:10:00Z" w16du:dateUtc="2026-05-14T17:10:00Z"/>
          <w:color w:val="000000"/>
          <w:rPrChange w:id="1192" w:author="Fernandes, Richard (he, him, his | il, le, lui)" w:date="2026-05-14T13:10:00Z" w16du:dateUtc="2026-05-14T17:10:00Z">
            <w:rPr>
              <w:ins w:id="1193" w:author="Fernandes, Richard (he, him, his | il, le, lui)" w:date="2026-05-14T13:10:00Z" w16du:dateUtc="2026-05-14T17:10:00Z"/>
              <w:rFonts w:ascii="Cambria Math" w:eastAsia="Cambria Math" w:hAnsi="Cambria Math" w:cs="Cambria Math"/>
              <w:i/>
              <w:color w:val="000000"/>
            </w:rPr>
          </w:rPrChange>
        </w:rPr>
      </w:pPr>
      <w:ins w:id="1194" w:author="Fernandes, Richard (he, him, his | il, le, lui)" w:date="2026-05-14T08:56:00Z" w16du:dateUtc="2026-05-14T12:56:00Z">
        <w:r>
          <w:rPr>
            <w:color w:val="000000"/>
          </w:rPr>
          <w:t xml:space="preserve"> </w:t>
        </w:r>
      </w:ins>
      <m:oMath>
        <m:r>
          <w:ins w:id="1195" w:author="Fernandes, Richard (he, him, his | il, le, lui)" w:date="2026-05-14T09:10:00Z" w16du:dateUtc="2026-05-14T13:10:00Z">
            <w:rPr>
              <w:rFonts w:ascii="Cambria Math" w:hAnsi="Cambria Math"/>
              <w:color w:val="000000"/>
            </w:rPr>
            <m:t>p</m:t>
          </w:ins>
        </m:r>
        <m:d>
          <m:dPr>
            <m:ctrlPr>
              <w:ins w:id="1196" w:author="Fernandes, Richard (he, him, his | il, le, lui)" w:date="2026-05-14T09:10:00Z" w16du:dateUtc="2026-05-14T13:10:00Z">
                <w:rPr>
                  <w:rFonts w:ascii="Cambria Math" w:hAnsi="Cambria Math"/>
                  <w:i/>
                  <w:color w:val="000000"/>
                </w:rPr>
              </w:ins>
            </m:ctrlPr>
          </m:dPr>
          <m:e>
            <m:sSub>
              <m:sSubPr>
                <m:ctrlPr>
                  <w:ins w:id="1197" w:author="Fernandes, Richard (he, him, his | il, le, lui)" w:date="2026-05-14T13:10:00Z" w16du:dateUtc="2026-05-14T17:10:00Z">
                    <w:rPr>
                      <w:rFonts w:ascii="Cambria Math" w:eastAsia="Cambria Math" w:hAnsi="Cambria Math" w:cs="Cambria Math"/>
                      <w:color w:val="000000"/>
                    </w:rPr>
                  </w:ins>
                </m:ctrlPr>
              </m:sSubPr>
              <m:e>
                <m:bar>
                  <m:barPr>
                    <m:ctrlPr>
                      <w:ins w:id="1198" w:author="Fernandes, Richard (he, him, his | il, le, lui)" w:date="2026-05-14T13:10:00Z" w16du:dateUtc="2026-05-14T17:10:00Z">
                        <w:rPr>
                          <w:rFonts w:ascii="Cambria Math" w:eastAsia="Cambria Math" w:hAnsi="Cambria Math" w:cs="Cambria Math"/>
                          <w:color w:val="000000"/>
                        </w:rPr>
                      </w:ins>
                    </m:ctrlPr>
                  </m:barPr>
                  <m:e>
                    <m:r>
                      <w:ins w:id="1199" w:author="Fernandes, Richard (he, him, his | il, le, lui)" w:date="2026-05-14T13:10:00Z" w16du:dateUtc="2026-05-14T17:10:00Z">
                        <m:rPr>
                          <m:sty m:val="p"/>
                        </m:rPr>
                        <w:rPr>
                          <w:rFonts w:ascii="Cambria Math" w:eastAsia="Cambria Math" w:hAnsi="Cambria Math" w:cs="Cambria Math"/>
                          <w:color w:val="000000"/>
                        </w:rPr>
                        <m:t>x</m:t>
                      </w:ins>
                    </m:r>
                  </m:e>
                </m:bar>
              </m:e>
              <m:sub>
                <m:r>
                  <w:ins w:id="1200" w:author="Fernandes, Richard (he, him, his | il, le, lui)" w:date="2026-05-14T13:10:00Z" w16du:dateUtc="2026-05-14T17:10:00Z">
                    <w:rPr>
                      <w:rFonts w:ascii="Cambria Math" w:eastAsia="Cambria Math" w:hAnsi="Cambria Math" w:cs="Cambria Math"/>
                      <w:color w:val="000000"/>
                    </w:rPr>
                    <m:t>j</m:t>
                  </w:ins>
                </m:r>
              </m:sub>
            </m:sSub>
          </m:e>
          <m:e>
            <m:sSub>
              <m:sSubPr>
                <m:ctrlPr>
                  <w:ins w:id="1201" w:author="Fernandes, Richard (he, him, his | il, le, lui)" w:date="2026-05-14T09:10:00Z" w16du:dateUtc="2026-05-14T13:10:00Z">
                    <w:rPr>
                      <w:rFonts w:ascii="Cambria Math" w:eastAsia="Cambria Math" w:hAnsi="Cambria Math" w:cs="Cambria Math"/>
                      <w:color w:val="000000"/>
                    </w:rPr>
                  </w:ins>
                </m:ctrlPr>
              </m:sSubPr>
              <m:e>
                <m:bar>
                  <m:barPr>
                    <m:ctrlPr>
                      <w:ins w:id="1202" w:author="Fernandes, Richard (he, him, his | il, le, lui)" w:date="2026-05-14T09:10:00Z" w16du:dateUtc="2026-05-14T13:10:00Z">
                        <w:rPr>
                          <w:rFonts w:ascii="Cambria Math" w:eastAsia="Cambria Math" w:hAnsi="Cambria Math" w:cs="Cambria Math"/>
                          <w:color w:val="000000"/>
                        </w:rPr>
                      </w:ins>
                    </m:ctrlPr>
                  </m:barPr>
                  <m:e>
                    <m:r>
                      <w:ins w:id="1203" w:author="Fernandes, Richard (he, him, his | il, le, lui)" w:date="2026-05-14T09:10:00Z" w16du:dateUtc="2026-05-14T13:10:00Z">
                        <m:rPr>
                          <m:sty m:val="p"/>
                        </m:rPr>
                        <w:rPr>
                          <w:rFonts w:ascii="Cambria Math" w:eastAsia="Cambria Math" w:hAnsi="Cambria Math" w:cs="Cambria Math"/>
                          <w:color w:val="000000"/>
                        </w:rPr>
                        <m:t>x</m:t>
                      </w:ins>
                    </m:r>
                  </m:e>
                </m:bar>
              </m:e>
              <m:sub>
                <m:r>
                  <w:ins w:id="1204" w:author="Fernandes, Richard (he, him, his | il, le, lui)" w:date="2026-05-14T09:10:00Z" w16du:dateUtc="2026-05-14T13:10:00Z">
                    <w:rPr>
                      <w:rFonts w:ascii="Cambria Math" w:eastAsia="Cambria Math" w:hAnsi="Cambria Math" w:cs="Cambria Math"/>
                      <w:color w:val="000000"/>
                    </w:rPr>
                    <m:t>i</m:t>
                  </w:ins>
                </m:r>
              </m:sub>
            </m:sSub>
            <m:ctrlPr>
              <w:ins w:id="1205" w:author="Fernandes, Richard (he, him, his | il, le, lui)" w:date="2026-05-14T09:10:00Z" w16du:dateUtc="2026-05-14T13:10:00Z">
                <w:rPr>
                  <w:rFonts w:ascii="Cambria Math" w:eastAsia="Cambria Math" w:hAnsi="Cambria Math" w:cs="Cambria Math"/>
                  <w:i/>
                  <w:color w:val="000000"/>
                </w:rPr>
              </w:ins>
            </m:ctrlPr>
          </m:e>
        </m:d>
        <m:r>
          <w:ins w:id="1206" w:author="Fernandes, Richard (he, him, his | il, le, lui)" w:date="2026-05-14T09:10:00Z" w16du:dateUtc="2026-05-14T13:10:00Z">
            <w:rPr>
              <w:rFonts w:ascii="Cambria Math" w:eastAsia="Cambria Math" w:hAnsi="Cambria Math" w:cs="Cambria Math"/>
              <w:color w:val="000000"/>
            </w:rPr>
            <m:t>=N</m:t>
          </w:ins>
        </m:r>
        <m:d>
          <m:dPr>
            <m:ctrlPr>
              <w:ins w:id="1207" w:author="Fernandes, Richard (he, him, his | il, le, lui)" w:date="2026-05-14T13:10:00Z" w16du:dateUtc="2026-05-14T17:10:00Z">
                <w:rPr>
                  <w:rFonts w:ascii="Cambria Math" w:hAnsi="Cambria Math"/>
                  <w:i/>
                  <w:color w:val="000000"/>
                </w:rPr>
              </w:ins>
            </m:ctrlPr>
          </m:dPr>
          <m:e>
            <m:sSub>
              <m:sSubPr>
                <m:ctrlPr>
                  <w:ins w:id="1208" w:author="Fernandes, Richard (he, him, his | il, le, lui)" w:date="2026-05-19T12:57:00Z" w16du:dateUtc="2026-05-19T16:57:00Z">
                    <w:rPr>
                      <w:rFonts w:ascii="Cambria Math" w:eastAsia="Cambria Math" w:hAnsi="Cambria Math" w:cs="Cambria Math"/>
                      <w:color w:val="000000"/>
                    </w:rPr>
                  </w:ins>
                </m:ctrlPr>
              </m:sSubPr>
              <m:e>
                <m:bar>
                  <m:barPr>
                    <m:ctrlPr>
                      <w:ins w:id="1209" w:author="Fernandes, Richard (he, him, his | il, le, lui)" w:date="2026-05-19T12:57:00Z" w16du:dateUtc="2026-05-19T16:57:00Z">
                        <w:rPr>
                          <w:rFonts w:ascii="Cambria Math" w:eastAsia="Cambria Math" w:hAnsi="Cambria Math" w:cs="Cambria Math"/>
                          <w:color w:val="000000"/>
                        </w:rPr>
                      </w:ins>
                    </m:ctrlPr>
                  </m:barPr>
                  <m:e>
                    <m:r>
                      <w:ins w:id="1210" w:author="Fernandes, Richard (he, him, his | il, le, lui)" w:date="2026-05-19T12:57:00Z" w16du:dateUtc="2026-05-19T16:57:00Z">
                        <m:rPr>
                          <m:sty m:val="p"/>
                        </m:rPr>
                        <w:rPr>
                          <w:rFonts w:ascii="Cambria Math" w:eastAsia="Cambria Math" w:hAnsi="Cambria Math" w:cs="Cambria Math"/>
                          <w:color w:val="000000"/>
                        </w:rPr>
                        <m:t>x</m:t>
                      </w:ins>
                    </m:r>
                  </m:e>
                </m:bar>
              </m:e>
              <m:sub>
                <m:r>
                  <w:ins w:id="1211" w:author="Fernandes, Richard (he, him, his | il, le, lui)" w:date="2026-05-19T12:57:00Z" w16du:dateUtc="2026-05-19T16:57:00Z">
                    <w:rPr>
                      <w:rFonts w:ascii="Cambria Math" w:eastAsia="Cambria Math" w:hAnsi="Cambria Math" w:cs="Cambria Math"/>
                      <w:color w:val="000000"/>
                    </w:rPr>
                    <m:t>j</m:t>
                  </w:ins>
                </m:r>
              </m:sub>
            </m:sSub>
          </m:e>
          <m:e>
            <m:sSub>
              <m:sSubPr>
                <m:ctrlPr>
                  <w:ins w:id="1212" w:author="Fernandes, Richard (he, him, his | il, le, lui)" w:date="2026-05-14T13:10:00Z" w16du:dateUtc="2026-05-14T17:10:00Z">
                    <w:rPr>
                      <w:rFonts w:ascii="Cambria Math" w:eastAsia="Cambria Math" w:hAnsi="Cambria Math" w:cs="Cambria Math"/>
                      <w:color w:val="000000"/>
                    </w:rPr>
                  </w:ins>
                </m:ctrlPr>
              </m:sSubPr>
              <m:e>
                <m:bar>
                  <m:barPr>
                    <m:ctrlPr>
                      <w:ins w:id="1213" w:author="Fernandes, Richard (he, him, his | il, le, lui)" w:date="2026-05-14T13:10:00Z" w16du:dateUtc="2026-05-14T17:10:00Z">
                        <w:rPr>
                          <w:rFonts w:ascii="Cambria Math" w:eastAsia="Cambria Math" w:hAnsi="Cambria Math" w:cs="Cambria Math"/>
                          <w:color w:val="000000"/>
                        </w:rPr>
                      </w:ins>
                    </m:ctrlPr>
                  </m:barPr>
                  <m:e>
                    <m:r>
                      <w:ins w:id="1214" w:author="Fernandes, Richard (he, him, his | il, le, lui)" w:date="2026-05-14T13:10:00Z" w16du:dateUtc="2026-05-14T17:10:00Z">
                        <m:rPr>
                          <m:sty m:val="p"/>
                        </m:rPr>
                        <w:rPr>
                          <w:rFonts w:ascii="Cambria Math" w:eastAsia="Cambria Math" w:hAnsi="Cambria Math" w:cs="Cambria Math"/>
                          <w:color w:val="000000"/>
                        </w:rPr>
                        <m:t>x</m:t>
                      </w:ins>
                    </m:r>
                  </m:e>
                </m:bar>
              </m:e>
              <m:sub>
                <m:r>
                  <w:ins w:id="1215" w:author="Fernandes, Richard (he, him, his | il, le, lui)" w:date="2026-05-14T13:10:00Z" w16du:dateUtc="2026-05-14T17:10:00Z">
                    <w:rPr>
                      <w:rFonts w:ascii="Cambria Math" w:eastAsia="Cambria Math" w:hAnsi="Cambria Math" w:cs="Cambria Math"/>
                      <w:color w:val="000000"/>
                    </w:rPr>
                    <m:t>i</m:t>
                  </w:ins>
                </m:r>
              </m:sub>
            </m:sSub>
            <m:r>
              <w:ins w:id="1216" w:author="Fernandes, Richard (he, him, his | il, le, lui)" w:date="2026-05-14T13:10:00Z" w16du:dateUtc="2026-05-14T17:10:00Z">
                <w:rPr>
                  <w:rFonts w:ascii="Cambria Math" w:eastAsia="Cambria Math" w:hAnsi="Cambria Math" w:cs="Cambria Math"/>
                  <w:color w:val="000000"/>
                </w:rPr>
                <m:t>,</m:t>
              </w:ins>
            </m:r>
            <m:sSub>
              <m:sSubPr>
                <m:ctrlPr>
                  <w:ins w:id="1217" w:author="Fernandes, Richard (he, him, his | il, le, lui)" w:date="2026-05-14T13:10:00Z" w16du:dateUtc="2026-05-14T17:10:00Z">
                    <w:rPr>
                      <w:rFonts w:ascii="Cambria Math" w:eastAsia="Cambria Math" w:hAnsi="Cambria Math" w:cs="Cambria Math"/>
                      <w:color w:val="000000"/>
                    </w:rPr>
                  </w:ins>
                </m:ctrlPr>
              </m:sSubPr>
              <m:e>
                <m:r>
                  <w:ins w:id="1218" w:author="Fernandes, Richard (he, him, his | il, le, lui)" w:date="2026-05-14T13:10:00Z" w16du:dateUtc="2026-05-14T17:10:00Z">
                    <m:rPr>
                      <m:sty m:val="p"/>
                    </m:rPr>
                    <w:rPr>
                      <w:rFonts w:ascii="Cambria Math" w:eastAsia="Cambria Math" w:hAnsi="Cambria Math" w:cs="Cambria Math"/>
                      <w:color w:val="000000"/>
                    </w:rPr>
                    <m:t>Σ</m:t>
                  </w:ins>
                </m:r>
              </m:e>
              <m:sub>
                <m:r>
                  <w:ins w:id="1219" w:author="Fernandes, Richard (he, him, his | il, le, lui)" w:date="2026-05-14T13:10:00Z" w16du:dateUtc="2026-05-14T17:10:00Z">
                    <w:rPr>
                      <w:rFonts w:ascii="Cambria Math" w:eastAsia="Cambria Math" w:hAnsi="Cambria Math" w:cs="Cambria Math"/>
                      <w:color w:val="000000"/>
                    </w:rPr>
                    <m:t>i</m:t>
                  </w:ins>
                </m:r>
              </m:sub>
            </m:sSub>
            <m:ctrlPr>
              <w:ins w:id="1220" w:author="Fernandes, Richard (he, him, his | il, le, lui)" w:date="2026-05-14T13:10:00Z" w16du:dateUtc="2026-05-14T17:10:00Z">
                <w:rPr>
                  <w:rFonts w:ascii="Cambria Math" w:eastAsia="Cambria Math" w:hAnsi="Cambria Math" w:cs="Cambria Math"/>
                  <w:i/>
                  <w:color w:val="000000"/>
                </w:rPr>
              </w:ins>
            </m:ctrlPr>
          </m:e>
        </m:d>
      </m:oMath>
      <w:ins w:id="1221" w:author="Fernandes, Richard (he, him, his | il, le, lui)" w:date="2026-05-19T12:58:00Z" w16du:dateUtc="2026-05-19T16:58:00Z">
        <w:r w:rsidR="00986DDC">
          <w:rPr>
            <w:color w:val="000000"/>
          </w:rPr>
          <w:tab/>
        </w:r>
        <w:r w:rsidR="00986DDC">
          <w:rPr>
            <w:color w:val="000000"/>
          </w:rPr>
          <w:tab/>
        </w:r>
        <w:r w:rsidR="00986DDC">
          <w:rPr>
            <w:color w:val="000000"/>
          </w:rPr>
          <w:tab/>
        </w:r>
        <w:r w:rsidR="00986DDC">
          <w:rPr>
            <w:color w:val="000000"/>
          </w:rPr>
          <w:tab/>
        </w:r>
      </w:ins>
      <w:ins w:id="1222" w:author="Fernandes, Richard (he, him, his | il, le, lui)" w:date="2026-05-20T12:35:00Z" w16du:dateUtc="2026-05-20T16:35:00Z">
        <w:r w:rsidR="00417F1B">
          <w:rPr>
            <w:color w:val="000000"/>
          </w:rPr>
          <w:tab/>
        </w:r>
        <w:r w:rsidR="00417F1B">
          <w:rPr>
            <w:color w:val="000000"/>
          </w:rPr>
          <w:tab/>
        </w:r>
        <w:r w:rsidR="00417F1B">
          <w:rPr>
            <w:color w:val="000000"/>
          </w:rPr>
          <w:tab/>
        </w:r>
        <w:r w:rsidR="00417F1B">
          <w:rPr>
            <w:color w:val="000000"/>
          </w:rPr>
          <w:tab/>
        </w:r>
        <w:r w:rsidR="00417F1B">
          <w:rPr>
            <w:color w:val="000000"/>
          </w:rPr>
          <w:tab/>
        </w:r>
      </w:ins>
      <w:ins w:id="1223" w:author="Fernandes, Richard (he, him, his | il, le, lui)" w:date="2026-05-19T12:58:00Z" w16du:dateUtc="2026-05-19T16:58:00Z">
        <w:r w:rsidR="00986DDC">
          <w:rPr>
            <w:color w:val="000000"/>
          </w:rPr>
          <w:t>(1)</w:t>
        </w:r>
      </w:ins>
    </w:p>
    <w:p w14:paraId="13FF2661" w14:textId="77777777" w:rsidR="001A4D3D" w:rsidRDefault="001A4D3D" w:rsidP="00586035">
      <w:pPr>
        <w:pBdr>
          <w:top w:val="nil"/>
          <w:left w:val="nil"/>
          <w:bottom w:val="nil"/>
          <w:right w:val="nil"/>
          <w:between w:val="nil"/>
        </w:pBdr>
        <w:spacing w:after="0" w:line="360" w:lineRule="auto"/>
        <w:rPr>
          <w:ins w:id="1224" w:author="Fernandes, Richard (he, him, his | il, le, lui)" w:date="2026-05-15T10:44:00Z" w16du:dateUtc="2026-05-15T14:44:00Z"/>
          <w:color w:val="000000"/>
        </w:rPr>
      </w:pPr>
    </w:p>
    <w:p w14:paraId="64E03A76" w14:textId="77777777" w:rsidR="003B0706" w:rsidRDefault="003B0706" w:rsidP="00B40154">
      <w:pPr>
        <w:pBdr>
          <w:top w:val="nil"/>
          <w:left w:val="nil"/>
          <w:bottom w:val="nil"/>
          <w:right w:val="nil"/>
          <w:between w:val="nil"/>
        </w:pBdr>
        <w:spacing w:after="0" w:line="360" w:lineRule="auto"/>
        <w:rPr>
          <w:ins w:id="1225" w:author="Fernandes, Richard (he, him, his | il, le, lui)" w:date="2026-05-15T10:51:00Z" w16du:dateUtc="2026-05-15T14:51:00Z"/>
          <w:color w:val="000000"/>
        </w:rPr>
      </w:pPr>
    </w:p>
    <w:p w14:paraId="5FABD617" w14:textId="77777777" w:rsidR="0095433D" w:rsidRDefault="0095433D" w:rsidP="00586035">
      <w:pPr>
        <w:pBdr>
          <w:top w:val="nil"/>
          <w:left w:val="nil"/>
          <w:bottom w:val="nil"/>
          <w:right w:val="nil"/>
          <w:between w:val="nil"/>
        </w:pBdr>
        <w:spacing w:after="0" w:line="360" w:lineRule="auto"/>
        <w:rPr>
          <w:ins w:id="1226" w:author="Fernandes, Richard (he, him, his | il, le, lui)" w:date="2026-05-14T09:16:00Z" w16du:dateUtc="2026-05-14T13:16:00Z"/>
          <w:color w:val="000000"/>
        </w:rPr>
      </w:pPr>
    </w:p>
    <w:p w14:paraId="4374EB57" w14:textId="520B4099" w:rsidR="005A70C4" w:rsidRDefault="005A70C4">
      <w:pPr>
        <w:pStyle w:val="Caption"/>
        <w:keepNext/>
        <w:rPr>
          <w:ins w:id="1227" w:author="Fernandes, Richard (he, him, his | il, le, lui)" w:date="2026-05-19T13:00:00Z" w16du:dateUtc="2026-05-19T17:00:00Z"/>
        </w:rPr>
        <w:pPrChange w:id="1228" w:author="Fernandes, Richard (he, him, his | il, le, lui)" w:date="2026-05-19T13:00:00Z" w16du:dateUtc="2026-05-19T17:00:00Z">
          <w:pPr/>
        </w:pPrChange>
      </w:pPr>
      <w:ins w:id="1229" w:author="Fernandes, Richard (he, him, his | il, le, lui)" w:date="2026-05-19T13:00:00Z" w16du:dateUtc="2026-05-19T17:00:00Z">
        <w:r>
          <w:t xml:space="preserve">Table </w:t>
        </w:r>
        <w:r>
          <w:fldChar w:fldCharType="begin"/>
        </w:r>
        <w:r>
          <w:instrText xml:space="preserve"> SEQ Table \* ARABIC </w:instrText>
        </w:r>
      </w:ins>
      <w:r>
        <w:fldChar w:fldCharType="separate"/>
      </w:r>
      <w:ins w:id="1230" w:author="Fernandes, Richard (he, him, his | il, le, lui)" w:date="2026-06-05T16:37:00Z" w16du:dateUtc="2026-06-05T20:37:00Z">
        <w:r w:rsidR="00855E90">
          <w:rPr>
            <w:noProof/>
          </w:rPr>
          <w:t>4</w:t>
        </w:r>
      </w:ins>
      <w:ins w:id="1231" w:author="Fernandes, Richard (he, him, his | il, le, lui)" w:date="2026-05-19T13:00:00Z" w16du:dateUtc="2026-05-19T17:00:00Z">
        <w:r>
          <w:fldChar w:fldCharType="end"/>
        </w:r>
        <w:r>
          <w:t>.  Parameters used to model inclusion probability.  Parameters in bold are only available in-situ at matchup locations.</w:t>
        </w:r>
      </w:ins>
      <w:ins w:id="1232" w:author="Fernandes, Richard (he, him, his | il, le, lui)" w:date="2026-06-05T16:39:00Z" w16du:dateUtc="2026-06-05T20:39:00Z">
        <w:r w:rsidR="00855E90">
          <w:t xml:space="preserve">  Paramaters in italics are derived from gridded climate reanalyses (CLIM).</w:t>
        </w:r>
      </w:ins>
    </w:p>
    <w:tbl>
      <w:tblPr>
        <w:tblStyle w:val="TableGrid"/>
        <w:tblW w:w="0" w:type="auto"/>
        <w:tblLook w:val="04A0" w:firstRow="1" w:lastRow="0" w:firstColumn="1" w:lastColumn="0" w:noHBand="0" w:noVBand="1"/>
      </w:tblPr>
      <w:tblGrid>
        <w:gridCol w:w="2337"/>
        <w:gridCol w:w="2337"/>
        <w:gridCol w:w="2338"/>
        <w:gridCol w:w="2338"/>
      </w:tblGrid>
      <w:tr w:rsidR="0057074A" w14:paraId="0DEE760C" w14:textId="77777777" w:rsidTr="0057074A">
        <w:trPr>
          <w:ins w:id="1233" w:author="Fernandes, Richard (he, him, his | il, le, lui)" w:date="2026-05-14T17:33:00Z"/>
        </w:trPr>
        <w:tc>
          <w:tcPr>
            <w:tcW w:w="2337" w:type="dxa"/>
          </w:tcPr>
          <w:p w14:paraId="7EAE3BA8" w14:textId="68F97F14" w:rsidR="0057074A" w:rsidRDefault="0057074A" w:rsidP="00586035">
            <w:pPr>
              <w:spacing w:line="360" w:lineRule="auto"/>
              <w:rPr>
                <w:ins w:id="1234" w:author="Fernandes, Richard (he, him, his | il, le, lui)" w:date="2026-05-14T17:33:00Z" w16du:dateUtc="2026-05-14T21:33:00Z"/>
                <w:color w:val="000000"/>
              </w:rPr>
            </w:pPr>
            <w:ins w:id="1235" w:author="Fernandes, Richard (he, him, his | il, le, lui)" w:date="2026-05-14T17:33:00Z" w16du:dateUtc="2026-05-14T21:33:00Z">
              <w:r>
                <w:rPr>
                  <w:color w:val="000000"/>
                </w:rPr>
                <w:t>Variable</w:t>
              </w:r>
            </w:ins>
          </w:p>
        </w:tc>
        <w:tc>
          <w:tcPr>
            <w:tcW w:w="2337" w:type="dxa"/>
          </w:tcPr>
          <w:p w14:paraId="7D33A718" w14:textId="06E0BC9A" w:rsidR="0057074A" w:rsidRDefault="0057074A" w:rsidP="00586035">
            <w:pPr>
              <w:spacing w:line="360" w:lineRule="auto"/>
              <w:rPr>
                <w:ins w:id="1236" w:author="Fernandes, Richard (he, him, his | il, le, lui)" w:date="2026-05-14T17:33:00Z" w16du:dateUtc="2026-05-14T21:33:00Z"/>
                <w:color w:val="000000"/>
              </w:rPr>
            </w:pPr>
            <w:ins w:id="1237" w:author="Fernandes, Richard (he, him, his | il, le, lui)" w:date="2026-05-14T17:34:00Z" w16du:dateUtc="2026-05-14T21:34:00Z">
              <w:r>
                <w:rPr>
                  <w:color w:val="000000"/>
                </w:rPr>
                <w:t>Estimate</w:t>
              </w:r>
            </w:ins>
          </w:p>
        </w:tc>
        <w:tc>
          <w:tcPr>
            <w:tcW w:w="2338" w:type="dxa"/>
          </w:tcPr>
          <w:p w14:paraId="419E48B7" w14:textId="0F6810C4" w:rsidR="0057074A" w:rsidRDefault="0057074A" w:rsidP="00586035">
            <w:pPr>
              <w:spacing w:line="360" w:lineRule="auto"/>
              <w:rPr>
                <w:ins w:id="1238" w:author="Fernandes, Richard (he, him, his | il, le, lui)" w:date="2026-05-14T17:33:00Z" w16du:dateUtc="2026-05-14T21:33:00Z"/>
                <w:color w:val="000000"/>
              </w:rPr>
            </w:pPr>
            <w:ins w:id="1239" w:author="Fernandes, Richard (he, him, his | il, le, lui)" w:date="2026-05-14T17:34:00Z" w16du:dateUtc="2026-05-14T21:34:00Z">
              <w:r>
                <w:rPr>
                  <w:color w:val="000000"/>
                </w:rPr>
                <w:t>Uncertainty</w:t>
              </w:r>
            </w:ins>
          </w:p>
        </w:tc>
        <w:tc>
          <w:tcPr>
            <w:tcW w:w="2338" w:type="dxa"/>
          </w:tcPr>
          <w:p w14:paraId="70587E34" w14:textId="784430E0" w:rsidR="0057074A" w:rsidRDefault="0057074A" w:rsidP="00586035">
            <w:pPr>
              <w:spacing w:line="360" w:lineRule="auto"/>
              <w:rPr>
                <w:ins w:id="1240" w:author="Fernandes, Richard (he, him, his | il, le, lui)" w:date="2026-05-14T17:33:00Z" w16du:dateUtc="2026-05-14T21:33:00Z"/>
                <w:color w:val="000000"/>
              </w:rPr>
            </w:pPr>
            <w:ins w:id="1241" w:author="Fernandes, Richard (he, him, his | il, le, lui)" w:date="2026-05-14T17:34:00Z" w16du:dateUtc="2026-05-14T21:34:00Z">
              <w:r>
                <w:rPr>
                  <w:color w:val="000000"/>
                </w:rPr>
                <w:t>Purpose</w:t>
              </w:r>
            </w:ins>
          </w:p>
        </w:tc>
      </w:tr>
      <w:tr w:rsidR="0057074A" w14:paraId="21233DBD" w14:textId="77777777" w:rsidTr="0057074A">
        <w:trPr>
          <w:ins w:id="1242" w:author="Fernandes, Richard (he, him, his | il, le, lui)" w:date="2026-05-14T17:33:00Z"/>
        </w:trPr>
        <w:tc>
          <w:tcPr>
            <w:tcW w:w="2337" w:type="dxa"/>
          </w:tcPr>
          <w:p w14:paraId="1033663B" w14:textId="7D428F6C" w:rsidR="0057074A" w:rsidRPr="005A70C4" w:rsidRDefault="0057074A" w:rsidP="00586035">
            <w:pPr>
              <w:spacing w:line="360" w:lineRule="auto"/>
              <w:rPr>
                <w:ins w:id="1243" w:author="Fernandes, Richard (he, him, his | il, le, lui)" w:date="2026-05-14T17:33:00Z" w16du:dateUtc="2026-05-14T21:33:00Z"/>
                <w:b/>
                <w:bCs/>
                <w:color w:val="000000"/>
                <w:rPrChange w:id="1244" w:author="Fernandes, Richard (he, him, his | il, le, lui)" w:date="2026-05-19T13:00:00Z" w16du:dateUtc="2026-05-19T17:00:00Z">
                  <w:rPr>
                    <w:ins w:id="1245" w:author="Fernandes, Richard (he, him, his | il, le, lui)" w:date="2026-05-14T17:33:00Z" w16du:dateUtc="2026-05-14T21:33:00Z"/>
                    <w:color w:val="000000"/>
                  </w:rPr>
                </w:rPrChange>
              </w:rPr>
            </w:pPr>
            <w:ins w:id="1246" w:author="Fernandes, Richard (he, him, his | il, le, lui)" w:date="2026-05-14T17:34:00Z" w16du:dateUtc="2026-05-14T21:34:00Z">
              <w:r w:rsidRPr="005A70C4">
                <w:rPr>
                  <w:b/>
                  <w:bCs/>
                  <w:color w:val="000000"/>
                  <w:rPrChange w:id="1247" w:author="Fernandes, Richard (he, him, his | il, le, lui)" w:date="2026-05-19T13:00:00Z" w16du:dateUtc="2026-05-19T17:00:00Z">
                    <w:rPr>
                      <w:color w:val="000000"/>
                    </w:rPr>
                  </w:rPrChange>
                </w:rPr>
                <w:t>LAI</w:t>
              </w:r>
            </w:ins>
            <w:ins w:id="1248" w:author="Fernandes, Richard (he, him, his | il, le, lui)" w:date="2026-06-05T16:40:00Z" w16du:dateUtc="2026-06-05T20:40:00Z">
              <w:r w:rsidR="00855E90">
                <w:rPr>
                  <w:b/>
                  <w:bCs/>
                  <w:color w:val="000000"/>
                </w:rPr>
                <w:t xml:space="preserve"> FRM</w:t>
              </w:r>
            </w:ins>
          </w:p>
        </w:tc>
        <w:tc>
          <w:tcPr>
            <w:tcW w:w="2337" w:type="dxa"/>
          </w:tcPr>
          <w:p w14:paraId="1EE59DEF" w14:textId="7EAF566E" w:rsidR="0057074A" w:rsidRDefault="0057074A" w:rsidP="00586035">
            <w:pPr>
              <w:spacing w:line="360" w:lineRule="auto"/>
              <w:rPr>
                <w:ins w:id="1249" w:author="Fernandes, Richard (he, him, his | il, le, lui)" w:date="2026-05-14T17:33:00Z" w16du:dateUtc="2026-05-14T21:33:00Z"/>
                <w:color w:val="000000"/>
              </w:rPr>
            </w:pPr>
            <w:ins w:id="1250" w:author="Fernandes, Richard (he, him, his | il, le, lui)" w:date="2026-05-14T17:34:00Z" w16du:dateUtc="2026-05-14T21:34:00Z">
              <w:r>
                <w:rPr>
                  <w:color w:val="000000"/>
                </w:rPr>
                <w:t>FRM LAI</w:t>
              </w:r>
            </w:ins>
          </w:p>
        </w:tc>
        <w:tc>
          <w:tcPr>
            <w:tcW w:w="2338" w:type="dxa"/>
          </w:tcPr>
          <w:p w14:paraId="69E88BA6" w14:textId="6E5DEBC5" w:rsidR="0057074A" w:rsidRDefault="0057074A" w:rsidP="00586035">
            <w:pPr>
              <w:spacing w:line="360" w:lineRule="auto"/>
              <w:rPr>
                <w:ins w:id="1251" w:author="Fernandes, Richard (he, him, his | il, le, lui)" w:date="2026-05-14T17:33:00Z" w16du:dateUtc="2026-05-14T21:33:00Z"/>
                <w:color w:val="000000"/>
              </w:rPr>
            </w:pPr>
            <w:ins w:id="1252" w:author="Fernandes, Richard (he, him, his | il, le, lui)" w:date="2026-05-14T17:34:00Z" w16du:dateUtc="2026-05-14T21:34:00Z">
              <w:r>
                <w:rPr>
                  <w:color w:val="000000"/>
                </w:rPr>
                <w:t>FRM LAI uncertainty</w:t>
              </w:r>
            </w:ins>
          </w:p>
        </w:tc>
        <w:tc>
          <w:tcPr>
            <w:tcW w:w="2338" w:type="dxa"/>
          </w:tcPr>
          <w:p w14:paraId="1942577E" w14:textId="5537D764" w:rsidR="0057074A" w:rsidRDefault="007C575D" w:rsidP="00586035">
            <w:pPr>
              <w:spacing w:line="360" w:lineRule="auto"/>
              <w:rPr>
                <w:ins w:id="1253" w:author="Fernandes, Richard (he, him, his | il, le, lui)" w:date="2026-05-14T17:33:00Z" w16du:dateUtc="2026-05-14T21:33:00Z"/>
                <w:color w:val="000000"/>
              </w:rPr>
            </w:pPr>
            <w:ins w:id="1254" w:author="Fernandes, Richard (he, him, his | il, le, lui)" w:date="2026-05-14T17:45:00Z" w16du:dateUtc="2026-05-14T21:45:00Z">
              <w:r>
                <w:rPr>
                  <w:color w:val="000000"/>
                </w:rPr>
                <w:t>Errors due to saturation or exposed sois</w:t>
              </w:r>
            </w:ins>
          </w:p>
        </w:tc>
      </w:tr>
      <w:tr w:rsidR="0057074A" w14:paraId="55C5AB6A" w14:textId="77777777" w:rsidTr="0057074A">
        <w:trPr>
          <w:ins w:id="1255" w:author="Fernandes, Richard (he, him, his | il, le, lui)" w:date="2026-05-14T17:33:00Z"/>
        </w:trPr>
        <w:tc>
          <w:tcPr>
            <w:tcW w:w="2337" w:type="dxa"/>
          </w:tcPr>
          <w:p w14:paraId="600441A4" w14:textId="33C1897A" w:rsidR="0057074A" w:rsidRPr="005A70C4" w:rsidRDefault="0057074A" w:rsidP="00586035">
            <w:pPr>
              <w:spacing w:line="360" w:lineRule="auto"/>
              <w:rPr>
                <w:ins w:id="1256" w:author="Fernandes, Richard (he, him, his | il, le, lui)" w:date="2026-05-14T17:33:00Z" w16du:dateUtc="2026-05-14T21:33:00Z"/>
                <w:b/>
                <w:bCs/>
                <w:color w:val="000000"/>
                <w:rPrChange w:id="1257" w:author="Fernandes, Richard (he, him, his | il, le, lui)" w:date="2026-05-19T13:00:00Z" w16du:dateUtc="2026-05-19T17:00:00Z">
                  <w:rPr>
                    <w:ins w:id="1258" w:author="Fernandes, Richard (he, him, his | il, le, lui)" w:date="2026-05-14T17:33:00Z" w16du:dateUtc="2026-05-14T21:33:00Z"/>
                    <w:color w:val="000000"/>
                  </w:rPr>
                </w:rPrChange>
              </w:rPr>
            </w:pPr>
            <w:ins w:id="1259" w:author="Fernandes, Richard (he, him, his | il, le, lui)" w:date="2026-05-14T17:34:00Z" w16du:dateUtc="2026-05-14T21:34:00Z">
              <w:r w:rsidRPr="005A70C4">
                <w:rPr>
                  <w:b/>
                  <w:bCs/>
                  <w:color w:val="000000"/>
                  <w:rPrChange w:id="1260" w:author="Fernandes, Richard (he, him, his | il, le, lui)" w:date="2026-05-19T13:00:00Z" w16du:dateUtc="2026-05-19T17:00:00Z">
                    <w:rPr>
                      <w:color w:val="000000"/>
                    </w:rPr>
                  </w:rPrChange>
                </w:rPr>
                <w:t>FAPAR</w:t>
              </w:r>
            </w:ins>
            <w:ins w:id="1261" w:author="Fernandes, Richard (he, him, his | il, le, lui)" w:date="2026-06-05T16:40:00Z" w16du:dateUtc="2026-06-05T20:40:00Z">
              <w:r w:rsidR="00855E90">
                <w:rPr>
                  <w:b/>
                  <w:bCs/>
                  <w:color w:val="000000"/>
                </w:rPr>
                <w:t xml:space="preserve"> FRM</w:t>
              </w:r>
            </w:ins>
          </w:p>
        </w:tc>
        <w:tc>
          <w:tcPr>
            <w:tcW w:w="2337" w:type="dxa"/>
          </w:tcPr>
          <w:p w14:paraId="1E572372" w14:textId="60C34BF4" w:rsidR="0057074A" w:rsidRDefault="0057074A" w:rsidP="00586035">
            <w:pPr>
              <w:spacing w:line="360" w:lineRule="auto"/>
              <w:rPr>
                <w:ins w:id="1262" w:author="Fernandes, Richard (he, him, his | il, le, lui)" w:date="2026-05-14T17:33:00Z" w16du:dateUtc="2026-05-14T21:33:00Z"/>
                <w:color w:val="000000"/>
              </w:rPr>
            </w:pPr>
            <w:ins w:id="1263" w:author="Fernandes, Richard (he, him, his | il, le, lui)" w:date="2026-05-14T17:34:00Z" w16du:dateUtc="2026-05-14T21:34:00Z">
              <w:r>
                <w:rPr>
                  <w:color w:val="000000"/>
                </w:rPr>
                <w:t>FRM FAPAR</w:t>
              </w:r>
            </w:ins>
          </w:p>
        </w:tc>
        <w:tc>
          <w:tcPr>
            <w:tcW w:w="2338" w:type="dxa"/>
          </w:tcPr>
          <w:p w14:paraId="0FF7915A" w14:textId="78AEEF03" w:rsidR="0057074A" w:rsidRDefault="0057074A" w:rsidP="00586035">
            <w:pPr>
              <w:spacing w:line="360" w:lineRule="auto"/>
              <w:rPr>
                <w:ins w:id="1264" w:author="Fernandes, Richard (he, him, his | il, le, lui)" w:date="2026-05-14T17:33:00Z" w16du:dateUtc="2026-05-14T21:33:00Z"/>
                <w:color w:val="000000"/>
              </w:rPr>
            </w:pPr>
            <w:ins w:id="1265" w:author="Fernandes, Richard (he, him, his | il, le, lui)" w:date="2026-05-14T17:34:00Z" w16du:dateUtc="2026-05-14T21:34:00Z">
              <w:r>
                <w:rPr>
                  <w:color w:val="000000"/>
                </w:rPr>
                <w:t>FRM FAPAR uncertainty</w:t>
              </w:r>
            </w:ins>
          </w:p>
        </w:tc>
        <w:tc>
          <w:tcPr>
            <w:tcW w:w="2338" w:type="dxa"/>
          </w:tcPr>
          <w:p w14:paraId="278FE15E" w14:textId="740CFE45" w:rsidR="0057074A" w:rsidRDefault="007C575D" w:rsidP="00586035">
            <w:pPr>
              <w:spacing w:line="360" w:lineRule="auto"/>
              <w:rPr>
                <w:ins w:id="1266" w:author="Fernandes, Richard (he, him, his | il, le, lui)" w:date="2026-05-14T17:33:00Z" w16du:dateUtc="2026-05-14T21:33:00Z"/>
                <w:color w:val="000000"/>
              </w:rPr>
            </w:pPr>
            <w:ins w:id="1267" w:author="Fernandes, Richard (he, him, his | il, le, lui)" w:date="2026-05-14T17:45:00Z" w16du:dateUtc="2026-05-14T21:45:00Z">
              <w:r>
                <w:rPr>
                  <w:color w:val="000000"/>
                </w:rPr>
                <w:t>Errors due to saturation or exposed sois</w:t>
              </w:r>
            </w:ins>
          </w:p>
        </w:tc>
      </w:tr>
      <w:tr w:rsidR="0057074A" w14:paraId="50F96A31" w14:textId="77777777" w:rsidTr="0057074A">
        <w:trPr>
          <w:ins w:id="1268" w:author="Fernandes, Richard (he, him, his | il, le, lui)" w:date="2026-05-14T17:33:00Z"/>
        </w:trPr>
        <w:tc>
          <w:tcPr>
            <w:tcW w:w="2337" w:type="dxa"/>
          </w:tcPr>
          <w:p w14:paraId="1B4DDA4D" w14:textId="5A46852A" w:rsidR="0057074A" w:rsidRPr="005A70C4" w:rsidRDefault="0057074A" w:rsidP="00586035">
            <w:pPr>
              <w:spacing w:line="360" w:lineRule="auto"/>
              <w:rPr>
                <w:ins w:id="1269" w:author="Fernandes, Richard (he, him, his | il, le, lui)" w:date="2026-05-14T17:33:00Z" w16du:dateUtc="2026-05-14T21:33:00Z"/>
                <w:b/>
                <w:bCs/>
                <w:color w:val="000000"/>
                <w:rPrChange w:id="1270" w:author="Fernandes, Richard (he, him, his | il, le, lui)" w:date="2026-05-19T13:00:00Z" w16du:dateUtc="2026-05-19T17:00:00Z">
                  <w:rPr>
                    <w:ins w:id="1271" w:author="Fernandes, Richard (he, him, his | il, le, lui)" w:date="2026-05-14T17:33:00Z" w16du:dateUtc="2026-05-14T21:33:00Z"/>
                    <w:color w:val="000000"/>
                  </w:rPr>
                </w:rPrChange>
              </w:rPr>
            </w:pPr>
            <w:ins w:id="1272" w:author="Fernandes, Richard (he, him, his | il, le, lui)" w:date="2026-05-14T17:34:00Z" w16du:dateUtc="2026-05-14T21:34:00Z">
              <w:r w:rsidRPr="005A70C4">
                <w:rPr>
                  <w:b/>
                  <w:bCs/>
                  <w:color w:val="000000"/>
                  <w:rPrChange w:id="1273" w:author="Fernandes, Richard (he, him, his | il, le, lui)" w:date="2026-05-19T13:00:00Z" w16du:dateUtc="2026-05-19T17:00:00Z">
                    <w:rPr>
                      <w:color w:val="000000"/>
                    </w:rPr>
                  </w:rPrChange>
                </w:rPr>
                <w:t>Clumping index</w:t>
              </w:r>
            </w:ins>
          </w:p>
        </w:tc>
        <w:tc>
          <w:tcPr>
            <w:tcW w:w="2337" w:type="dxa"/>
          </w:tcPr>
          <w:p w14:paraId="14BC78D1" w14:textId="594702C3" w:rsidR="0057074A" w:rsidRDefault="00644463" w:rsidP="00586035">
            <w:pPr>
              <w:spacing w:line="360" w:lineRule="auto"/>
              <w:rPr>
                <w:ins w:id="1274" w:author="Fernandes, Richard (he, him, his | il, le, lui)" w:date="2026-05-14T17:33:00Z" w16du:dateUtc="2026-05-14T21:33:00Z"/>
                <w:color w:val="000000"/>
              </w:rPr>
            </w:pPr>
            <w:ins w:id="1275" w:author="Fernandes, Richard (he, him, his | il, le, lui)" w:date="2026-05-14T17:34:00Z" w16du:dateUtc="2026-05-14T21:34:00Z">
              <w:r>
                <w:rPr>
                  <w:color w:val="000000"/>
                </w:rPr>
                <w:t>FRM clump</w:t>
              </w:r>
            </w:ins>
            <w:ins w:id="1276" w:author="Fernandes, Richard (he, him, his | il, le, lui)" w:date="2026-05-14T17:35:00Z" w16du:dateUtc="2026-05-14T21:35:00Z">
              <w:r>
                <w:rPr>
                  <w:color w:val="000000"/>
                </w:rPr>
                <w:t>ing index</w:t>
              </w:r>
            </w:ins>
          </w:p>
        </w:tc>
        <w:tc>
          <w:tcPr>
            <w:tcW w:w="2338" w:type="dxa"/>
          </w:tcPr>
          <w:p w14:paraId="1D73B049" w14:textId="06A3329F" w:rsidR="0057074A" w:rsidRDefault="00644463" w:rsidP="00586035">
            <w:pPr>
              <w:spacing w:line="360" w:lineRule="auto"/>
              <w:rPr>
                <w:ins w:id="1277" w:author="Fernandes, Richard (he, him, his | il, le, lui)" w:date="2026-05-14T17:33:00Z" w16du:dateUtc="2026-05-14T21:33:00Z"/>
                <w:color w:val="000000"/>
              </w:rPr>
            </w:pPr>
            <w:ins w:id="1278" w:author="Fernandes, Richard (he, him, his | il, le, lui)" w:date="2026-05-14T17:35:00Z" w16du:dateUtc="2026-05-14T21:35:00Z">
              <w:r>
                <w:rPr>
                  <w:color w:val="000000"/>
                </w:rPr>
                <w:t>FRM clumping index uncertainty</w:t>
              </w:r>
            </w:ins>
          </w:p>
        </w:tc>
        <w:tc>
          <w:tcPr>
            <w:tcW w:w="2338" w:type="dxa"/>
          </w:tcPr>
          <w:p w14:paraId="7A3EA97F" w14:textId="1F991781" w:rsidR="0057074A" w:rsidRDefault="002C7F4A" w:rsidP="00586035">
            <w:pPr>
              <w:spacing w:line="360" w:lineRule="auto"/>
              <w:rPr>
                <w:ins w:id="1279" w:author="Fernandes, Richard (he, him, his | il, le, lui)" w:date="2026-05-14T17:33:00Z" w16du:dateUtc="2026-05-14T21:33:00Z"/>
                <w:color w:val="000000"/>
              </w:rPr>
            </w:pPr>
            <w:ins w:id="1280" w:author="Fernandes, Richard (he, him, his | il, le, lui)" w:date="2026-05-14T17:44:00Z" w16du:dateUtc="2026-05-14T21:44:00Z">
              <w:r>
                <w:rPr>
                  <w:color w:val="000000"/>
                </w:rPr>
                <w:t xml:space="preserve">Errors due to </w:t>
              </w:r>
              <w:r w:rsidR="0084314C">
                <w:rPr>
                  <w:color w:val="000000"/>
                </w:rPr>
                <w:t>canopy structure</w:t>
              </w:r>
            </w:ins>
          </w:p>
        </w:tc>
      </w:tr>
      <w:tr w:rsidR="0057074A" w14:paraId="0E8DEFD9" w14:textId="77777777" w:rsidTr="0057074A">
        <w:trPr>
          <w:ins w:id="1281" w:author="Fernandes, Richard (he, him, his | il, le, lui)" w:date="2026-05-14T17:33:00Z"/>
        </w:trPr>
        <w:tc>
          <w:tcPr>
            <w:tcW w:w="2337" w:type="dxa"/>
          </w:tcPr>
          <w:p w14:paraId="0B6BB9CA" w14:textId="6AA76760" w:rsidR="0057074A" w:rsidRPr="005A70C4" w:rsidRDefault="00644463" w:rsidP="00586035">
            <w:pPr>
              <w:spacing w:line="360" w:lineRule="auto"/>
              <w:rPr>
                <w:ins w:id="1282" w:author="Fernandes, Richard (he, him, his | il, le, lui)" w:date="2026-05-14T17:33:00Z" w16du:dateUtc="2026-05-14T21:33:00Z"/>
                <w:b/>
                <w:bCs/>
                <w:color w:val="000000"/>
                <w:rPrChange w:id="1283" w:author="Fernandes, Richard (he, him, his | il, le, lui)" w:date="2026-05-19T13:00:00Z" w16du:dateUtc="2026-05-19T17:00:00Z">
                  <w:rPr>
                    <w:ins w:id="1284" w:author="Fernandes, Richard (he, him, his | il, le, lui)" w:date="2026-05-14T17:33:00Z" w16du:dateUtc="2026-05-14T21:33:00Z"/>
                    <w:color w:val="000000"/>
                  </w:rPr>
                </w:rPrChange>
              </w:rPr>
            </w:pPr>
            <w:ins w:id="1285" w:author="Fernandes, Richard (he, him, his | il, le, lui)" w:date="2026-05-14T17:35:00Z" w16du:dateUtc="2026-05-14T21:35:00Z">
              <w:r w:rsidRPr="005A70C4">
                <w:rPr>
                  <w:b/>
                  <w:bCs/>
                  <w:color w:val="000000"/>
                  <w:rPrChange w:id="1286" w:author="Fernandes, Richard (he, him, his | il, le, lui)" w:date="2026-05-19T13:00:00Z" w16du:dateUtc="2026-05-19T17:00:00Z">
                    <w:rPr>
                      <w:color w:val="000000"/>
                    </w:rPr>
                  </w:rPrChange>
                </w:rPr>
                <w:t>Woody area index</w:t>
              </w:r>
            </w:ins>
          </w:p>
        </w:tc>
        <w:tc>
          <w:tcPr>
            <w:tcW w:w="2337" w:type="dxa"/>
          </w:tcPr>
          <w:p w14:paraId="3EC321A5" w14:textId="216F6872" w:rsidR="0057074A" w:rsidRDefault="00644463" w:rsidP="00586035">
            <w:pPr>
              <w:spacing w:line="360" w:lineRule="auto"/>
              <w:rPr>
                <w:ins w:id="1287" w:author="Fernandes, Richard (he, him, his | il, le, lui)" w:date="2026-05-14T17:33:00Z" w16du:dateUtc="2026-05-14T21:33:00Z"/>
                <w:color w:val="000000"/>
              </w:rPr>
            </w:pPr>
            <w:ins w:id="1288" w:author="Fernandes, Richard (he, him, his | il, le, lui)" w:date="2026-05-14T17:35:00Z" w16du:dateUtc="2026-05-14T21:35:00Z">
              <w:r>
                <w:rPr>
                  <w:color w:val="000000"/>
                </w:rPr>
                <w:t>FRM woody area index</w:t>
              </w:r>
            </w:ins>
          </w:p>
        </w:tc>
        <w:tc>
          <w:tcPr>
            <w:tcW w:w="2338" w:type="dxa"/>
          </w:tcPr>
          <w:p w14:paraId="5EEE97AC" w14:textId="7057E9A0" w:rsidR="0057074A" w:rsidRDefault="00644463" w:rsidP="00586035">
            <w:pPr>
              <w:spacing w:line="360" w:lineRule="auto"/>
              <w:rPr>
                <w:ins w:id="1289" w:author="Fernandes, Richard (he, him, his | il, le, lui)" w:date="2026-05-14T17:33:00Z" w16du:dateUtc="2026-05-14T21:33:00Z"/>
                <w:color w:val="000000"/>
              </w:rPr>
            </w:pPr>
            <w:ins w:id="1290" w:author="Fernandes, Richard (he, him, his | il, le, lui)" w:date="2026-05-14T17:35:00Z" w16du:dateUtc="2026-05-14T21:35:00Z">
              <w:r>
                <w:rPr>
                  <w:color w:val="000000"/>
                </w:rPr>
                <w:t>FRM woody area index uncertainty</w:t>
              </w:r>
            </w:ins>
          </w:p>
        </w:tc>
        <w:tc>
          <w:tcPr>
            <w:tcW w:w="2338" w:type="dxa"/>
          </w:tcPr>
          <w:p w14:paraId="023D8E6F" w14:textId="5E4DE502" w:rsidR="0057074A" w:rsidRDefault="002C7F4A" w:rsidP="00586035">
            <w:pPr>
              <w:spacing w:line="360" w:lineRule="auto"/>
              <w:rPr>
                <w:ins w:id="1291" w:author="Fernandes, Richard (he, him, his | il, le, lui)" w:date="2026-05-14T17:33:00Z" w16du:dateUtc="2026-05-14T21:33:00Z"/>
                <w:color w:val="000000"/>
              </w:rPr>
            </w:pPr>
            <w:ins w:id="1292" w:author="Fernandes, Richard (he, him, his | il, le, lui)" w:date="2026-05-14T17:44:00Z" w16du:dateUtc="2026-05-14T21:44:00Z">
              <w:r>
                <w:rPr>
                  <w:color w:val="000000"/>
                </w:rPr>
                <w:t>Errors due to optical properties</w:t>
              </w:r>
            </w:ins>
          </w:p>
        </w:tc>
      </w:tr>
      <w:tr w:rsidR="00855E90" w14:paraId="7EECDE17" w14:textId="77777777" w:rsidTr="0057074A">
        <w:trPr>
          <w:ins w:id="1293" w:author="Fernandes, Richard (he, him, his | il, le, lui)" w:date="2026-06-05T16:39:00Z" w16du:dateUtc="2026-06-05T20:39:00Z"/>
        </w:trPr>
        <w:tc>
          <w:tcPr>
            <w:tcW w:w="2337" w:type="dxa"/>
          </w:tcPr>
          <w:p w14:paraId="42748ED9" w14:textId="3634BDA9" w:rsidR="00855E90" w:rsidRPr="00855E90" w:rsidRDefault="00855E90" w:rsidP="00855E90">
            <w:pPr>
              <w:spacing w:line="360" w:lineRule="auto"/>
              <w:rPr>
                <w:ins w:id="1294" w:author="Fernandes, Richard (he, him, his | il, le, lui)" w:date="2026-06-05T16:39:00Z" w16du:dateUtc="2026-06-05T20:39:00Z"/>
                <w:color w:val="000000"/>
                <w:rPrChange w:id="1295" w:author="Fernandes, Richard (he, him, his | il, le, lui)" w:date="2026-06-05T16:40:00Z" w16du:dateUtc="2026-06-05T20:40:00Z">
                  <w:rPr>
                    <w:ins w:id="1296" w:author="Fernandes, Richard (he, him, his | il, le, lui)" w:date="2026-06-05T16:39:00Z" w16du:dateUtc="2026-06-05T20:39:00Z"/>
                    <w:b/>
                    <w:bCs/>
                    <w:color w:val="000000"/>
                  </w:rPr>
                </w:rPrChange>
              </w:rPr>
            </w:pPr>
            <w:ins w:id="1297" w:author="Fernandes, Richard (he, him, his | il, le, lui)" w:date="2026-06-05T16:39:00Z" w16du:dateUtc="2026-06-05T20:39:00Z">
              <w:r w:rsidRPr="00855E90">
                <w:rPr>
                  <w:color w:val="000000"/>
                  <w:rPrChange w:id="1298" w:author="Fernandes, Richard (he, him, his | il, le, lui)" w:date="2026-06-05T16:40:00Z" w16du:dateUtc="2026-06-05T20:40:00Z">
                    <w:rPr>
                      <w:b/>
                      <w:bCs/>
                      <w:color w:val="000000"/>
                    </w:rPr>
                  </w:rPrChange>
                </w:rPr>
                <w:t>LAI</w:t>
              </w:r>
            </w:ins>
            <w:ins w:id="1299" w:author="Fernandes, Richard (he, him, his | il, le, lui)" w:date="2026-06-05T16:40:00Z" w16du:dateUtc="2026-06-05T20:40:00Z">
              <w:r w:rsidRPr="00855E90">
                <w:rPr>
                  <w:color w:val="000000"/>
                  <w:rPrChange w:id="1300" w:author="Fernandes, Richard (he, him, his | il, le, lui)" w:date="2026-06-05T16:40:00Z" w16du:dateUtc="2026-06-05T20:40:00Z">
                    <w:rPr>
                      <w:b/>
                      <w:bCs/>
                      <w:color w:val="000000"/>
                    </w:rPr>
                  </w:rPrChange>
                </w:rPr>
                <w:t xml:space="preserve"> PM</w:t>
              </w:r>
            </w:ins>
          </w:p>
        </w:tc>
        <w:tc>
          <w:tcPr>
            <w:tcW w:w="2337" w:type="dxa"/>
          </w:tcPr>
          <w:p w14:paraId="0C98F2E0" w14:textId="63608F67" w:rsidR="00855E90" w:rsidRDefault="00855E90" w:rsidP="00855E90">
            <w:pPr>
              <w:spacing w:line="360" w:lineRule="auto"/>
              <w:rPr>
                <w:ins w:id="1301" w:author="Fernandes, Richard (he, him, his | il, le, lui)" w:date="2026-06-05T16:39:00Z" w16du:dateUtc="2026-06-05T20:39:00Z"/>
                <w:color w:val="000000"/>
              </w:rPr>
            </w:pPr>
            <w:ins w:id="1302" w:author="Fernandes, Richard (he, him, his | il, le, lui)" w:date="2026-06-05T16:40:00Z" w16du:dateUtc="2026-06-05T20:40:00Z">
              <w:r>
                <w:rPr>
                  <w:color w:val="000000"/>
                </w:rPr>
                <w:t xml:space="preserve">Product LAI </w:t>
              </w:r>
            </w:ins>
          </w:p>
        </w:tc>
        <w:tc>
          <w:tcPr>
            <w:tcW w:w="2338" w:type="dxa"/>
          </w:tcPr>
          <w:p w14:paraId="62AA3F42" w14:textId="51F9F422" w:rsidR="00855E90" w:rsidRDefault="00855E90" w:rsidP="00855E90">
            <w:pPr>
              <w:spacing w:line="360" w:lineRule="auto"/>
              <w:rPr>
                <w:ins w:id="1303" w:author="Fernandes, Richard (he, him, his | il, le, lui)" w:date="2026-06-05T16:39:00Z" w16du:dateUtc="2026-06-05T20:39:00Z"/>
                <w:color w:val="000000"/>
              </w:rPr>
            </w:pPr>
            <w:ins w:id="1304" w:author="Fernandes, Richard (he, him, his | il, le, lui)" w:date="2026-06-05T16:40:00Z" w16du:dateUtc="2026-06-05T20:40:00Z">
              <w:r>
                <w:rPr>
                  <w:color w:val="000000"/>
                </w:rPr>
                <w:t>LAI Uncertainty</w:t>
              </w:r>
            </w:ins>
          </w:p>
        </w:tc>
        <w:tc>
          <w:tcPr>
            <w:tcW w:w="2338" w:type="dxa"/>
          </w:tcPr>
          <w:p w14:paraId="3849B68C" w14:textId="43593792" w:rsidR="00855E90" w:rsidRDefault="00855E90" w:rsidP="00855E90">
            <w:pPr>
              <w:spacing w:line="360" w:lineRule="auto"/>
              <w:rPr>
                <w:ins w:id="1305" w:author="Fernandes, Richard (he, him, his | il, le, lui)" w:date="2026-06-05T16:39:00Z" w16du:dateUtc="2026-06-05T20:39:00Z"/>
                <w:color w:val="000000"/>
              </w:rPr>
            </w:pPr>
            <w:ins w:id="1306" w:author="Fernandes, Richard (he, him, his | il, le, lui)" w:date="2026-06-05T16:40:00Z" w16du:dateUtc="2026-06-05T20:40:00Z">
              <w:r>
                <w:rPr>
                  <w:color w:val="000000"/>
                </w:rPr>
                <w:t xml:space="preserve">Errors due to </w:t>
              </w:r>
              <w:r>
                <w:rPr>
                  <w:color w:val="000000"/>
                </w:rPr>
                <w:t>signal saturation</w:t>
              </w:r>
              <w:r>
                <w:rPr>
                  <w:color w:val="000000"/>
                </w:rPr>
                <w:t xml:space="preserve"> </w:t>
              </w:r>
            </w:ins>
            <w:ins w:id="1307" w:author="Fernandes, Richard (he, him, his | il, le, lui)" w:date="2026-06-05T16:41:00Z" w16du:dateUtc="2026-06-05T20:41:00Z">
              <w:r>
                <w:rPr>
                  <w:color w:val="000000"/>
                </w:rPr>
                <w:t>and understory</w:t>
              </w:r>
            </w:ins>
          </w:p>
        </w:tc>
      </w:tr>
      <w:tr w:rsidR="00855E90" w14:paraId="071089A8" w14:textId="77777777" w:rsidTr="0057074A">
        <w:trPr>
          <w:ins w:id="1308" w:author="Fernandes, Richard (he, him, his | il, le, lui)" w:date="2026-06-05T16:39:00Z" w16du:dateUtc="2026-06-05T20:39:00Z"/>
        </w:trPr>
        <w:tc>
          <w:tcPr>
            <w:tcW w:w="2337" w:type="dxa"/>
          </w:tcPr>
          <w:p w14:paraId="60111243" w14:textId="05B09034" w:rsidR="00855E90" w:rsidRPr="00855E90" w:rsidRDefault="00855E90" w:rsidP="00855E90">
            <w:pPr>
              <w:spacing w:line="360" w:lineRule="auto"/>
              <w:rPr>
                <w:ins w:id="1309" w:author="Fernandes, Richard (he, him, his | il, le, lui)" w:date="2026-06-05T16:39:00Z" w16du:dateUtc="2026-06-05T20:39:00Z"/>
                <w:color w:val="000000"/>
                <w:rPrChange w:id="1310" w:author="Fernandes, Richard (he, him, his | il, le, lui)" w:date="2026-06-05T16:40:00Z" w16du:dateUtc="2026-06-05T20:40:00Z">
                  <w:rPr>
                    <w:ins w:id="1311" w:author="Fernandes, Richard (he, him, his | il, le, lui)" w:date="2026-06-05T16:39:00Z" w16du:dateUtc="2026-06-05T20:39:00Z"/>
                    <w:b/>
                    <w:bCs/>
                    <w:color w:val="000000"/>
                  </w:rPr>
                </w:rPrChange>
              </w:rPr>
            </w:pPr>
            <w:ins w:id="1312" w:author="Fernandes, Richard (he, him, his | il, le, lui)" w:date="2026-06-05T16:39:00Z" w16du:dateUtc="2026-06-05T20:39:00Z">
              <w:r w:rsidRPr="00855E90">
                <w:rPr>
                  <w:color w:val="000000"/>
                  <w:rPrChange w:id="1313" w:author="Fernandes, Richard (he, him, his | il, le, lui)" w:date="2026-06-05T16:40:00Z" w16du:dateUtc="2026-06-05T20:40:00Z">
                    <w:rPr>
                      <w:b/>
                      <w:bCs/>
                      <w:color w:val="000000"/>
                    </w:rPr>
                  </w:rPrChange>
                </w:rPr>
                <w:t>FAPAR P</w:t>
              </w:r>
            </w:ins>
            <w:ins w:id="1314" w:author="Fernandes, Richard (he, him, his | il, le, lui)" w:date="2026-06-05T16:40:00Z" w16du:dateUtc="2026-06-05T20:40:00Z">
              <w:r w:rsidRPr="00855E90">
                <w:rPr>
                  <w:color w:val="000000"/>
                  <w:rPrChange w:id="1315" w:author="Fernandes, Richard (he, him, his | il, le, lui)" w:date="2026-06-05T16:40:00Z" w16du:dateUtc="2026-06-05T20:40:00Z">
                    <w:rPr>
                      <w:b/>
                      <w:bCs/>
                      <w:color w:val="000000"/>
                    </w:rPr>
                  </w:rPrChange>
                </w:rPr>
                <w:t>M</w:t>
              </w:r>
            </w:ins>
          </w:p>
        </w:tc>
        <w:tc>
          <w:tcPr>
            <w:tcW w:w="2337" w:type="dxa"/>
          </w:tcPr>
          <w:p w14:paraId="09F68290" w14:textId="50ED8A51" w:rsidR="00855E90" w:rsidRDefault="00855E90" w:rsidP="00855E90">
            <w:pPr>
              <w:spacing w:line="360" w:lineRule="auto"/>
              <w:rPr>
                <w:ins w:id="1316" w:author="Fernandes, Richard (he, him, his | il, le, lui)" w:date="2026-06-05T16:39:00Z" w16du:dateUtc="2026-06-05T20:39:00Z"/>
                <w:color w:val="000000"/>
              </w:rPr>
            </w:pPr>
            <w:ins w:id="1317" w:author="Fernandes, Richard (he, him, his | il, le, lui)" w:date="2026-06-05T16:40:00Z" w16du:dateUtc="2026-06-05T20:40:00Z">
              <w:r>
                <w:rPr>
                  <w:color w:val="000000"/>
                </w:rPr>
                <w:t>Product FAPAR</w:t>
              </w:r>
            </w:ins>
          </w:p>
        </w:tc>
        <w:tc>
          <w:tcPr>
            <w:tcW w:w="2338" w:type="dxa"/>
          </w:tcPr>
          <w:p w14:paraId="50FB8935" w14:textId="5FC4D5E8" w:rsidR="00855E90" w:rsidRDefault="00855E90" w:rsidP="00855E90">
            <w:pPr>
              <w:spacing w:line="360" w:lineRule="auto"/>
              <w:rPr>
                <w:ins w:id="1318" w:author="Fernandes, Richard (he, him, his | il, le, lui)" w:date="2026-06-05T16:39:00Z" w16du:dateUtc="2026-06-05T20:39:00Z"/>
                <w:color w:val="000000"/>
              </w:rPr>
            </w:pPr>
            <w:ins w:id="1319" w:author="Fernandes, Richard (he, him, his | il, le, lui)" w:date="2026-06-05T16:40:00Z" w16du:dateUtc="2026-06-05T20:40:00Z">
              <w:r>
                <w:rPr>
                  <w:color w:val="000000"/>
                </w:rPr>
                <w:t>FAPAR Uncertainty</w:t>
              </w:r>
            </w:ins>
          </w:p>
        </w:tc>
        <w:tc>
          <w:tcPr>
            <w:tcW w:w="2338" w:type="dxa"/>
          </w:tcPr>
          <w:p w14:paraId="5CCB8740" w14:textId="7E617D98" w:rsidR="00855E90" w:rsidRDefault="00855E90" w:rsidP="00855E90">
            <w:pPr>
              <w:spacing w:line="360" w:lineRule="auto"/>
              <w:rPr>
                <w:ins w:id="1320" w:author="Fernandes, Richard (he, him, his | il, le, lui)" w:date="2026-06-05T16:39:00Z" w16du:dateUtc="2026-06-05T20:39:00Z"/>
                <w:color w:val="000000"/>
              </w:rPr>
            </w:pPr>
            <w:ins w:id="1321" w:author="Fernandes, Richard (he, him, his | il, le, lui)" w:date="2026-06-05T16:40:00Z" w16du:dateUtc="2026-06-05T20:40:00Z">
              <w:r>
                <w:rPr>
                  <w:color w:val="000000"/>
                </w:rPr>
                <w:t xml:space="preserve">Errors due to </w:t>
              </w:r>
              <w:r>
                <w:rPr>
                  <w:color w:val="000000"/>
                </w:rPr>
                <w:t>signal saturation</w:t>
              </w:r>
            </w:ins>
            <w:ins w:id="1322" w:author="Fernandes, Richard (he, him, his | il, le, lui)" w:date="2026-06-05T16:41:00Z" w16du:dateUtc="2026-06-05T20:41:00Z">
              <w:r>
                <w:rPr>
                  <w:color w:val="000000"/>
                </w:rPr>
                <w:t xml:space="preserve"> </w:t>
              </w:r>
              <w:r>
                <w:rPr>
                  <w:color w:val="000000"/>
                </w:rPr>
                <w:t>and understory</w:t>
              </w:r>
            </w:ins>
          </w:p>
        </w:tc>
      </w:tr>
      <w:tr w:rsidR="0057074A" w14:paraId="78E2ECC4" w14:textId="77777777" w:rsidTr="0057074A">
        <w:trPr>
          <w:ins w:id="1323" w:author="Fernandes, Richard (he, him, his | il, le, lui)" w:date="2026-05-14T17:33:00Z"/>
        </w:trPr>
        <w:tc>
          <w:tcPr>
            <w:tcW w:w="2337" w:type="dxa"/>
          </w:tcPr>
          <w:p w14:paraId="76372229" w14:textId="5DBC6FBB" w:rsidR="0057074A" w:rsidRDefault="00796E58" w:rsidP="00586035">
            <w:pPr>
              <w:spacing w:line="360" w:lineRule="auto"/>
              <w:rPr>
                <w:ins w:id="1324" w:author="Fernandes, Richard (he, him, his | il, le, lui)" w:date="2026-05-14T17:33:00Z" w16du:dateUtc="2026-05-14T21:33:00Z"/>
                <w:color w:val="000000"/>
              </w:rPr>
            </w:pPr>
            <w:ins w:id="1325" w:author="Fernandes, Richard (he, him, his | il, le, lui)" w:date="2026-05-14T17:35:00Z" w16du:dateUtc="2026-05-14T21:35:00Z">
              <w:r>
                <w:rPr>
                  <w:color w:val="000000"/>
                </w:rPr>
                <w:t>LAI</w:t>
              </w:r>
            </w:ins>
            <w:ins w:id="1326" w:author="Fernandes, Richard (he, him, his | il, le, lui)" w:date="2026-05-14T17:36:00Z" w16du:dateUtc="2026-05-14T21:36:00Z">
              <w:r>
                <w:rPr>
                  <w:color w:val="000000"/>
                </w:rPr>
                <w:t xml:space="preserve"> </w:t>
              </w:r>
            </w:ins>
            <w:ins w:id="1327" w:author="Fernandes, Richard (he, him, his | il, le, lui)" w:date="2026-05-14T17:35:00Z" w16du:dateUtc="2026-05-14T21:35:00Z">
              <w:r>
                <w:rPr>
                  <w:color w:val="000000"/>
                </w:rPr>
                <w:t>Uncertainty</w:t>
              </w:r>
            </w:ins>
          </w:p>
        </w:tc>
        <w:tc>
          <w:tcPr>
            <w:tcW w:w="2337" w:type="dxa"/>
          </w:tcPr>
          <w:p w14:paraId="3C2676EE" w14:textId="1F555873" w:rsidR="0057074A" w:rsidRDefault="00796E58" w:rsidP="00586035">
            <w:pPr>
              <w:spacing w:line="360" w:lineRule="auto"/>
              <w:rPr>
                <w:ins w:id="1328" w:author="Fernandes, Richard (he, him, his | il, le, lui)" w:date="2026-05-14T17:33:00Z" w16du:dateUtc="2026-05-14T21:33:00Z"/>
                <w:color w:val="000000"/>
              </w:rPr>
            </w:pPr>
            <w:ins w:id="1329" w:author="Fernandes, Richard (he, him, his | il, le, lui)" w:date="2026-05-14T17:36:00Z" w16du:dateUtc="2026-05-14T21:36:00Z">
              <w:r>
                <w:rPr>
                  <w:color w:val="000000"/>
                </w:rPr>
                <w:t>Product LAI uncertainty</w:t>
              </w:r>
            </w:ins>
          </w:p>
        </w:tc>
        <w:tc>
          <w:tcPr>
            <w:tcW w:w="2338" w:type="dxa"/>
          </w:tcPr>
          <w:p w14:paraId="2AAD6200" w14:textId="288F3B11" w:rsidR="0057074A" w:rsidRDefault="00796E58" w:rsidP="00586035">
            <w:pPr>
              <w:spacing w:line="360" w:lineRule="auto"/>
              <w:rPr>
                <w:ins w:id="1330" w:author="Fernandes, Richard (he, him, his | il, le, lui)" w:date="2026-05-14T17:33:00Z" w16du:dateUtc="2026-05-14T21:33:00Z"/>
                <w:color w:val="000000"/>
              </w:rPr>
            </w:pPr>
            <w:ins w:id="1331" w:author="Fernandes, Richard (he, him, his | il, le, lui)" w:date="2026-05-14T17:36:00Z" w16du:dateUtc="2026-05-14T21:36:00Z">
              <w:r>
                <w:rPr>
                  <w:color w:val="000000"/>
                </w:rPr>
                <w:t>Product ATBD</w:t>
              </w:r>
            </w:ins>
          </w:p>
        </w:tc>
        <w:tc>
          <w:tcPr>
            <w:tcW w:w="2338" w:type="dxa"/>
          </w:tcPr>
          <w:p w14:paraId="58957629" w14:textId="134DFB29" w:rsidR="0057074A" w:rsidRDefault="00BB6583" w:rsidP="00586035">
            <w:pPr>
              <w:spacing w:line="360" w:lineRule="auto"/>
              <w:rPr>
                <w:ins w:id="1332" w:author="Fernandes, Richard (he, him, his | il, le, lui)" w:date="2026-05-14T17:33:00Z" w16du:dateUtc="2026-05-14T21:33:00Z"/>
                <w:color w:val="000000"/>
              </w:rPr>
            </w:pPr>
            <w:ins w:id="1333" w:author="Fernandes, Richard (he, him, his | il, le, lui)" w:date="2026-05-14T17:43:00Z" w16du:dateUtc="2026-05-14T21:43:00Z">
              <w:r>
                <w:rPr>
                  <w:color w:val="000000"/>
                </w:rPr>
                <w:t xml:space="preserve">Errors due to sensor measurement </w:t>
              </w:r>
            </w:ins>
          </w:p>
        </w:tc>
      </w:tr>
      <w:tr w:rsidR="00796E58" w14:paraId="70389C69" w14:textId="77777777" w:rsidTr="0057074A">
        <w:trPr>
          <w:ins w:id="1334" w:author="Fernandes, Richard (he, him, his | il, le, lui)" w:date="2026-05-14T17:36:00Z"/>
        </w:trPr>
        <w:tc>
          <w:tcPr>
            <w:tcW w:w="2337" w:type="dxa"/>
          </w:tcPr>
          <w:p w14:paraId="0EE21D91" w14:textId="4BCFF3F0" w:rsidR="00796E58" w:rsidRDefault="00796E58" w:rsidP="00644463">
            <w:pPr>
              <w:spacing w:line="360" w:lineRule="auto"/>
              <w:rPr>
                <w:ins w:id="1335" w:author="Fernandes, Richard (he, him, his | il, le, lui)" w:date="2026-05-14T17:36:00Z" w16du:dateUtc="2026-05-14T21:36:00Z"/>
                <w:color w:val="000000"/>
              </w:rPr>
            </w:pPr>
            <w:ins w:id="1336" w:author="Fernandes, Richard (he, him, his | il, le, lui)" w:date="2026-05-14T17:36:00Z" w16du:dateUtc="2026-05-14T21:36:00Z">
              <w:r>
                <w:rPr>
                  <w:color w:val="000000"/>
                </w:rPr>
                <w:t>FAPAR Uncertainty</w:t>
              </w:r>
            </w:ins>
          </w:p>
        </w:tc>
        <w:tc>
          <w:tcPr>
            <w:tcW w:w="2337" w:type="dxa"/>
          </w:tcPr>
          <w:p w14:paraId="1394F31C" w14:textId="3AF19BA4" w:rsidR="00796E58" w:rsidRDefault="00796E58" w:rsidP="00644463">
            <w:pPr>
              <w:spacing w:line="360" w:lineRule="auto"/>
              <w:rPr>
                <w:ins w:id="1337" w:author="Fernandes, Richard (he, him, his | il, le, lui)" w:date="2026-05-14T17:36:00Z" w16du:dateUtc="2026-05-14T21:36:00Z"/>
                <w:color w:val="000000"/>
              </w:rPr>
            </w:pPr>
            <w:ins w:id="1338" w:author="Fernandes, Richard (he, him, his | il, le, lui)" w:date="2026-05-14T17:36:00Z" w16du:dateUtc="2026-05-14T21:36:00Z">
              <w:r>
                <w:rPr>
                  <w:color w:val="000000"/>
                </w:rPr>
                <w:t>Product FAPAR Uncertainty</w:t>
              </w:r>
            </w:ins>
          </w:p>
        </w:tc>
        <w:tc>
          <w:tcPr>
            <w:tcW w:w="2338" w:type="dxa"/>
          </w:tcPr>
          <w:p w14:paraId="543F2BD3" w14:textId="5493F6BE" w:rsidR="00796E58" w:rsidRDefault="00796E58" w:rsidP="00644463">
            <w:pPr>
              <w:spacing w:line="360" w:lineRule="auto"/>
              <w:rPr>
                <w:ins w:id="1339" w:author="Fernandes, Richard (he, him, his | il, le, lui)" w:date="2026-05-14T17:36:00Z" w16du:dateUtc="2026-05-14T21:36:00Z"/>
                <w:color w:val="000000"/>
              </w:rPr>
            </w:pPr>
            <w:ins w:id="1340" w:author="Fernandes, Richard (he, him, his | il, le, lui)" w:date="2026-05-14T17:36:00Z" w16du:dateUtc="2026-05-14T21:36:00Z">
              <w:r>
                <w:rPr>
                  <w:color w:val="000000"/>
                </w:rPr>
                <w:t>Product ATBD</w:t>
              </w:r>
            </w:ins>
          </w:p>
        </w:tc>
        <w:tc>
          <w:tcPr>
            <w:tcW w:w="2338" w:type="dxa"/>
          </w:tcPr>
          <w:p w14:paraId="16810F67" w14:textId="5C9BDDF1" w:rsidR="00796E58" w:rsidRDefault="00BB6583" w:rsidP="00644463">
            <w:pPr>
              <w:spacing w:line="360" w:lineRule="auto"/>
              <w:rPr>
                <w:ins w:id="1341" w:author="Fernandes, Richard (he, him, his | il, le, lui)" w:date="2026-05-14T17:36:00Z" w16du:dateUtc="2026-05-14T21:36:00Z"/>
                <w:color w:val="000000"/>
              </w:rPr>
            </w:pPr>
            <w:ins w:id="1342" w:author="Fernandes, Richard (he, him, his | il, le, lui)" w:date="2026-05-14T17:44:00Z" w16du:dateUtc="2026-05-14T21:44:00Z">
              <w:r>
                <w:rPr>
                  <w:color w:val="000000"/>
                </w:rPr>
                <w:t xml:space="preserve">Errors due to sensor measurement </w:t>
              </w:r>
            </w:ins>
          </w:p>
        </w:tc>
      </w:tr>
      <w:tr w:rsidR="00796E58" w14:paraId="74860A12" w14:textId="77777777" w:rsidTr="0057074A">
        <w:trPr>
          <w:ins w:id="1343" w:author="Fernandes, Richard (he, him, his | il, le, lui)" w:date="2026-05-14T17:36:00Z"/>
        </w:trPr>
        <w:tc>
          <w:tcPr>
            <w:tcW w:w="2337" w:type="dxa"/>
          </w:tcPr>
          <w:p w14:paraId="46D5589D" w14:textId="20B4F1AF" w:rsidR="00796E58" w:rsidRPr="00855E90" w:rsidRDefault="004A0EEC" w:rsidP="00644463">
            <w:pPr>
              <w:spacing w:line="360" w:lineRule="auto"/>
              <w:rPr>
                <w:ins w:id="1344" w:author="Fernandes, Richard (he, him, his | il, le, lui)" w:date="2026-05-14T17:36:00Z" w16du:dateUtc="2026-05-14T21:36:00Z"/>
                <w:i/>
                <w:iCs/>
                <w:color w:val="000000"/>
                <w:rPrChange w:id="1345" w:author="Fernandes, Richard (he, him, his | il, le, lui)" w:date="2026-06-05T16:39:00Z" w16du:dateUtc="2026-06-05T20:39:00Z">
                  <w:rPr>
                    <w:ins w:id="1346" w:author="Fernandes, Richard (he, him, his | il, le, lui)" w:date="2026-05-14T17:36:00Z" w16du:dateUtc="2026-05-14T21:36:00Z"/>
                    <w:color w:val="000000"/>
                  </w:rPr>
                </w:rPrChange>
              </w:rPr>
            </w:pPr>
            <w:ins w:id="1347" w:author="Fernandes, Richard (he, him, his | il, le, lui)" w:date="2026-05-14T17:37:00Z" w16du:dateUtc="2026-05-14T21:37:00Z">
              <w:r w:rsidRPr="00855E90">
                <w:rPr>
                  <w:i/>
                  <w:iCs/>
                  <w:color w:val="000000"/>
                  <w:rPrChange w:id="1348" w:author="Fernandes, Richard (he, him, his | il, le, lui)" w:date="2026-06-05T16:39:00Z" w16du:dateUtc="2026-06-05T20:39:00Z">
                    <w:rPr>
                      <w:color w:val="000000"/>
                    </w:rPr>
                  </w:rPrChange>
                </w:rPr>
                <w:t>Annual Growing Degree Days</w:t>
              </w:r>
            </w:ins>
          </w:p>
        </w:tc>
        <w:tc>
          <w:tcPr>
            <w:tcW w:w="2337" w:type="dxa"/>
          </w:tcPr>
          <w:p w14:paraId="01B54B3E" w14:textId="3C4AC104" w:rsidR="00796E58" w:rsidRDefault="004A0EEC" w:rsidP="00644463">
            <w:pPr>
              <w:spacing w:line="360" w:lineRule="auto"/>
              <w:rPr>
                <w:ins w:id="1349" w:author="Fernandes, Richard (he, him, his | il, le, lui)" w:date="2026-05-14T17:36:00Z" w16du:dateUtc="2026-05-14T21:36:00Z"/>
                <w:color w:val="000000"/>
              </w:rPr>
            </w:pPr>
            <w:ins w:id="1350" w:author="Fernandes, Richard (he, him, his | il, le, lui)" w:date="2026-05-14T17:37:00Z" w16du:dateUtc="2026-05-14T21:37:00Z">
              <w:r>
                <w:rPr>
                  <w:color w:val="000000"/>
                </w:rPr>
                <w:t>ERA 5 1km daily</w:t>
              </w:r>
            </w:ins>
          </w:p>
        </w:tc>
        <w:tc>
          <w:tcPr>
            <w:tcW w:w="2338" w:type="dxa"/>
          </w:tcPr>
          <w:p w14:paraId="23143296" w14:textId="7893051B" w:rsidR="00796E58" w:rsidRDefault="00855E90" w:rsidP="00644463">
            <w:pPr>
              <w:spacing w:line="360" w:lineRule="auto"/>
              <w:rPr>
                <w:ins w:id="1351" w:author="Fernandes, Richard (he, him, his | il, le, lui)" w:date="2026-05-14T17:36:00Z" w16du:dateUtc="2026-05-14T21:36:00Z"/>
                <w:color w:val="000000"/>
              </w:rPr>
            </w:pPr>
            <w:ins w:id="1352" w:author="Fernandes, Richard (he, him, his | il, le, lui)" w:date="2026-06-05T16:41:00Z" w16du:dateUtc="2026-06-05T20:41:00Z">
              <w:r>
                <w:rPr>
                  <w:color w:val="000000"/>
                </w:rPr>
                <w:t xml:space="preserve">Half total range over </w:t>
              </w:r>
            </w:ins>
            <w:ins w:id="1353" w:author="Fernandes, Richard (he, him, his | il, le, lui)" w:date="2026-06-05T16:44:00Z" w16du:dateUtc="2026-06-05T20:44:00Z">
              <w:r w:rsidR="0025245D">
                <w:rPr>
                  <w:color w:val="000000"/>
                </w:rPr>
                <w:t>each site</w:t>
              </w:r>
            </w:ins>
          </w:p>
        </w:tc>
        <w:tc>
          <w:tcPr>
            <w:tcW w:w="2338" w:type="dxa"/>
          </w:tcPr>
          <w:p w14:paraId="58E56CA6" w14:textId="7F6ECA62" w:rsidR="00796E58" w:rsidRDefault="00BB6583" w:rsidP="00644463">
            <w:pPr>
              <w:spacing w:line="360" w:lineRule="auto"/>
              <w:rPr>
                <w:ins w:id="1354" w:author="Fernandes, Richard (he, him, his | il, le, lui)" w:date="2026-05-14T17:36:00Z" w16du:dateUtc="2026-05-14T21:36:00Z"/>
                <w:color w:val="000000"/>
              </w:rPr>
            </w:pPr>
            <w:ins w:id="1355" w:author="Fernandes, Richard (he, him, his | il, le, lui)" w:date="2026-05-14T17:43:00Z" w16du:dateUtc="2026-05-14T21:43:00Z">
              <w:r>
                <w:rPr>
                  <w:color w:val="000000"/>
                </w:rPr>
                <w:t>Growing season length</w:t>
              </w:r>
            </w:ins>
          </w:p>
        </w:tc>
      </w:tr>
      <w:tr w:rsidR="0093486C" w14:paraId="4A2486ED" w14:textId="77777777" w:rsidTr="0057074A">
        <w:trPr>
          <w:ins w:id="1356" w:author="Fernandes, Richard (he, him, his | il, le, lui)" w:date="2026-05-14T17:38:00Z"/>
        </w:trPr>
        <w:tc>
          <w:tcPr>
            <w:tcW w:w="2337" w:type="dxa"/>
          </w:tcPr>
          <w:p w14:paraId="02CF5216" w14:textId="5466CF79" w:rsidR="0093486C" w:rsidRPr="00855E90" w:rsidRDefault="00907906" w:rsidP="0093486C">
            <w:pPr>
              <w:spacing w:line="360" w:lineRule="auto"/>
              <w:rPr>
                <w:ins w:id="1357" w:author="Fernandes, Richard (he, him, his | il, le, lui)" w:date="2026-05-14T17:38:00Z" w16du:dateUtc="2026-05-14T21:38:00Z"/>
                <w:i/>
                <w:iCs/>
                <w:color w:val="000000"/>
                <w:rPrChange w:id="1358" w:author="Fernandes, Richard (he, him, his | il, le, lui)" w:date="2026-06-05T16:39:00Z" w16du:dateUtc="2026-06-05T20:39:00Z">
                  <w:rPr>
                    <w:ins w:id="1359" w:author="Fernandes, Richard (he, him, his | il, le, lui)" w:date="2026-05-14T17:38:00Z" w16du:dateUtc="2026-05-14T21:38:00Z"/>
                    <w:color w:val="000000"/>
                  </w:rPr>
                </w:rPrChange>
              </w:rPr>
            </w:pPr>
            <w:ins w:id="1360" w:author="Fernandes, Richard (he, him, his | il, le, lui)" w:date="2026-05-19T13:01:00Z" w16du:dateUtc="2026-05-19T17:01:00Z">
              <w:r w:rsidRPr="00855E90">
                <w:rPr>
                  <w:i/>
                  <w:iCs/>
                  <w:color w:val="000000"/>
                  <w:rPrChange w:id="1361" w:author="Fernandes, Richard (he, him, his | il, le, lui)" w:date="2026-06-05T16:39:00Z" w16du:dateUtc="2026-06-05T20:39:00Z">
                    <w:rPr>
                      <w:color w:val="000000"/>
                    </w:rPr>
                  </w:rPrChange>
                </w:rPr>
                <w:t xml:space="preserve">Number of </w:t>
              </w:r>
            </w:ins>
            <w:ins w:id="1362" w:author="Fernandes, Richard (he, him, his | il, le, lui)" w:date="2026-05-15T10:57:00Z" w16du:dateUtc="2026-05-15T14:57:00Z">
              <w:r w:rsidR="00400D24" w:rsidRPr="00855E90">
                <w:rPr>
                  <w:i/>
                  <w:iCs/>
                  <w:color w:val="000000"/>
                  <w:rPrChange w:id="1363" w:author="Fernandes, Richard (he, him, his | il, le, lui)" w:date="2026-06-05T16:39:00Z" w16du:dateUtc="2026-06-05T20:39:00Z">
                    <w:rPr>
                      <w:color w:val="000000"/>
                    </w:rPr>
                  </w:rPrChange>
                </w:rPr>
                <w:t xml:space="preserve">Days with </w:t>
              </w:r>
            </w:ins>
            <w:ins w:id="1364" w:author="Fernandes, Richard (he, him, his | il, le, lui)" w:date="2026-05-14T17:38:00Z" w16du:dateUtc="2026-05-14T21:38:00Z">
              <w:r w:rsidR="0093486C" w:rsidRPr="00855E90">
                <w:rPr>
                  <w:i/>
                  <w:iCs/>
                  <w:color w:val="000000"/>
                  <w:rPrChange w:id="1365" w:author="Fernandes, Richard (he, him, his | il, le, lui)" w:date="2026-06-05T16:39:00Z" w16du:dateUtc="2026-06-05T20:39:00Z">
                    <w:rPr>
                      <w:color w:val="000000"/>
                    </w:rPr>
                  </w:rPrChange>
                </w:rPr>
                <w:t>rooting zone soil T</w:t>
              </w:r>
            </w:ins>
            <w:ins w:id="1366" w:author="Fernandes, Richard (he, him, his | il, le, lui)" w:date="2026-05-15T10:57:00Z" w16du:dateUtc="2026-05-15T14:57:00Z">
              <w:r w:rsidR="00960DA1" w:rsidRPr="00855E90">
                <w:rPr>
                  <w:i/>
                  <w:iCs/>
                  <w:color w:val="000000"/>
                  <w:rPrChange w:id="1367" w:author="Fernandes, Richard (he, him, his | il, le, lui)" w:date="2026-06-05T16:39:00Z" w16du:dateUtc="2026-06-05T20:39:00Z">
                    <w:rPr>
                      <w:color w:val="000000"/>
                    </w:rPr>
                  </w:rPrChange>
                </w:rPr>
                <w:t xml:space="preserve"> </w:t>
              </w:r>
              <w:r w:rsidR="00400D24" w:rsidRPr="00855E90">
                <w:rPr>
                  <w:i/>
                  <w:iCs/>
                  <w:color w:val="000000"/>
                  <w:rPrChange w:id="1368" w:author="Fernandes, Richard (he, him, his | il, le, lui)" w:date="2026-06-05T16:39:00Z" w16du:dateUtc="2026-06-05T20:39:00Z">
                    <w:rPr>
                      <w:color w:val="000000"/>
                    </w:rPr>
                  </w:rPrChange>
                </w:rPr>
                <w:t>a</w:t>
              </w:r>
            </w:ins>
            <w:ins w:id="1369" w:author="Fernandes, Richard (he, him, his | il, le, lui)" w:date="2026-05-15T10:58:00Z" w16du:dateUtc="2026-05-15T14:58:00Z">
              <w:r w:rsidR="00400D24" w:rsidRPr="00855E90">
                <w:rPr>
                  <w:i/>
                  <w:iCs/>
                  <w:color w:val="000000"/>
                  <w:rPrChange w:id="1370" w:author="Fernandes, Richard (he, him, his | il, le, lui)" w:date="2026-06-05T16:39:00Z" w16du:dateUtc="2026-06-05T20:39:00Z">
                    <w:rPr>
                      <w:color w:val="000000"/>
                    </w:rPr>
                  </w:rPrChange>
                </w:rPr>
                <w:t>bove zero</w:t>
              </w:r>
            </w:ins>
          </w:p>
        </w:tc>
        <w:tc>
          <w:tcPr>
            <w:tcW w:w="2337" w:type="dxa"/>
          </w:tcPr>
          <w:p w14:paraId="668CD6A7" w14:textId="15510B0B" w:rsidR="0093486C" w:rsidRDefault="0093486C" w:rsidP="0093486C">
            <w:pPr>
              <w:spacing w:line="360" w:lineRule="auto"/>
              <w:rPr>
                <w:ins w:id="1371" w:author="Fernandes, Richard (he, him, his | il, le, lui)" w:date="2026-05-14T17:38:00Z" w16du:dateUtc="2026-05-14T21:38:00Z"/>
                <w:color w:val="000000"/>
              </w:rPr>
            </w:pPr>
            <w:ins w:id="1372" w:author="Fernandes, Richard (he, him, his | il, le, lui)" w:date="2026-05-14T17:38:00Z" w16du:dateUtc="2026-05-14T21:38:00Z">
              <w:r>
                <w:rPr>
                  <w:color w:val="000000"/>
                </w:rPr>
                <w:t>ERA 5 1km daily</w:t>
              </w:r>
            </w:ins>
          </w:p>
        </w:tc>
        <w:tc>
          <w:tcPr>
            <w:tcW w:w="2338" w:type="dxa"/>
          </w:tcPr>
          <w:p w14:paraId="4413BB82" w14:textId="7F139BBE" w:rsidR="0093486C" w:rsidRDefault="0025245D" w:rsidP="0093486C">
            <w:pPr>
              <w:spacing w:line="360" w:lineRule="auto"/>
              <w:rPr>
                <w:ins w:id="1373" w:author="Fernandes, Richard (he, him, his | il, le, lui)" w:date="2026-05-14T17:38:00Z" w16du:dateUtc="2026-05-14T21:38:00Z"/>
                <w:color w:val="000000"/>
              </w:rPr>
            </w:pPr>
            <w:ins w:id="1374" w:author="Fernandes, Richard (he, him, his | il, le, lui)" w:date="2026-06-05T16:44:00Z" w16du:dateUtc="2026-06-05T20:44:00Z">
              <w:r>
                <w:rPr>
                  <w:color w:val="000000"/>
                </w:rPr>
                <w:t>Half total range over each site</w:t>
              </w:r>
            </w:ins>
          </w:p>
        </w:tc>
        <w:tc>
          <w:tcPr>
            <w:tcW w:w="2338" w:type="dxa"/>
          </w:tcPr>
          <w:p w14:paraId="440D37DA" w14:textId="5848AA5D" w:rsidR="0093486C" w:rsidRDefault="00BB6583" w:rsidP="0093486C">
            <w:pPr>
              <w:spacing w:line="360" w:lineRule="auto"/>
              <w:rPr>
                <w:ins w:id="1375" w:author="Fernandes, Richard (he, him, his | il, le, lui)" w:date="2026-05-14T17:38:00Z" w16du:dateUtc="2026-05-14T21:38:00Z"/>
                <w:color w:val="000000"/>
              </w:rPr>
            </w:pPr>
            <w:ins w:id="1376" w:author="Fernandes, Richard (he, him, his | il, le, lui)" w:date="2026-05-14T17:43:00Z" w16du:dateUtc="2026-05-14T21:43:00Z">
              <w:r>
                <w:rPr>
                  <w:color w:val="000000"/>
                </w:rPr>
                <w:t>Growing season length</w:t>
              </w:r>
            </w:ins>
          </w:p>
        </w:tc>
      </w:tr>
      <w:tr w:rsidR="00907906" w14:paraId="687D3D05" w14:textId="77777777" w:rsidTr="0057074A">
        <w:trPr>
          <w:ins w:id="1377" w:author="Fernandes, Richard (he, him, his | il, le, lui)" w:date="2026-05-19T13:01:00Z"/>
        </w:trPr>
        <w:tc>
          <w:tcPr>
            <w:tcW w:w="2337" w:type="dxa"/>
          </w:tcPr>
          <w:p w14:paraId="352AB915" w14:textId="7A48497E" w:rsidR="00907906" w:rsidRPr="00855E90" w:rsidRDefault="00907906" w:rsidP="00907906">
            <w:pPr>
              <w:spacing w:line="360" w:lineRule="auto"/>
              <w:rPr>
                <w:ins w:id="1378" w:author="Fernandes, Richard (he, him, his | il, le, lui)" w:date="2026-05-19T13:01:00Z" w16du:dateUtc="2026-05-19T17:01:00Z"/>
                <w:i/>
                <w:iCs/>
                <w:color w:val="000000"/>
                <w:rPrChange w:id="1379" w:author="Fernandes, Richard (he, him, his | il, le, lui)" w:date="2026-06-05T16:39:00Z" w16du:dateUtc="2026-06-05T20:39:00Z">
                  <w:rPr>
                    <w:ins w:id="1380" w:author="Fernandes, Richard (he, him, his | il, le, lui)" w:date="2026-05-19T13:01:00Z" w16du:dateUtc="2026-05-19T17:01:00Z"/>
                    <w:color w:val="000000"/>
                  </w:rPr>
                </w:rPrChange>
              </w:rPr>
            </w:pPr>
            <w:ins w:id="1381" w:author="Fernandes, Richard (he, him, his | il, le, lui)" w:date="2026-05-19T13:01:00Z" w16du:dateUtc="2026-05-19T17:01:00Z">
              <w:r w:rsidRPr="00855E90">
                <w:rPr>
                  <w:i/>
                  <w:iCs/>
                  <w:color w:val="000000"/>
                  <w:rPrChange w:id="1382" w:author="Fernandes, Richard (he, him, his | il, le, lui)" w:date="2026-06-05T16:39:00Z" w16du:dateUtc="2026-06-05T20:39:00Z">
                    <w:rPr>
                      <w:color w:val="000000"/>
                    </w:rPr>
                  </w:rPrChange>
                </w:rPr>
                <w:lastRenderedPageBreak/>
                <w:t>Annual PET/Annual P</w:t>
              </w:r>
            </w:ins>
          </w:p>
        </w:tc>
        <w:tc>
          <w:tcPr>
            <w:tcW w:w="2337" w:type="dxa"/>
          </w:tcPr>
          <w:p w14:paraId="430B20E9" w14:textId="42386627" w:rsidR="00907906" w:rsidRDefault="00907906" w:rsidP="00907906">
            <w:pPr>
              <w:spacing w:line="360" w:lineRule="auto"/>
              <w:rPr>
                <w:ins w:id="1383" w:author="Fernandes, Richard (he, him, his | il, le, lui)" w:date="2026-05-19T13:01:00Z" w16du:dateUtc="2026-05-19T17:01:00Z"/>
                <w:color w:val="000000"/>
              </w:rPr>
            </w:pPr>
            <w:ins w:id="1384" w:author="Fernandes, Richard (he, him, his | il, le, lui)" w:date="2026-05-19T13:01:00Z" w16du:dateUtc="2026-05-19T17:01:00Z">
              <w:r>
                <w:rPr>
                  <w:color w:val="000000"/>
                </w:rPr>
                <w:t>ERA 5 1km daily</w:t>
              </w:r>
            </w:ins>
          </w:p>
        </w:tc>
        <w:tc>
          <w:tcPr>
            <w:tcW w:w="2338" w:type="dxa"/>
          </w:tcPr>
          <w:p w14:paraId="1CFA7306" w14:textId="28BCF441" w:rsidR="00907906" w:rsidRDefault="0025245D" w:rsidP="00907906">
            <w:pPr>
              <w:spacing w:line="360" w:lineRule="auto"/>
              <w:rPr>
                <w:ins w:id="1385" w:author="Fernandes, Richard (he, him, his | il, le, lui)" w:date="2026-05-19T13:01:00Z" w16du:dateUtc="2026-05-19T17:01:00Z"/>
                <w:color w:val="000000"/>
              </w:rPr>
            </w:pPr>
            <w:ins w:id="1386" w:author="Fernandes, Richard (he, him, his | il, le, lui)" w:date="2026-06-05T16:44:00Z" w16du:dateUtc="2026-06-05T20:44:00Z">
              <w:r>
                <w:rPr>
                  <w:color w:val="000000"/>
                </w:rPr>
                <w:t>Half total range over each site</w:t>
              </w:r>
            </w:ins>
          </w:p>
        </w:tc>
        <w:tc>
          <w:tcPr>
            <w:tcW w:w="2338" w:type="dxa"/>
          </w:tcPr>
          <w:p w14:paraId="4F1B61A1" w14:textId="71A36C5D" w:rsidR="00907906" w:rsidRDefault="00907906" w:rsidP="00907906">
            <w:pPr>
              <w:spacing w:line="360" w:lineRule="auto"/>
              <w:rPr>
                <w:ins w:id="1387" w:author="Fernandes, Richard (he, him, his | il, le, lui)" w:date="2026-05-19T13:01:00Z" w16du:dateUtc="2026-05-19T17:01:00Z"/>
                <w:color w:val="000000"/>
              </w:rPr>
            </w:pPr>
            <w:ins w:id="1388" w:author="Fernandes, Richard (he, him, his | il, le, lui)" w:date="2026-05-19T13:01:00Z" w16du:dateUtc="2026-05-19T17:01:00Z">
              <w:r>
                <w:rPr>
                  <w:color w:val="000000"/>
                </w:rPr>
                <w:t>Aridity</w:t>
              </w:r>
            </w:ins>
          </w:p>
        </w:tc>
      </w:tr>
      <w:tr w:rsidR="003C0E91" w14:paraId="1E556A03" w14:textId="77777777" w:rsidTr="003C0E91">
        <w:trPr>
          <w:ins w:id="1389" w:author="Fernandes, Richard (he, him, his | il, le, lui)" w:date="2026-05-14T17:42:00Z"/>
        </w:trPr>
        <w:tc>
          <w:tcPr>
            <w:tcW w:w="2337" w:type="dxa"/>
          </w:tcPr>
          <w:p w14:paraId="59563075" w14:textId="3D57942D" w:rsidR="003C0E91" w:rsidRPr="00855E90" w:rsidRDefault="003C0E91">
            <w:pPr>
              <w:spacing w:line="360" w:lineRule="auto"/>
              <w:rPr>
                <w:ins w:id="1390" w:author="Fernandes, Richard (he, him, his | il, le, lui)" w:date="2026-05-14T17:42:00Z" w16du:dateUtc="2026-05-14T21:42:00Z"/>
                <w:i/>
                <w:iCs/>
                <w:color w:val="000000"/>
                <w:rPrChange w:id="1391" w:author="Fernandes, Richard (he, him, his | il, le, lui)" w:date="2026-06-05T16:39:00Z" w16du:dateUtc="2026-06-05T20:39:00Z">
                  <w:rPr>
                    <w:ins w:id="1392" w:author="Fernandes, Richard (he, him, his | il, le, lui)" w:date="2026-05-14T17:42:00Z" w16du:dateUtc="2026-05-14T21:42:00Z"/>
                    <w:color w:val="000000"/>
                  </w:rPr>
                </w:rPrChange>
              </w:rPr>
            </w:pPr>
            <w:ins w:id="1393" w:author="Fernandes, Richard (he, him, his | il, le, lui)" w:date="2026-05-14T17:42:00Z" w16du:dateUtc="2026-05-14T21:42:00Z">
              <w:r w:rsidRPr="00855E90">
                <w:rPr>
                  <w:i/>
                  <w:iCs/>
                  <w:color w:val="000000"/>
                  <w:rPrChange w:id="1394" w:author="Fernandes, Richard (he, him, his | il, le, lui)" w:date="2026-06-05T16:39:00Z" w16du:dateUtc="2026-06-05T20:39:00Z">
                    <w:rPr>
                      <w:color w:val="000000"/>
                    </w:rPr>
                  </w:rPrChange>
                </w:rPr>
                <w:t>Cumulative Growing Degree Days/Annual Growi</w:t>
              </w:r>
            </w:ins>
            <w:ins w:id="1395" w:author="Fernandes, Richard (he, him, his | il, le, lui)" w:date="2026-06-05T16:39:00Z" w16du:dateUtc="2026-06-05T20:39:00Z">
              <w:r w:rsidR="00855E90" w:rsidRPr="00855E90">
                <w:rPr>
                  <w:i/>
                  <w:iCs/>
                  <w:color w:val="000000"/>
                  <w:rPrChange w:id="1396" w:author="Fernandes, Richard (he, him, his | il, le, lui)" w:date="2026-06-05T16:39:00Z" w16du:dateUtc="2026-06-05T20:39:00Z">
                    <w:rPr>
                      <w:color w:val="000000"/>
                    </w:rPr>
                  </w:rPrChange>
                </w:rPr>
                <w:t>n</w:t>
              </w:r>
            </w:ins>
            <w:ins w:id="1397" w:author="Fernandes, Richard (he, him, his | il, le, lui)" w:date="2026-05-14T17:42:00Z" w16du:dateUtc="2026-05-14T21:42:00Z">
              <w:r w:rsidRPr="00855E90">
                <w:rPr>
                  <w:i/>
                  <w:iCs/>
                  <w:color w:val="000000"/>
                  <w:rPrChange w:id="1398" w:author="Fernandes, Richard (he, him, his | il, le, lui)" w:date="2026-06-05T16:39:00Z" w16du:dateUtc="2026-06-05T20:39:00Z">
                    <w:rPr>
                      <w:color w:val="000000"/>
                    </w:rPr>
                  </w:rPrChange>
                </w:rPr>
                <w:t>g Degree Daya</w:t>
              </w:r>
            </w:ins>
          </w:p>
        </w:tc>
        <w:tc>
          <w:tcPr>
            <w:tcW w:w="2337" w:type="dxa"/>
          </w:tcPr>
          <w:p w14:paraId="5A8DE513" w14:textId="77777777" w:rsidR="003C0E91" w:rsidRDefault="003C0E91">
            <w:pPr>
              <w:spacing w:line="360" w:lineRule="auto"/>
              <w:rPr>
                <w:ins w:id="1399" w:author="Fernandes, Richard (he, him, his | il, le, lui)" w:date="2026-05-14T17:42:00Z" w16du:dateUtc="2026-05-14T21:42:00Z"/>
                <w:color w:val="000000"/>
              </w:rPr>
            </w:pPr>
            <w:ins w:id="1400" w:author="Fernandes, Richard (he, him, his | il, le, lui)" w:date="2026-05-14T17:42:00Z" w16du:dateUtc="2026-05-14T21:42:00Z">
              <w:r>
                <w:rPr>
                  <w:color w:val="000000"/>
                </w:rPr>
                <w:t>ERA 5 1km daily</w:t>
              </w:r>
            </w:ins>
          </w:p>
        </w:tc>
        <w:tc>
          <w:tcPr>
            <w:tcW w:w="2338" w:type="dxa"/>
          </w:tcPr>
          <w:p w14:paraId="1099EB50" w14:textId="26FC160F" w:rsidR="003C0E91" w:rsidRDefault="0025245D">
            <w:pPr>
              <w:spacing w:line="360" w:lineRule="auto"/>
              <w:rPr>
                <w:ins w:id="1401" w:author="Fernandes, Richard (he, him, his | il, le, lui)" w:date="2026-05-14T17:42:00Z" w16du:dateUtc="2026-05-14T21:42:00Z"/>
                <w:color w:val="000000"/>
              </w:rPr>
            </w:pPr>
            <w:ins w:id="1402" w:author="Fernandes, Richard (he, him, his | il, le, lui)" w:date="2026-06-05T16:44:00Z" w16du:dateUtc="2026-06-05T20:44:00Z">
              <w:r>
                <w:rPr>
                  <w:color w:val="000000"/>
                </w:rPr>
                <w:t>Half total range over each site</w:t>
              </w:r>
            </w:ins>
          </w:p>
        </w:tc>
        <w:tc>
          <w:tcPr>
            <w:tcW w:w="2338" w:type="dxa"/>
          </w:tcPr>
          <w:p w14:paraId="7BE514A1" w14:textId="559B9CCD" w:rsidR="003C0E91" w:rsidRDefault="001A3793">
            <w:pPr>
              <w:spacing w:line="360" w:lineRule="auto"/>
              <w:rPr>
                <w:ins w:id="1403" w:author="Fernandes, Richard (he, him, his | il, le, lui)" w:date="2026-05-14T17:42:00Z" w16du:dateUtc="2026-05-14T21:42:00Z"/>
                <w:color w:val="000000"/>
              </w:rPr>
            </w:pPr>
            <w:ins w:id="1404" w:author="Fernandes, Richard (he, him, his | il, le, lui)" w:date="2026-05-14T17:42:00Z" w16du:dateUtc="2026-05-14T21:42:00Z">
              <w:r>
                <w:rPr>
                  <w:color w:val="000000"/>
                </w:rPr>
                <w:t>Seasonal growth stage</w:t>
              </w:r>
            </w:ins>
          </w:p>
        </w:tc>
      </w:tr>
    </w:tbl>
    <w:p w14:paraId="0238A543" w14:textId="77777777" w:rsidR="007C575D" w:rsidRDefault="007C575D" w:rsidP="00586035">
      <w:pPr>
        <w:pBdr>
          <w:top w:val="nil"/>
          <w:left w:val="nil"/>
          <w:bottom w:val="nil"/>
          <w:right w:val="nil"/>
          <w:between w:val="nil"/>
        </w:pBdr>
        <w:spacing w:after="0" w:line="360" w:lineRule="auto"/>
        <w:rPr>
          <w:ins w:id="1405" w:author="Fernandes, Richard (he, him, his | il, le, lui)" w:date="2026-05-14T17:45:00Z" w16du:dateUtc="2026-05-14T21:45:00Z"/>
          <w:color w:val="000000"/>
        </w:rPr>
      </w:pPr>
    </w:p>
    <w:p w14:paraId="1D6BCA8C" w14:textId="77777777" w:rsidR="0081429E" w:rsidRDefault="0081429E" w:rsidP="00586035">
      <w:pPr>
        <w:pBdr>
          <w:top w:val="nil"/>
          <w:left w:val="nil"/>
          <w:bottom w:val="nil"/>
          <w:right w:val="nil"/>
          <w:between w:val="nil"/>
        </w:pBdr>
        <w:spacing w:after="0" w:line="360" w:lineRule="auto"/>
        <w:rPr>
          <w:ins w:id="1406" w:author="Fernandes, Richard (he, him, his | il, le, lui)" w:date="2026-05-11T16:16:00Z" w16du:dateUtc="2026-05-11T20:16:00Z"/>
        </w:rPr>
      </w:pPr>
    </w:p>
    <w:p w14:paraId="0DE3AB48" w14:textId="0E7FD6C4" w:rsidR="00561793" w:rsidRDefault="00D64439">
      <w:pPr>
        <w:pStyle w:val="Heading2"/>
        <w:rPr>
          <w:ins w:id="1407" w:author="Fernandes, Richard (he, him, his | il, le, lui)" w:date="2026-05-11T16:16:00Z" w16du:dateUtc="2026-05-11T20:16:00Z"/>
        </w:rPr>
        <w:pPrChange w:id="1408" w:author="Fernandes, Richard (he, him, his | il, le, lui)" w:date="2026-05-11T16:16:00Z" w16du:dateUtc="2026-05-11T20:16:00Z">
          <w:pPr>
            <w:pBdr>
              <w:top w:val="nil"/>
              <w:left w:val="nil"/>
              <w:bottom w:val="nil"/>
              <w:right w:val="nil"/>
              <w:between w:val="nil"/>
            </w:pBdr>
            <w:spacing w:after="0" w:line="360" w:lineRule="auto"/>
          </w:pPr>
        </w:pPrChange>
      </w:pPr>
      <w:ins w:id="1409" w:author="Fernandes, Richard (he, him, his | il, le, lui)" w:date="2026-05-12T17:08:00Z" w16du:dateUtc="2026-05-12T21:08:00Z">
        <w:r>
          <w:t xml:space="preserve">2.4 </w:t>
        </w:r>
      </w:ins>
      <w:ins w:id="1410" w:author="Fernandes, Richard (he, him, his | il, le, lui)" w:date="2026-05-11T16:16:00Z" w16du:dateUtc="2026-05-11T20:16:00Z">
        <w:r w:rsidR="00561793">
          <w:t>Response Design</w:t>
        </w:r>
      </w:ins>
    </w:p>
    <w:p w14:paraId="319444D0" w14:textId="77777777" w:rsidR="00561793" w:rsidRDefault="00561793">
      <w:pPr>
        <w:pStyle w:val="ListParagraph"/>
        <w:pBdr>
          <w:top w:val="nil"/>
          <w:left w:val="nil"/>
          <w:bottom w:val="nil"/>
          <w:right w:val="nil"/>
          <w:between w:val="nil"/>
        </w:pBdr>
        <w:spacing w:after="0" w:line="360" w:lineRule="auto"/>
        <w:ind w:left="2160"/>
        <w:rPr>
          <w:ins w:id="1411" w:author="Fernandes, Richard (he, him, his | il, le, lui)" w:date="2026-05-11T16:14:00Z" w16du:dateUtc="2026-05-11T20:14:00Z"/>
        </w:rPr>
        <w:pPrChange w:id="1412" w:author="Fernandes, Richard (he, him, his | il, le, lui)" w:date="2026-05-11T16:16:00Z" w16du:dateUtc="2026-05-11T20:16:00Z">
          <w:pPr>
            <w:pBdr>
              <w:top w:val="nil"/>
              <w:left w:val="nil"/>
              <w:bottom w:val="nil"/>
              <w:right w:val="nil"/>
              <w:between w:val="nil"/>
            </w:pBdr>
            <w:spacing w:after="0" w:line="360" w:lineRule="auto"/>
          </w:pPr>
        </w:pPrChange>
      </w:pPr>
    </w:p>
    <w:p w14:paraId="0F3499AD" w14:textId="6A607084" w:rsidR="007039AA" w:rsidRDefault="007039AA" w:rsidP="00DD6D73">
      <w:pPr>
        <w:spacing w:line="360" w:lineRule="auto"/>
        <w:rPr>
          <w:ins w:id="1413" w:author="Fernandes, Richard (he, him, his | il, le, lui)" w:date="2026-05-15T12:48:00Z" w16du:dateUtc="2026-05-15T16:48:00Z"/>
        </w:rPr>
      </w:pPr>
      <w:ins w:id="1414" w:author="Fernandes, Richard (he, him, his | il, le, lui)" w:date="2026-05-15T13:22:00Z">
        <w:r w:rsidRPr="007039AA">
          <w:t>The response design defines how error</w:t>
        </w:r>
      </w:ins>
      <w:ins w:id="1415" w:author="Fernandes, Richard (he, him, his | il, le, lui)" w:date="2026-05-19T13:02:00Z" w16du:dateUtc="2026-05-19T17:02:00Z">
        <w:r w:rsidR="00907906">
          <w:t>(</w:t>
        </w:r>
      </w:ins>
      <w:ins w:id="1416" w:author="Fernandes, Richard (he, him, his | il, le, lui)" w:date="2026-05-15T13:22:00Z">
        <w:r w:rsidRPr="007039AA">
          <w:t xml:space="preserve"> </w:t>
        </w:r>
      </w:ins>
      <m:oMath>
        <m:acc>
          <m:accPr>
            <m:ctrlPr>
              <w:ins w:id="1417" w:author="Fernandes, Richard (he, him, his | il, le, lui)" w:date="2026-05-19T13:02:00Z" w16du:dateUtc="2026-05-19T17:02:00Z">
                <w:rPr>
                  <w:rFonts w:ascii="Cambria Math" w:hAnsi="Cambria Math"/>
                  <w:i/>
                  <w:color w:val="000000"/>
                </w:rPr>
              </w:ins>
            </m:ctrlPr>
          </m:accPr>
          <m:e>
            <m:r>
              <w:ins w:id="1418" w:author="Fernandes, Richard (he, him, his | il, le, lui)" w:date="2026-05-19T13:02:00Z" w16du:dateUtc="2026-05-19T17:02:00Z">
                <w:rPr>
                  <w:rFonts w:ascii="Cambria Math" w:hAnsi="Cambria Math"/>
                  <w:color w:val="000000"/>
                </w:rPr>
                <m:t>e</m:t>
              </w:ins>
            </m:r>
          </m:e>
        </m:acc>
      </m:oMath>
      <w:ins w:id="1419" w:author="Fernandes, Richard (he, him, his | il, le, lui)" w:date="2026-05-19T13:02:00Z" w16du:dateUtc="2026-05-19T17:02:00Z">
        <w:r w:rsidR="00907906">
          <w:rPr>
            <w:color w:val="000000"/>
          </w:rPr>
          <w:t>)</w:t>
        </w:r>
      </w:ins>
      <w:ins w:id="1420" w:author="Fernandes, Richard (he, him, his | il, le, lui)" w:date="2026-05-20T12:36:00Z" w16du:dateUtc="2026-05-20T16:36:00Z">
        <w:r w:rsidR="00644708">
          <w:rPr>
            <w:color w:val="000000"/>
          </w:rPr>
          <w:t xml:space="preserve"> </w:t>
        </w:r>
      </w:ins>
      <w:ins w:id="1421" w:author="Fernandes, Richard (he, him, his | il, le, lui)" w:date="2026-05-15T13:22:00Z">
        <w:r w:rsidRPr="007039AA">
          <w:t>is quantified for a matchu</w:t>
        </w:r>
      </w:ins>
      <w:ins w:id="1422" w:author="Fernandes, Richard (he, him, his | il, le, lui)" w:date="2026-05-19T13:02:00Z" w16du:dateUtc="2026-05-19T17:02:00Z">
        <w:r w:rsidR="00907906">
          <w:t>p</w:t>
        </w:r>
      </w:ins>
      <w:ins w:id="1423" w:author="Fernandes, Richard (he, him, his | il, le, lui)" w:date="2026-05-15T13:22:00Z" w16du:dateUtc="2026-05-15T17:22:00Z">
        <w:r w:rsidRPr="00DD6D73">
          <w:t xml:space="preserve">. </w:t>
        </w:r>
      </w:ins>
      <w:ins w:id="1424" w:author="Fernandes, Richard (he, him, his | il, le, lui)" w:date="2026-05-15T13:22:00Z">
        <w:r w:rsidRPr="007039AA">
          <w:t>Previous practice has primarily focused on validating hectometric LAI/FAPAR products (Fernandes et al., 2014; Brown et al., xx; Camacho et al., xx), where each matchup consists of a single, temporally and spatially coincident</w:t>
        </w:r>
      </w:ins>
      <w:ins w:id="1425" w:author="Fernandes, Richard (he, him, his | il, le, lui)" w:date="2026-05-20T12:38:00Z" w16du:dateUtc="2026-05-20T16:38:00Z">
        <w:r w:rsidR="00125836">
          <w:t>,</w:t>
        </w:r>
      </w:ins>
      <w:ins w:id="1426" w:author="Fernandes, Richard (he, him, his | il, le, lui)" w:date="2026-05-15T13:22:00Z">
        <w:r w:rsidRPr="007039AA">
          <w:t xml:space="preserve"> </w:t>
        </w:r>
      </w:ins>
      <w:ins w:id="1427" w:author="Fernandes, Richard (he, him, his | il, le, lui)" w:date="2026-05-19T13:03:00Z" w16du:dateUtc="2026-05-19T17:03:00Z">
        <w:r w:rsidR="008B5CAF">
          <w:t>aggr</w:t>
        </w:r>
        <w:r w:rsidR="00322100">
          <w:t xml:space="preserve">egated </w:t>
        </w:r>
      </w:ins>
      <w:ins w:id="1428" w:author="Fernandes, Richard (he, him, his | il, le, lui)" w:date="2026-05-15T13:22:00Z">
        <w:r w:rsidRPr="007039AA">
          <w:t xml:space="preserve">product and reference measurement. This </w:t>
        </w:r>
      </w:ins>
      <w:ins w:id="1429" w:author="Fernandes, Richard (he, him, his | il, le, lui)" w:date="2026-05-19T13:04:00Z" w16du:dateUtc="2026-05-19T17:04:00Z">
        <w:r w:rsidR="00EA7071">
          <w:t>situation</w:t>
        </w:r>
      </w:ins>
      <w:ins w:id="1430" w:author="Fernandes, Richard (he, him, his | il, le, lui)" w:date="2026-05-15T13:22:00Z">
        <w:r w:rsidRPr="007039AA">
          <w:t xml:space="preserve"> does not generally hold for decametric-resolution products, where spatial resolution may be finer than the assessment unit and temporal sampling yields multiple </w:t>
        </w:r>
      </w:ins>
      <w:ins w:id="1431" w:author="Fernandes, Richard (he, him, his | il, le, lui)" w:date="2026-05-15T13:23:00Z" w16du:dateUtc="2026-05-15T17:23:00Z">
        <w:r w:rsidR="004E50DF">
          <w:t xml:space="preserve">potential matching product </w:t>
        </w:r>
      </w:ins>
      <w:ins w:id="1432" w:author="Fernandes, Richard (he, him, his | il, le, lui)" w:date="2026-05-19T13:04:00Z" w16du:dateUtc="2026-05-19T17:04:00Z">
        <w:r w:rsidR="00EA7071">
          <w:t>measurements</w:t>
        </w:r>
      </w:ins>
      <w:ins w:id="1433" w:author="Fernandes, Richard (he, him, his | il, le, lui)" w:date="2026-05-15T13:22:00Z">
        <w:r w:rsidRPr="007039AA">
          <w:t>, none of which exactly coincide with the reference measurement time. In addition, decametric validation often relies on</w:t>
        </w:r>
      </w:ins>
      <w:ins w:id="1434" w:author="Fernandes, Richard (he, him, his | il, le, lui)" w:date="2026-05-19T13:05:00Z" w16du:dateUtc="2026-05-19T17:05:00Z">
        <w:r w:rsidR="00C362F2">
          <w:t>ly on</w:t>
        </w:r>
      </w:ins>
      <w:ins w:id="1435" w:author="Fernandes, Richard (he, him, his | il, le, lui)" w:date="2026-05-19T13:06:00Z" w16du:dateUtc="2026-05-19T17:06:00Z">
        <w:r w:rsidR="00B67393">
          <w:t xml:space="preserve"> fiducial reference measurements for</w:t>
        </w:r>
      </w:ins>
      <w:ins w:id="1436" w:author="Fernandes, Richard (he, him, his | il, le, lui)" w:date="2026-05-19T13:05:00Z" w16du:dateUtc="2026-05-19T17:05:00Z">
        <w:r w:rsidR="00C362F2">
          <w:t xml:space="preserve"> </w:t>
        </w:r>
        <w:r w:rsidR="0051621E">
          <w:rPr>
            <w:b/>
            <w:bCs/>
          </w:rPr>
          <w:t>e</w:t>
        </w:r>
        <w:r w:rsidR="0051621E" w:rsidRPr="003D0367">
          <w:rPr>
            <w:b/>
            <w:bCs/>
          </w:rPr>
          <w:t>lementary sampling units</w:t>
        </w:r>
        <w:r w:rsidR="0051621E" w:rsidRPr="00DD6D73">
          <w:t xml:space="preserve"> (ESU</w:t>
        </w:r>
      </w:ins>
      <w:ins w:id="1437" w:author="Fernandes, Richard (he, him, his | il, le, lui)" w:date="2026-05-19T13:07:00Z" w16du:dateUtc="2026-05-19T17:07:00Z">
        <w:r w:rsidR="00E2370A">
          <w:t>s</w:t>
        </w:r>
      </w:ins>
      <w:ins w:id="1438" w:author="Fernandes, Richard (he, him, his | il, le, lui)" w:date="2026-05-19T13:05:00Z" w16du:dateUtc="2026-05-19T17:05:00Z">
        <w:r w:rsidR="0051621E" w:rsidRPr="00DD6D73">
          <w:t xml:space="preserve">), </w:t>
        </w:r>
        <w:r w:rsidR="0051621E">
          <w:t>defined as the</w:t>
        </w:r>
        <w:r w:rsidR="0051621E" w:rsidRPr="00DD6D73">
          <w:t xml:space="preserve"> spatial and temporal extent of the reference measurement, </w:t>
        </w:r>
      </w:ins>
      <w:ins w:id="1439" w:author="Fernandes, Richard (he, him, his | il, le, lui)" w:date="2026-05-15T13:22:00Z">
        <w:r w:rsidRPr="007039AA">
          <w:t>to avoid the additional uncertainty introduced by spatial scaling procedures required for hectometric products.</w:t>
        </w:r>
      </w:ins>
    </w:p>
    <w:p w14:paraId="6B380099" w14:textId="77777777" w:rsidR="001C3FA8" w:rsidRPr="00DD6D73" w:rsidRDefault="001C3FA8" w:rsidP="00DD6D73">
      <w:pPr>
        <w:spacing w:line="360" w:lineRule="auto"/>
        <w:rPr>
          <w:ins w:id="1440" w:author="Fernandes, Richard (he, him, his | il, le, lui)" w:date="2026-05-15T10:59:00Z"/>
        </w:rPr>
      </w:pPr>
    </w:p>
    <w:p w14:paraId="0B1B3799" w14:textId="50F7B32C" w:rsidR="00A45A00" w:rsidRPr="00A45A00" w:rsidRDefault="00B67393">
      <w:pPr>
        <w:spacing w:line="360" w:lineRule="auto"/>
        <w:rPr>
          <w:ins w:id="1441" w:author="Fernandes, Richard (he, him, his | il, le, lui)" w:date="2026-05-11T16:16:00Z" w16du:dateUtc="2026-05-11T20:16:00Z"/>
        </w:rPr>
      </w:pPr>
      <w:ins w:id="1442" w:author="Fernandes, Richard (he, him, his | il, le, lui)" w:date="2026-05-19T13:06:00Z" w16du:dateUtc="2026-05-19T17:06:00Z">
        <w:r w:rsidRPr="00E2370A">
          <w:rPr>
            <w:rPrChange w:id="1443" w:author="Fernandes, Richard (he, him, his | il, le, lui)" w:date="2026-05-19T13:07:00Z" w16du:dateUtc="2026-05-19T17:07:00Z">
              <w:rPr>
                <w:b/>
                <w:bCs/>
              </w:rPr>
            </w:rPrChange>
          </w:rPr>
          <w:t>ESUs</w:t>
        </w:r>
      </w:ins>
      <w:ins w:id="1444" w:author="Fernandes, Richard (he, him, his | il, le, lui)" w:date="2026-05-15T10:59:00Z">
        <w:r w:rsidR="00DD6D73" w:rsidRPr="00DD6D73">
          <w:t xml:space="preserve"> </w:t>
        </w:r>
      </w:ins>
      <w:ins w:id="1445" w:author="Fernandes, Richard (he, him, his | il, le, lui)" w:date="2026-05-15T10:59:00Z" w16du:dateUtc="2026-05-15T14:59:00Z">
        <w:r w:rsidR="007D71E5">
          <w:t>are</w:t>
        </w:r>
      </w:ins>
      <w:ins w:id="1446" w:author="Fernandes, Richard (he, him, his | il, le, lui)" w:date="2026-05-15T11:00:00Z" w16du:dateUtc="2026-05-15T15:00:00Z">
        <w:r w:rsidR="00064021">
          <w:t xml:space="preserve"> ideally </w:t>
        </w:r>
      </w:ins>
      <w:ins w:id="1447" w:author="Fernandes, Richard (he, him, his | il, le, lui)" w:date="2026-05-15T10:59:00Z">
        <w:r w:rsidR="00DD6D73" w:rsidRPr="00DD6D73">
          <w:t xml:space="preserve"> </w:t>
        </w:r>
      </w:ins>
      <w:ins w:id="1448" w:author="Fernandes, Richard (he, him, his | il, le, lui)" w:date="2026-05-15T12:48:00Z" w16du:dateUtc="2026-05-15T16:48:00Z">
        <w:r w:rsidR="009A7FC4">
          <w:t>located</w:t>
        </w:r>
      </w:ins>
      <w:ins w:id="1449" w:author="Fernandes, Richard (he, him, his | il, le, lui)" w:date="2026-05-15T10:59:00Z">
        <w:r w:rsidR="00DD6D73" w:rsidRPr="00DD6D73">
          <w:t xml:space="preserve"> to ensure homogeneous</w:t>
        </w:r>
      </w:ins>
      <w:ins w:id="1450" w:author="Fernandes, Richard (he, him, his | il, le, lui)" w:date="2026-05-15T12:48:00Z" w16du:dateUtc="2026-05-15T16:48:00Z">
        <w:r w:rsidR="009A7FC4">
          <w:t xml:space="preserve"> </w:t>
        </w:r>
      </w:ins>
      <w:ins w:id="1451" w:author="Fernandes, Richard (he, him, his | il, le, lui)" w:date="2026-05-19T13:07:00Z" w16du:dateUtc="2026-05-19T17:07:00Z">
        <w:r w:rsidR="00E2370A">
          <w:t xml:space="preserve"> </w:t>
        </w:r>
      </w:ins>
      <w:ins w:id="1452" w:author="Fernandes, Richard (he, him, his | il, le, lui)" w:date="2026-05-15T10:59:00Z">
        <w:r w:rsidR="00DD6D73" w:rsidRPr="00DD6D73">
          <w:t xml:space="preserve">conditions </w:t>
        </w:r>
      </w:ins>
      <w:ins w:id="1453" w:author="Fernandes, Richard (he, him, his | il, le, lui)" w:date="2026-05-15T10:59:00Z" w16du:dateUtc="2026-05-15T14:59:00Z">
        <w:r w:rsidR="007D71E5">
          <w:t>(Fernandes et al., 2014)</w:t>
        </w:r>
      </w:ins>
      <w:ins w:id="1454" w:author="Fernandes, Richard (he, him, his | il, le, lui)" w:date="2026-05-15T10:59:00Z">
        <w:r w:rsidR="00DD6D73" w:rsidRPr="00DD6D73">
          <w:t>. However, ESUs may still be located in heterogeneous landscapes where this assumption is violated. While heterogeneity can be partially quantified using</w:t>
        </w:r>
      </w:ins>
      <w:ins w:id="1455" w:author="Fernandes, Richard (he, him, his | il, le, lui)" w:date="2026-05-15T11:00:00Z" w16du:dateUtc="2026-05-15T15:00:00Z">
        <w:r w:rsidR="00C97BEC">
          <w:t xml:space="preserve"> the standard uncertainty of</w:t>
        </w:r>
      </w:ins>
      <w:ins w:id="1456" w:author="Fernandes, Richard (he, him, his | il, le, lui)" w:date="2026-05-15T10:59:00Z">
        <w:r w:rsidR="00DD6D73" w:rsidRPr="00DD6D73">
          <w:t xml:space="preserve"> FRM-</w:t>
        </w:r>
      </w:ins>
      <w:ins w:id="1457" w:author="Fernandes, Richard (he, him, his | il, le, lui)" w:date="2026-05-15T12:49:00Z" w16du:dateUtc="2026-05-15T16:49:00Z">
        <w:r w:rsidR="0007453E">
          <w:t>and</w:t>
        </w:r>
      </w:ins>
      <w:ins w:id="1458" w:author="Fernandes, Richard (he, him, his | il, le, lui)" w:date="2026-05-15T10:59:00Z">
        <w:r w:rsidR="00DD6D73" w:rsidRPr="00DD6D73">
          <w:t xml:space="preserve"> the standard deviation of product measurements, </w:t>
        </w:r>
      </w:ins>
      <w:ins w:id="1459" w:author="Fernandes, Richard (he, him, his | il, le, lui)" w:date="2026-05-15T11:01:00Z" w16du:dateUtc="2026-05-15T15:01:00Z">
        <w:r w:rsidR="009D1985">
          <w:t xml:space="preserve"> </w:t>
        </w:r>
        <w:r w:rsidR="009D1985" w:rsidRPr="003A3F1B">
          <w:rPr>
            <w:b/>
            <w:bCs/>
            <w:rPrChange w:id="1460" w:author="Fernandes, Richard (he, him, his | il, le, lui)" w:date="2026-05-20T12:40:00Z" w16du:dateUtc="2026-05-20T16:40:00Z">
              <w:rPr/>
            </w:rPrChange>
          </w:rPr>
          <w:t xml:space="preserve">systematic </w:t>
        </w:r>
      </w:ins>
      <w:ins w:id="1461" w:author="Fernandes, Richard (he, him, his | il, le, lui)" w:date="2026-05-15T10:59:00Z">
        <w:r w:rsidR="00DD6D73" w:rsidRPr="003A3F1B">
          <w:rPr>
            <w:b/>
            <w:bCs/>
            <w:rPrChange w:id="1462" w:author="Fernandes, Richard (he, him, his | il, le, lui)" w:date="2026-05-20T12:40:00Z" w16du:dateUtc="2026-05-20T16:40:00Z">
              <w:rPr/>
            </w:rPrChange>
          </w:rPr>
          <w:t>errors</w:t>
        </w:r>
        <w:r w:rsidR="00DD6D73" w:rsidRPr="00DD6D73">
          <w:t>, such as inaccuracies in FRM geolocation</w:t>
        </w:r>
      </w:ins>
      <w:ins w:id="1463" w:author="Fernandes, Richard (he, him, his | il, le, lui)" w:date="2026-05-15T12:49:00Z" w16du:dateUtc="2026-05-15T16:49:00Z">
        <w:r w:rsidR="008C67F9">
          <w:t xml:space="preserve"> and</w:t>
        </w:r>
      </w:ins>
      <w:ins w:id="1464" w:author="Fernandes, Richard (he, him, his | il, le, lui)" w:date="2026-05-15T10:59:00Z">
        <w:r w:rsidR="00DD6D73" w:rsidRPr="00DD6D73">
          <w:t xml:space="preserve"> mismatches between ESU extent and product spatial footprints</w:t>
        </w:r>
      </w:ins>
      <w:ins w:id="1465" w:author="Fernandes, Richard (he, him, his | il, le, lui)" w:date="2026-05-15T11:01:00Z" w16du:dateUtc="2026-05-15T15:01:00Z">
        <w:r w:rsidR="009D1985">
          <w:t>, may remain</w:t>
        </w:r>
      </w:ins>
      <w:ins w:id="1466" w:author="Fernandes, Richard (he, him, his | il, le, lui)" w:date="2026-05-15T10:59:00Z">
        <w:r w:rsidR="00DD6D73" w:rsidRPr="00DD6D73">
          <w:t>.</w:t>
        </w:r>
      </w:ins>
      <w:ins w:id="1467" w:author="Fernandes, Richard (he, him, his | il, le, lui)" w:date="2026-05-15T11:02:00Z" w16du:dateUtc="2026-05-15T15:02:00Z">
        <w:r w:rsidR="00B16313">
          <w:t xml:space="preserve">  </w:t>
        </w:r>
      </w:ins>
      <w:ins w:id="1468" w:author="Fernandes, Richard (he, him, his | il, le, lui)" w:date="2026-05-15T11:03:00Z" w16du:dateUtc="2026-05-15T15:03:00Z">
        <w:r w:rsidR="00AC0AA0">
          <w:t>Systematic errors are especially problematic as they may result in</w:t>
        </w:r>
      </w:ins>
      <w:ins w:id="1469" w:author="Fernandes, Richard (he, him, his | il, le, lui)" w:date="2026-05-15T11:04:00Z" w16du:dateUtc="2026-05-15T15:04:00Z">
        <w:r w:rsidR="00F73FBD">
          <w:t xml:space="preserve"> multiple outlier estimates of errors that can bias thematic quality statist</w:t>
        </w:r>
      </w:ins>
      <w:ins w:id="1470" w:author="Fernandes, Richard (he, him, his | il, le, lui)" w:date="2026-05-15T11:05:00Z" w16du:dateUtc="2026-05-15T15:05:00Z">
        <w:r w:rsidR="00F73FBD">
          <w:t>ics.</w:t>
        </w:r>
      </w:ins>
      <w:ins w:id="1471" w:author="Fernandes, Richard (he, him, his | il, le, lui)" w:date="2026-05-15T11:03:00Z" w16du:dateUtc="2026-05-15T15:03:00Z">
        <w:r w:rsidR="00AC0AA0">
          <w:t xml:space="preserve"> </w:t>
        </w:r>
      </w:ins>
      <w:ins w:id="1472" w:author="Fernandes, Richard (he, him, his | il, le, lui)" w:date="2026-05-14T10:05:00Z" w16du:dateUtc="2026-05-14T14:05:00Z">
        <w:r w:rsidR="00804A86">
          <w:t>Ideally, the</w:t>
        </w:r>
      </w:ins>
      <w:ins w:id="1473" w:author="Fernandes, Richard (he, him, his | il, le, lui)" w:date="2026-05-15T11:08:00Z" w16du:dateUtc="2026-05-15T15:08:00Z">
        <w:r w:rsidR="00BD0F7E">
          <w:t xml:space="preserve"> impact of measurement condition</w:t>
        </w:r>
      </w:ins>
      <w:ins w:id="1474" w:author="Fernandes, Richard (he, him, his | il, le, lui)" w:date="2026-05-15T11:09:00Z" w16du:dateUtc="2026-05-15T15:09:00Z">
        <w:r w:rsidR="00EF1C9A">
          <w:t xml:space="preserve"> heter</w:t>
        </w:r>
      </w:ins>
      <w:ins w:id="1475" w:author="Fernandes, Richard (he, him, his | il, le, lui)" w:date="2026-05-15T11:11:00Z" w16du:dateUtc="2026-05-15T15:11:00Z">
        <w:r w:rsidR="007D0F8A">
          <w:t>og</w:t>
        </w:r>
      </w:ins>
      <w:ins w:id="1476" w:author="Fernandes, Richard (he, him, his | il, le, lui)" w:date="2026-05-15T11:09:00Z" w16du:dateUtc="2026-05-15T15:09:00Z">
        <w:r w:rsidR="00EF1C9A">
          <w:t>eneity</w:t>
        </w:r>
      </w:ins>
      <w:ins w:id="1477" w:author="Fernandes, Richard (he, him, his | il, le, lui)" w:date="2026-05-15T11:08:00Z" w16du:dateUtc="2026-05-15T15:08:00Z">
        <w:r w:rsidR="00BD0F7E">
          <w:t xml:space="preserve"> </w:t>
        </w:r>
        <w:r w:rsidR="006913B4">
          <w:t>on</w:t>
        </w:r>
      </w:ins>
      <w:ins w:id="1478" w:author="Fernandes, Richard (he, him, his | il, le, lui)" w:date="2026-05-15T11:09:00Z" w16du:dateUtc="2026-05-15T15:09:00Z">
        <w:r w:rsidR="00EF1C9A">
          <w:t xml:space="preserve"> </w:t>
        </w:r>
      </w:ins>
      <m:oMath>
        <m:acc>
          <m:accPr>
            <m:ctrlPr>
              <w:ins w:id="1479" w:author="Fernandes, Richard (he, him, his | il, le, lui)" w:date="2026-05-15T12:49:00Z" w16du:dateUtc="2026-05-15T16:49:00Z">
                <w:rPr>
                  <w:rFonts w:ascii="Cambria Math" w:hAnsi="Cambria Math"/>
                  <w:i/>
                  <w:color w:val="000000"/>
                </w:rPr>
              </w:ins>
            </m:ctrlPr>
          </m:accPr>
          <m:e>
            <m:r>
              <w:ins w:id="1480" w:author="Fernandes, Richard (he, him, his | il, le, lui)" w:date="2026-05-15T12:49:00Z" w16du:dateUtc="2026-05-15T16:49:00Z">
                <w:rPr>
                  <w:rFonts w:ascii="Cambria Math" w:hAnsi="Cambria Math"/>
                  <w:color w:val="000000"/>
                </w:rPr>
                <m:t>e</m:t>
              </w:ins>
            </m:r>
          </m:e>
        </m:acc>
      </m:oMath>
      <w:ins w:id="1481" w:author="Fernandes, Richard (he, him, his | il, le, lui)" w:date="2026-05-15T11:08:00Z" w16du:dateUtc="2026-05-15T15:08:00Z">
        <w:r w:rsidR="006913B4">
          <w:t xml:space="preserve"> </w:t>
        </w:r>
      </w:ins>
      <w:ins w:id="1482" w:author="Fernandes, Richard (he, him, his | il, le, lui)" w:date="2026-05-14T10:05:00Z" w16du:dateUtc="2026-05-14T14:05:00Z">
        <w:r w:rsidR="00804A86">
          <w:t xml:space="preserve"> </w:t>
        </w:r>
      </w:ins>
      <w:ins w:id="1483" w:author="Fernandes, Richard (he, him, his | il, le, lui)" w:date="2026-05-14T10:08:00Z" w16du:dateUtc="2026-05-14T14:08:00Z">
        <w:r w:rsidR="00BE7EDA">
          <w:t xml:space="preserve">should be </w:t>
        </w:r>
      </w:ins>
      <w:ins w:id="1484" w:author="Fernandes, Richard (he, him, his | il, le, lui)" w:date="2026-05-14T10:09:00Z" w16du:dateUtc="2026-05-14T14:09:00Z">
        <w:r w:rsidR="00BE7EDA">
          <w:t xml:space="preserve">explicitly modelled </w:t>
        </w:r>
      </w:ins>
      <w:ins w:id="1485" w:author="Fernandes, Richard (he, him, his | il, le, lui)" w:date="2026-05-15T11:09:00Z" w16du:dateUtc="2026-05-15T15:09:00Z">
        <w:r w:rsidR="002A2AA4">
          <w:t>and used to correct</w:t>
        </w:r>
      </w:ins>
      <w:ins w:id="1486" w:author="Fernandes, Richard (he, him, his | il, le, lui)" w:date="2026-05-15T11:10:00Z" w16du:dateUtc="2026-05-15T15:10:00Z">
        <w:r w:rsidR="000B2269">
          <w:t xml:space="preserve"> for </w:t>
        </w:r>
      </w:ins>
      <w:ins w:id="1487" w:author="Fernandes, Richard (he, him, his | il, le, lui)" w:date="2026-05-20T12:43:00Z" w16du:dateUtc="2026-05-20T16:43:00Z">
        <w:r w:rsidR="00B14AEC">
          <w:t>systematic errors</w:t>
        </w:r>
      </w:ins>
      <w:ins w:id="1488" w:author="Fernandes, Richard (he, him, his | il, le, lui)" w:date="2026-05-15T11:10:00Z" w16du:dateUtc="2026-05-15T15:10:00Z">
        <w:r w:rsidR="000B2269">
          <w:t xml:space="preserve"> in quality statistic</w:t>
        </w:r>
        <w:r w:rsidR="007D0F8A">
          <w:t>s</w:t>
        </w:r>
      </w:ins>
      <w:ins w:id="1489" w:author="Fernandes, Richard (he, him, his | il, le, lui)" w:date="2026-05-15T11:11:00Z" w16du:dateUtc="2026-05-15T15:11:00Z">
        <w:r w:rsidR="007D0F8A">
          <w:t xml:space="preserve"> and </w:t>
        </w:r>
        <w:r w:rsidR="00815A2C">
          <w:t>to estimate the coverage intervals for conformity tests with these statistics</w:t>
        </w:r>
      </w:ins>
      <w:ins w:id="1490" w:author="Fernandes, Richard (he, him, his | il, le, lui)" w:date="2026-05-14T10:10:00Z" w16du:dateUtc="2026-05-14T14:10:00Z">
        <w:r w:rsidR="00E671BB">
          <w:t xml:space="preserve">.  This is generally only possible for sites with well characterized </w:t>
        </w:r>
        <w:r w:rsidR="00C15BEA">
          <w:t xml:space="preserve">canopy </w:t>
        </w:r>
        <w:r w:rsidR="001F0EDE">
          <w:t xml:space="preserve">and </w:t>
        </w:r>
      </w:ins>
      <w:ins w:id="1491" w:author="Fernandes, Richard (he, him, his | il, le, lui)" w:date="2026-05-14T10:11:00Z" w16du:dateUtc="2026-05-14T14:11:00Z">
        <w:r w:rsidR="00836C16">
          <w:t xml:space="preserve">illumination </w:t>
        </w:r>
      </w:ins>
      <w:ins w:id="1492" w:author="Fernandes, Richard (he, him, his | il, le, lui)" w:date="2026-05-14T10:10:00Z" w16du:dateUtc="2026-05-14T14:10:00Z">
        <w:r w:rsidR="00C15BEA">
          <w:t xml:space="preserve">conditions and </w:t>
        </w:r>
      </w:ins>
      <w:ins w:id="1493" w:author="Fernandes, Richard (he, him, his | il, le, lui)" w:date="2026-05-14T10:11:00Z" w16du:dateUtc="2026-05-14T14:11:00Z">
        <w:r w:rsidR="00B609D5">
          <w:t xml:space="preserve">well specified </w:t>
        </w:r>
      </w:ins>
      <w:ins w:id="1494" w:author="Fernandes, Richard (he, him, his | il, le, lui)" w:date="2026-05-14T10:10:00Z" w16du:dateUtc="2026-05-14T14:10:00Z">
        <w:r w:rsidR="001F0EDE">
          <w:t xml:space="preserve">spatial and temporal sampling </w:t>
        </w:r>
      </w:ins>
      <w:ins w:id="1495" w:author="Fernandes, Richard (he, him, his | il, le, lui)" w:date="2026-05-14T10:11:00Z" w16du:dateUtc="2026-05-14T14:11:00Z">
        <w:r w:rsidR="00B609D5">
          <w:t>of products and in-situ measure</w:t>
        </w:r>
      </w:ins>
      <w:ins w:id="1496" w:author="Fernandes, Richard (he, him, his | il, le, lui)" w:date="2026-05-15T11:13:00Z" w16du:dateUtc="2026-05-15T15:13:00Z">
        <w:r w:rsidR="00FB21D5">
          <w:t>me</w:t>
        </w:r>
      </w:ins>
      <w:ins w:id="1497" w:author="Fernandes, Richard (he, him, his | il, le, lui)" w:date="2026-05-14T10:11:00Z" w16du:dateUtc="2026-05-14T14:11:00Z">
        <w:r w:rsidR="00B609D5">
          <w:t xml:space="preserve">nts (Adams,).  </w:t>
        </w:r>
      </w:ins>
      <w:ins w:id="1498" w:author="Fernandes, Richard (he, him, his | il, le, lui)" w:date="2026-05-15T12:50:00Z" w16du:dateUtc="2026-05-15T16:50:00Z">
        <w:r w:rsidR="007845EB">
          <w:t>Ancillary</w:t>
        </w:r>
      </w:ins>
      <w:ins w:id="1499" w:author="Fernandes, Richard (he, him, his | il, le, lui)" w:date="2026-05-14T10:12:00Z" w16du:dateUtc="2026-05-14T14:12:00Z">
        <w:r w:rsidR="00B609D5">
          <w:t xml:space="preserve"> </w:t>
        </w:r>
        <w:r w:rsidR="00B609D5">
          <w:lastRenderedPageBreak/>
          <w:t xml:space="preserve">information regarding </w:t>
        </w:r>
        <w:r w:rsidR="00C948E7">
          <w:t>land cover variability and canopy height can be used to</w:t>
        </w:r>
      </w:ins>
      <w:ins w:id="1500" w:author="Fernandes, Richard (he, him, his | il, le, lui)" w:date="2026-05-15T11:06:00Z" w16du:dateUtc="2026-05-15T15:06:00Z">
        <w:r w:rsidR="00A97352">
          <w:t xml:space="preserve"> </w:t>
        </w:r>
      </w:ins>
      <w:ins w:id="1501" w:author="Fernandes, Richard (he, him, his | il, le, lui)" w:date="2026-05-15T11:12:00Z" w16du:dateUtc="2026-05-15T15:12:00Z">
        <w:r w:rsidR="00CF68E3">
          <w:t xml:space="preserve"> reduce heterogeneity by </w:t>
        </w:r>
      </w:ins>
      <w:ins w:id="1502" w:author="Fernandes, Richard (he, him, his | il, le, lui)" w:date="2026-05-15T12:50:00Z" w16du:dateUtc="2026-05-15T16:50:00Z">
        <w:r w:rsidR="000034EB">
          <w:t>editing matching product measurements</w:t>
        </w:r>
      </w:ins>
      <w:ins w:id="1503" w:author="Fernandes, Richard (he, him, his | il, le, lui)" w:date="2026-05-15T11:06:00Z" w16du:dateUtc="2026-05-15T15:06:00Z">
        <w:r w:rsidR="00A97352">
          <w:t xml:space="preserve"> </w:t>
        </w:r>
      </w:ins>
      <w:ins w:id="1504" w:author="Fernandes, Richard (he, him, his | il, le, lui)" w:date="2026-05-15T11:12:00Z" w16du:dateUtc="2026-05-15T15:12:00Z">
        <w:r w:rsidR="00CF68E3">
          <w:t xml:space="preserve">(e.g. Brown et al. xx) </w:t>
        </w:r>
      </w:ins>
      <w:ins w:id="1505" w:author="Fernandes, Richard (he, him, his | il, le, lui)" w:date="2026-05-14T10:12:00Z" w16du:dateUtc="2026-05-14T14:12:00Z">
        <w:r w:rsidR="00C948E7">
          <w:t xml:space="preserve"> but this </w:t>
        </w:r>
      </w:ins>
      <w:ins w:id="1506" w:author="Fernandes, Richard (he, him, his | il, le, lui)" w:date="2026-05-15T11:06:00Z" w16du:dateUtc="2026-05-15T15:06:00Z">
        <w:r w:rsidR="00C950BB">
          <w:t>requires information such</w:t>
        </w:r>
      </w:ins>
      <w:ins w:id="1507" w:author="Fernandes, Richard (he, him, his | il, le, lui)" w:date="2026-05-15T11:07:00Z" w16du:dateUtc="2026-05-15T15:07:00Z">
        <w:r w:rsidR="00D878E2">
          <w:t xml:space="preserve"> </w:t>
        </w:r>
      </w:ins>
      <w:ins w:id="1508" w:author="Fernandes, Richard (he, him, his | il, le, lui)" w:date="2026-05-15T11:06:00Z" w16du:dateUtc="2026-05-15T15:06:00Z">
        <w:r w:rsidR="00C950BB">
          <w:t xml:space="preserve">high resolution land cover </w:t>
        </w:r>
      </w:ins>
      <w:ins w:id="1509" w:author="Fernandes, Richard (he, him, his | il, le, lui)" w:date="2026-05-15T11:07:00Z" w16du:dateUtc="2026-05-15T15:07:00Z">
        <w:r w:rsidR="00D878E2">
          <w:t>maps</w:t>
        </w:r>
      </w:ins>
      <w:ins w:id="1510" w:author="Fernandes, Richard (he, him, his | il, le, lui)" w:date="2026-05-15T11:06:00Z" w16du:dateUtc="2026-05-15T15:06:00Z">
        <w:r w:rsidR="00C950BB">
          <w:t xml:space="preserve"> </w:t>
        </w:r>
      </w:ins>
      <w:ins w:id="1511" w:author="Fernandes, Richard (he, him, his | il, le, lui)" w:date="2026-05-15T11:07:00Z" w16du:dateUtc="2026-05-15T15:07:00Z">
        <w:r w:rsidR="00D878E2">
          <w:t>and</w:t>
        </w:r>
      </w:ins>
      <w:ins w:id="1512" w:author="Fernandes, Richard (he, him, his | il, le, lui)" w:date="2026-05-15T11:06:00Z" w16du:dateUtc="2026-05-15T15:06:00Z">
        <w:r w:rsidR="00C950BB">
          <w:t xml:space="preserve"> the </w:t>
        </w:r>
      </w:ins>
      <w:ins w:id="1513" w:author="Fernandes, Richard (he, him, his | il, le, lui)" w:date="2026-05-14T10:13:00Z" w16du:dateUtc="2026-05-14T14:13:00Z">
        <w:r w:rsidR="00192746">
          <w:t xml:space="preserve">location </w:t>
        </w:r>
      </w:ins>
      <w:ins w:id="1514" w:author="Fernandes, Richard (he, him, his | il, le, lui)" w:date="2026-05-15T11:07:00Z" w16du:dateUtc="2026-05-15T15:07:00Z">
        <w:r w:rsidR="00D878E2">
          <w:t xml:space="preserve"> and spatial support </w:t>
        </w:r>
      </w:ins>
      <w:ins w:id="1515" w:author="Fernandes, Richard (he, him, his | il, le, lui)" w:date="2026-05-14T10:13:00Z" w16du:dateUtc="2026-05-14T14:13:00Z">
        <w:r w:rsidR="00192746">
          <w:t>of individual in-situ instrument</w:t>
        </w:r>
      </w:ins>
      <w:ins w:id="1516" w:author="Fernandes, Richard (he, him, his | il, le, lui)" w:date="2026-05-14T10:14:00Z" w16du:dateUtc="2026-05-14T14:14:00Z">
        <w:r w:rsidR="00192746">
          <w:t xml:space="preserve">s </w:t>
        </w:r>
      </w:ins>
      <w:ins w:id="1517" w:author="Fernandes, Richard (he, him, his | il, le, lui)" w:date="2026-05-15T11:13:00Z" w16du:dateUtc="2026-05-15T15:13:00Z">
        <w:r w:rsidR="00FB21D5">
          <w:t xml:space="preserve">that is </w:t>
        </w:r>
      </w:ins>
      <w:ins w:id="1518" w:author="Fernandes, Richard (he, him, his | il, le, lui)" w:date="2026-05-14T10:14:00Z" w16du:dateUtc="2026-05-14T14:14:00Z">
        <w:r w:rsidR="00192746">
          <w:t xml:space="preserve">not always specified in current in-situ networks.  </w:t>
        </w:r>
      </w:ins>
    </w:p>
    <w:p w14:paraId="680BD058" w14:textId="77777777" w:rsidR="00ED5DD9" w:rsidRDefault="00ED5DD9">
      <w:pPr>
        <w:spacing w:line="360" w:lineRule="auto"/>
        <w:rPr>
          <w:ins w:id="1519" w:author="Fernandes, Richard (he, him, his | il, le, lui)" w:date="2026-05-14T10:14:00Z" w16du:dateUtc="2026-05-14T14:14:00Z"/>
        </w:rPr>
      </w:pPr>
    </w:p>
    <w:p w14:paraId="63659612" w14:textId="520D6E28" w:rsidR="007E5BE3" w:rsidRDefault="0060537A" w:rsidP="0055330B">
      <w:pPr>
        <w:spacing w:line="360" w:lineRule="auto"/>
        <w:rPr>
          <w:ins w:id="1520" w:author="Fernandes, Richard (he, him, his | il, le, lui)" w:date="2026-05-19T15:19:00Z" w16du:dateUtc="2026-05-19T19:19:00Z"/>
          <w:color w:val="000000"/>
        </w:rPr>
      </w:pPr>
      <w:ins w:id="1521" w:author="Fernandes, Richard (he, him, his | il, le, lui)" w:date="2026-05-15T12:50:00Z" w16du:dateUtc="2026-05-15T16:50:00Z">
        <w:r>
          <w:t xml:space="preserve">To reduce the impact of spatial heterogeneity of </w:t>
        </w:r>
      </w:ins>
      <w:ins w:id="1522" w:author="Fernandes, Richard (he, him, his | il, le, lui)" w:date="2026-05-15T12:51:00Z" w16du:dateUtc="2026-05-15T16:51:00Z">
        <w:r>
          <w:t xml:space="preserve">conditions on </w:t>
        </w:r>
      </w:ins>
      <m:oMath>
        <m:acc>
          <m:accPr>
            <m:ctrlPr>
              <w:ins w:id="1523" w:author="Fernandes, Richard (he, him, his | il, le, lui)" w:date="2026-05-15T12:51:00Z" w16du:dateUtc="2026-05-15T16:51:00Z">
                <w:rPr>
                  <w:rFonts w:ascii="Cambria Math" w:hAnsi="Cambria Math"/>
                  <w:i/>
                  <w:color w:val="000000"/>
                </w:rPr>
              </w:ins>
            </m:ctrlPr>
          </m:accPr>
          <m:e>
            <m:r>
              <w:ins w:id="1524" w:author="Fernandes, Richard (he, him, his | il, le, lui)" w:date="2026-05-15T12:51:00Z" w16du:dateUtc="2026-05-15T16:51:00Z">
                <w:rPr>
                  <w:rFonts w:ascii="Cambria Math" w:hAnsi="Cambria Math"/>
                  <w:color w:val="000000"/>
                </w:rPr>
                <m:t>e</m:t>
              </w:ins>
            </m:r>
          </m:e>
        </m:acc>
      </m:oMath>
      <w:ins w:id="1525" w:author="Fernandes, Richard (he, him, his | il, le, lui)" w:date="2026-05-15T12:51:00Z" w16du:dateUtc="2026-05-15T16:51:00Z">
        <w:r>
          <w:t xml:space="preserve"> we assume that,</w:t>
        </w:r>
      </w:ins>
      <w:ins w:id="1526" w:author="Fernandes, Richard (he, him, his | il, le, lui)" w:date="2026-05-20T15:20:00Z" w16du:dateUtc="2026-05-20T19:20:00Z">
        <w:r w:rsidR="00B91B9E">
          <w:t xml:space="preserve"> </w:t>
        </w:r>
      </w:ins>
      <w:ins w:id="1527" w:author="Fernandes, Richard (he, him, his | il, le, lui)" w:date="2026-05-15T11:13:00Z">
        <w:r w:rsidR="005A2C20" w:rsidRPr="005A2C20">
          <w:t xml:space="preserve">the majority of product measurements </w:t>
        </w:r>
      </w:ins>
      <w:ins w:id="1528" w:author="Fernandes, Richard (he, him, his | il, le, lui)" w:date="2026-05-15T12:51:00Z" w16du:dateUtc="2026-05-15T16:51:00Z">
        <w:r>
          <w:t xml:space="preserve">for a least one date </w:t>
        </w:r>
      </w:ins>
      <w:ins w:id="1529" w:author="Fernandes, Richard (he, him, his | il, le, lui)" w:date="2026-05-15T11:13:00Z">
        <w:r w:rsidR="005A2C20" w:rsidRPr="005A2C20">
          <w:t xml:space="preserve">correspond to the same conditions as those observed by the in-situ reference measurements. </w:t>
        </w:r>
      </w:ins>
      <w:ins w:id="1530" w:author="Fernandes, Richard (he, him, his | il, le, lui)" w:date="2026-05-15T12:52:00Z" w16du:dateUtc="2026-05-15T16:52:00Z">
        <w:r w:rsidR="00767704">
          <w:t>Given this assumption, the</w:t>
        </w:r>
      </w:ins>
      <w:ins w:id="1531" w:author="Fernandes, Richard (he, him, his | il, le, lui)" w:date="2026-05-15T11:13:00Z">
        <w:r w:rsidR="005A2C20" w:rsidRPr="005A2C20">
          <w:t xml:space="preserve"> median difference between individual product measurements </w:t>
        </w:r>
      </w:ins>
      <w:ins w:id="1532" w:author="Fernandes, Richard (he, him, his | il, le, lui)" w:date="2026-05-15T13:01:00Z" w16du:dateUtc="2026-05-15T17:01:00Z">
        <w:r w:rsidR="009012ED">
          <w:t>for date</w:t>
        </w:r>
      </w:ins>
      <w:ins w:id="1533" w:author="Fernandes, Richard (he, him, his | il, le, lui)" w:date="2026-05-19T13:09:00Z" w16du:dateUtc="2026-05-19T17:09:00Z">
        <w:r w:rsidR="002862EA">
          <w:t xml:space="preserve"> within a prior defined </w:t>
        </w:r>
      </w:ins>
      <w:ins w:id="1534" w:author="Fernandes, Richard (he, him, his | il, le, lui)" w:date="2026-05-20T12:44:00Z" w16du:dateUtc="2026-05-20T16:44:00Z">
        <w:r w:rsidR="001C56ED">
          <w:t xml:space="preserve">temporal </w:t>
        </w:r>
      </w:ins>
      <w:ins w:id="1535" w:author="Fernandes, Richard (he, him, his | il, le, lui)" w:date="2026-05-19T13:09:00Z" w16du:dateUtc="2026-05-19T17:09:00Z">
        <w:r w:rsidR="002862EA">
          <w:t>interval (</w:t>
        </w:r>
      </w:ins>
      <m:oMath>
        <m:r>
          <w:ins w:id="1536" w:author="Fernandes, Richard (he, him, his | il, le, lui)" w:date="2026-05-20T12:44:00Z" w16du:dateUtc="2026-05-20T16:44:00Z">
            <w:rPr>
              <w:rFonts w:ascii="Cambria Math" w:hAnsi="Cambria Math"/>
            </w:rPr>
            <m:t>∆t</m:t>
          </w:ins>
        </m:r>
      </m:oMath>
      <w:ins w:id="1537" w:author="Fernandes, Richard (he, him, his | il, le, lui)" w:date="2026-05-19T13:10:00Z" w16du:dateUtc="2026-05-19T17:10:00Z">
        <w:r w:rsidR="002862EA">
          <w:t>)</w:t>
        </w:r>
      </w:ins>
      <w:ins w:id="1538" w:author="Fernandes, Richard (he, him, his | il, le, lui)" w:date="2026-05-15T13:01:00Z" w16du:dateUtc="2026-05-15T17:01:00Z">
        <w:r w:rsidR="009012ED">
          <w:t xml:space="preserve"> </w:t>
        </w:r>
      </w:ins>
      <w:ins w:id="1539" w:author="Fernandes, Richard (he, him, his | il, le, lui)" w:date="2026-05-15T11:13:00Z">
        <w:r w:rsidR="005A2C20" w:rsidRPr="005A2C20">
          <w:t xml:space="preserve">and the reference measurement provides an unbiased estimate of </w:t>
        </w:r>
      </w:ins>
      <w:ins w:id="1540" w:author="Fernandes, Richard (he, him, his | il, le, lui)" w:date="2026-05-15T13:00:00Z" w16du:dateUtc="2026-05-15T17:00:00Z">
        <w:r w:rsidR="009A5B5C">
          <w:t xml:space="preserve"> errors</w:t>
        </w:r>
      </w:ins>
      <w:ins w:id="1541" w:author="Fernandes, Richard (he, him, his | il, le, lui)" w:date="2026-05-19T13:10:00Z" w16du:dateUtc="2026-05-19T17:10:00Z">
        <w:r w:rsidR="009C7E58">
          <w:t xml:space="preserve"> (</w:t>
        </w:r>
      </w:ins>
      <m:oMath>
        <m:sSub>
          <m:sSubPr>
            <m:ctrlPr>
              <w:ins w:id="1542" w:author="Fernandes, Richard (he, him, his | il, le, lui)" w:date="2026-05-19T13:10:00Z" w16du:dateUtc="2026-05-19T17:10:00Z">
                <w:rPr>
                  <w:rFonts w:ascii="Cambria Math" w:hAnsi="Cambria Math"/>
                  <w:i/>
                  <w:color w:val="000000"/>
                </w:rPr>
              </w:ins>
            </m:ctrlPr>
          </m:sSubPr>
          <m:e>
            <m:acc>
              <m:accPr>
                <m:ctrlPr>
                  <w:ins w:id="1543" w:author="Fernandes, Richard (he, him, his | il, le, lui)" w:date="2026-05-19T13:10:00Z" w16du:dateUtc="2026-05-19T17:10:00Z">
                    <w:rPr>
                      <w:rFonts w:ascii="Cambria Math" w:hAnsi="Cambria Math"/>
                      <w:i/>
                      <w:color w:val="000000"/>
                    </w:rPr>
                  </w:ins>
                </m:ctrlPr>
              </m:accPr>
              <m:e>
                <m:r>
                  <w:ins w:id="1544" w:author="Fernandes, Richard (he, him, his | il, le, lui)" w:date="2026-05-19T13:10:00Z" w16du:dateUtc="2026-05-19T17:10:00Z">
                    <w:rPr>
                      <w:rFonts w:ascii="Cambria Math" w:hAnsi="Cambria Math"/>
                      <w:color w:val="000000"/>
                    </w:rPr>
                    <m:t>e</m:t>
                  </w:ins>
                </m:r>
              </m:e>
            </m:acc>
          </m:e>
          <m:sub>
            <m:r>
              <w:ins w:id="1545" w:author="Fernandes, Richard (he, him, his | il, le, lui)" w:date="2026-05-19T13:10:00Z" w16du:dateUtc="2026-05-19T17:10:00Z">
                <w:rPr>
                  <w:rFonts w:ascii="Cambria Math" w:hAnsi="Cambria Math"/>
                  <w:color w:val="000000"/>
                </w:rPr>
                <m:t>d</m:t>
              </w:ins>
            </m:r>
          </m:sub>
        </m:sSub>
      </m:oMath>
      <w:ins w:id="1546" w:author="Fernandes, Richard (he, him, his | il, le, lui)" w:date="2026-05-19T13:10:00Z" w16du:dateUtc="2026-05-19T17:10:00Z">
        <w:r w:rsidR="009C7E58">
          <w:t>)</w:t>
        </w:r>
      </w:ins>
      <w:ins w:id="1547" w:author="Fernandes, Richard (he, him, his | il, le, lui)" w:date="2026-05-19T15:18:00Z" w16du:dateUtc="2026-05-19T19:18:00Z">
        <w:r w:rsidR="00334B56">
          <w:t xml:space="preserve"> wi</w:t>
        </w:r>
      </w:ins>
      <w:ins w:id="1548" w:author="Fernandes, Richard (he, him, his | il, le, lui)" w:date="2026-05-19T15:19:00Z" w16du:dateUtc="2026-05-19T19:19:00Z">
        <w:r w:rsidR="00334B56">
          <w:t>th associated standard uncertainty (</w:t>
        </w:r>
      </w:ins>
      <m:oMath>
        <m:sSub>
          <m:sSubPr>
            <m:ctrlPr>
              <w:ins w:id="1549" w:author="Fernandes, Richard (he, him, his | il, le, lui)" w:date="2026-05-19T15:19:00Z" w16du:dateUtc="2026-05-19T19:19:00Z">
                <w:rPr>
                  <w:rFonts w:ascii="Cambria Math" w:hAnsi="Cambria Math"/>
                  <w:i/>
                  <w:color w:val="000000"/>
                </w:rPr>
              </w:ins>
            </m:ctrlPr>
          </m:sSubPr>
          <m:e>
            <m:acc>
              <m:accPr>
                <m:ctrlPr>
                  <w:ins w:id="1550" w:author="Fernandes, Richard (he, him, his | il, le, lui)" w:date="2026-05-19T15:19:00Z" w16du:dateUtc="2026-05-19T19:19:00Z">
                    <w:rPr>
                      <w:rFonts w:ascii="Cambria Math" w:hAnsi="Cambria Math"/>
                      <w:i/>
                      <w:color w:val="000000"/>
                    </w:rPr>
                  </w:ins>
                </m:ctrlPr>
              </m:accPr>
              <m:e>
                <m:r>
                  <w:ins w:id="1551" w:author="Fernandes, Richard (he, him, his | il, le, lui)" w:date="2026-05-19T15:19:00Z" w16du:dateUtc="2026-05-19T19:19:00Z">
                    <w:rPr>
                      <w:rFonts w:ascii="Cambria Math" w:hAnsi="Cambria Math"/>
                      <w:color w:val="000000"/>
                    </w:rPr>
                    <m:t>σ</m:t>
                  </w:ins>
                </m:r>
              </m:e>
            </m:acc>
          </m:e>
          <m:sub>
            <m:sSub>
              <m:sSubPr>
                <m:ctrlPr>
                  <w:ins w:id="1552" w:author="Fernandes, Richard (he, him, his | il, le, lui)" w:date="2026-05-19T15:19:00Z" w16du:dateUtc="2026-05-19T19:19:00Z">
                    <w:rPr>
                      <w:rFonts w:ascii="Cambria Math" w:hAnsi="Cambria Math"/>
                      <w:i/>
                      <w:color w:val="000000"/>
                    </w:rPr>
                  </w:ins>
                </m:ctrlPr>
              </m:sSubPr>
              <m:e>
                <m:acc>
                  <m:accPr>
                    <m:ctrlPr>
                      <w:ins w:id="1553" w:author="Fernandes, Richard (he, him, his | il, le, lui)" w:date="2026-05-19T15:19:00Z" w16du:dateUtc="2026-05-19T19:19:00Z">
                        <w:rPr>
                          <w:rFonts w:ascii="Cambria Math" w:hAnsi="Cambria Math"/>
                          <w:i/>
                          <w:color w:val="000000"/>
                        </w:rPr>
                      </w:ins>
                    </m:ctrlPr>
                  </m:accPr>
                  <m:e>
                    <m:r>
                      <w:ins w:id="1554" w:author="Fernandes, Richard (he, him, his | il, le, lui)" w:date="2026-05-19T15:19:00Z" w16du:dateUtc="2026-05-19T19:19:00Z">
                        <w:rPr>
                          <w:rFonts w:ascii="Cambria Math" w:hAnsi="Cambria Math"/>
                          <w:color w:val="000000"/>
                        </w:rPr>
                        <m:t>e</m:t>
                      </w:ins>
                    </m:r>
                  </m:e>
                </m:acc>
              </m:e>
              <m:sub>
                <m:r>
                  <w:ins w:id="1555" w:author="Fernandes, Richard (he, him, his | il, le, lui)" w:date="2026-05-19T15:19:00Z" w16du:dateUtc="2026-05-19T19:19:00Z">
                    <w:rPr>
                      <w:rFonts w:ascii="Cambria Math" w:hAnsi="Cambria Math"/>
                      <w:color w:val="000000"/>
                    </w:rPr>
                    <m:t>d</m:t>
                  </w:ins>
                </m:r>
              </m:sub>
            </m:sSub>
          </m:sub>
        </m:sSub>
        <m:r>
          <w:ins w:id="1556" w:author="Fernandes, Richard (he, him, his | il, le, lui)" w:date="2026-05-19T15:19:00Z" w16du:dateUtc="2026-05-19T19:19:00Z">
            <w:rPr>
              <w:rFonts w:ascii="Cambria Math" w:hAnsi="Cambria Math"/>
              <w:color w:val="000000"/>
            </w:rPr>
            <m:t xml:space="preserve">) </m:t>
          </w:ins>
        </m:r>
      </m:oMath>
      <w:ins w:id="1557" w:author="Fernandes, Richard (he, him, his | il, le, lui)" w:date="2026-05-19T15:19:00Z" w16du:dateUtc="2026-05-19T19:19:00Z">
        <w:r w:rsidR="00334B56">
          <w:t>estimated as half the width of the 67.5%ile central confidence interval of  the median</w:t>
        </w:r>
      </w:ins>
      <w:ins w:id="1558" w:author="Fernandes, Richard (he, him, his | il, le, lui)" w:date="2026-05-20T12:46:00Z" w16du:dateUtc="2026-05-20T16:46:00Z">
        <w:r w:rsidR="009B4F8E">
          <w:t>.</w:t>
        </w:r>
      </w:ins>
    </w:p>
    <w:p w14:paraId="3D8FE63A" w14:textId="77777777" w:rsidR="007E5BE3" w:rsidRDefault="007E5BE3" w:rsidP="0055330B">
      <w:pPr>
        <w:spacing w:line="360" w:lineRule="auto"/>
        <w:rPr>
          <w:ins w:id="1559" w:author="Fernandes, Richard (he, him, his | il, le, lui)" w:date="2026-05-19T15:19:00Z" w16du:dateUtc="2026-05-19T19:19:00Z"/>
        </w:rPr>
      </w:pPr>
    </w:p>
    <w:p w14:paraId="3C8DF741" w14:textId="48370309" w:rsidR="00F060B3" w:rsidRPr="007E5BE3" w:rsidRDefault="00767704" w:rsidP="0055330B">
      <w:pPr>
        <w:spacing w:line="360" w:lineRule="auto"/>
        <w:rPr>
          <w:ins w:id="1560" w:author="Fernandes, Richard (he, him, his | il, le, lui)" w:date="2026-05-19T13:14:00Z" w16du:dateUtc="2026-05-19T17:14:00Z"/>
          <w:rPrChange w:id="1561" w:author="Fernandes, Richard (he, him, his | il, le, lui)" w:date="2026-05-20T11:32:00Z" w16du:dateUtc="2026-05-20T15:32:00Z">
            <w:rPr>
              <w:ins w:id="1562" w:author="Fernandes, Richard (he, him, his | il, le, lui)" w:date="2026-05-19T13:14:00Z" w16du:dateUtc="2026-05-19T17:14:00Z"/>
              <w:color w:val="000000"/>
            </w:rPr>
          </w:rPrChange>
        </w:rPr>
      </w:pPr>
      <w:ins w:id="1563" w:author="Fernandes, Richard (he, him, his | il, le, lui)" w:date="2026-05-15T12:52:00Z" w16du:dateUtc="2026-05-15T16:52:00Z">
        <w:r>
          <w:t xml:space="preserve">To reduce the impact of temporal heterogeneity of conditions on </w:t>
        </w:r>
      </w:ins>
      <m:oMath>
        <m:acc>
          <m:accPr>
            <m:ctrlPr>
              <w:ins w:id="1564" w:author="Fernandes, Richard (he, him, his | il, le, lui)" w:date="2026-05-15T12:52:00Z" w16du:dateUtc="2026-05-15T16:52:00Z">
                <w:rPr>
                  <w:rFonts w:ascii="Cambria Math" w:hAnsi="Cambria Math"/>
                  <w:i/>
                  <w:color w:val="000000"/>
                </w:rPr>
              </w:ins>
            </m:ctrlPr>
          </m:accPr>
          <m:e>
            <m:r>
              <w:ins w:id="1565" w:author="Fernandes, Richard (he, him, his | il, le, lui)" w:date="2026-05-15T12:52:00Z" w16du:dateUtc="2026-05-15T16:52:00Z">
                <w:rPr>
                  <w:rFonts w:ascii="Cambria Math" w:hAnsi="Cambria Math"/>
                  <w:color w:val="000000"/>
                </w:rPr>
                <m:t>e</m:t>
              </w:ins>
            </m:r>
          </m:e>
        </m:acc>
      </m:oMath>
      <w:ins w:id="1566" w:author="Fernandes, Richard (he, him, his | il, le, lui)" w:date="2026-05-15T12:52:00Z" w16du:dateUtc="2026-05-15T16:52:00Z">
        <w:r>
          <w:t xml:space="preserve"> we</w:t>
        </w:r>
      </w:ins>
      <w:ins w:id="1567" w:author="Fernandes, Richard (he, him, his | il, le, lui)" w:date="2026-05-15T12:53:00Z" w16du:dateUtc="2026-05-15T16:53:00Z">
        <w:r w:rsidR="006C3967">
          <w:t xml:space="preserve"> estimate </w:t>
        </w:r>
      </w:ins>
      <m:oMath>
        <m:acc>
          <m:accPr>
            <m:ctrlPr>
              <w:ins w:id="1568" w:author="Fernandes, Richard (he, him, his | il, le, lui)" w:date="2026-05-15T12:53:00Z" w16du:dateUtc="2026-05-15T16:53:00Z">
                <w:rPr>
                  <w:rFonts w:ascii="Cambria Math" w:hAnsi="Cambria Math"/>
                  <w:i/>
                  <w:color w:val="000000"/>
                </w:rPr>
              </w:ins>
            </m:ctrlPr>
          </m:accPr>
          <m:e>
            <m:r>
              <w:ins w:id="1569" w:author="Fernandes, Richard (he, him, his | il, le, lui)" w:date="2026-05-15T12:53:00Z" w16du:dateUtc="2026-05-15T16:53:00Z">
                <w:rPr>
                  <w:rFonts w:ascii="Cambria Math" w:hAnsi="Cambria Math"/>
                  <w:color w:val="000000"/>
                </w:rPr>
                <m:t>e</m:t>
              </w:ins>
            </m:r>
          </m:e>
        </m:acc>
      </m:oMath>
      <w:ins w:id="1570" w:author="Fernandes, Richard (he, him, his | il, le, lui)" w:date="2026-05-15T12:53:00Z" w16du:dateUtc="2026-05-15T16:53:00Z">
        <w:r w:rsidR="006C3967">
          <w:t xml:space="preserve"> as the </w:t>
        </w:r>
      </w:ins>
      <w:ins w:id="1571" w:author="Fernandes, Richard (he, him, his | il, le, lui)" w:date="2026-05-19T13:11:00Z" w16du:dateUtc="2026-05-19T17:11:00Z">
        <w:r w:rsidR="003D7DF3">
          <w:t xml:space="preserve">minimum over observed </w:t>
        </w:r>
      </w:ins>
      <m:oMath>
        <m:sSub>
          <m:sSubPr>
            <m:ctrlPr>
              <w:ins w:id="1572" w:author="Fernandes, Richard (he, him, his | il, le, lui)" w:date="2026-05-19T13:11:00Z" w16du:dateUtc="2026-05-19T17:11:00Z">
                <w:rPr>
                  <w:rFonts w:ascii="Cambria Math" w:hAnsi="Cambria Math"/>
                  <w:i/>
                  <w:color w:val="000000"/>
                </w:rPr>
              </w:ins>
            </m:ctrlPr>
          </m:sSubPr>
          <m:e>
            <m:acc>
              <m:accPr>
                <m:ctrlPr>
                  <w:ins w:id="1573" w:author="Fernandes, Richard (he, him, his | il, le, lui)" w:date="2026-05-19T13:11:00Z" w16du:dateUtc="2026-05-19T17:11:00Z">
                    <w:rPr>
                      <w:rFonts w:ascii="Cambria Math" w:hAnsi="Cambria Math"/>
                      <w:i/>
                      <w:color w:val="000000"/>
                    </w:rPr>
                  </w:ins>
                </m:ctrlPr>
              </m:accPr>
              <m:e>
                <m:r>
                  <w:ins w:id="1574" w:author="Fernandes, Richard (he, him, his | il, le, lui)" w:date="2026-05-19T13:11:00Z" w16du:dateUtc="2026-05-19T17:11:00Z">
                    <w:rPr>
                      <w:rFonts w:ascii="Cambria Math" w:hAnsi="Cambria Math"/>
                      <w:color w:val="000000"/>
                    </w:rPr>
                    <m:t>e</m:t>
                  </w:ins>
                </m:r>
              </m:e>
            </m:acc>
          </m:e>
          <m:sub>
            <m:r>
              <w:ins w:id="1575" w:author="Fernandes, Richard (he, him, his | il, le, lui)" w:date="2026-05-19T13:11:00Z" w16du:dateUtc="2026-05-19T17:11:00Z">
                <w:rPr>
                  <w:rFonts w:ascii="Cambria Math" w:hAnsi="Cambria Math"/>
                  <w:color w:val="000000"/>
                </w:rPr>
                <m:t>d</m:t>
              </w:ins>
            </m:r>
          </m:sub>
        </m:sSub>
      </m:oMath>
      <w:ins w:id="1576" w:author="Fernandes, Richard (he, him, his | il, le, lui)" w:date="2026-05-15T12:53:00Z" w16du:dateUtc="2026-05-15T16:53:00Z">
        <w:r w:rsidR="006C3967">
          <w:t xml:space="preserve"> </w:t>
        </w:r>
      </w:ins>
      <w:ins w:id="1577" w:author="Fernandes, Richard (he, him, his | il, le, lui)" w:date="2026-05-19T13:11:00Z" w16du:dateUtc="2026-05-19T17:11:00Z">
        <w:r w:rsidR="003D7DF3">
          <w:t xml:space="preserve"> within </w:t>
        </w:r>
      </w:ins>
      <m:oMath>
        <m:r>
          <w:ins w:id="1578" w:author="Fernandes, Richard (he, him, his | il, le, lui)" w:date="2026-05-19T13:11:00Z" w16du:dateUtc="2026-05-19T17:11:00Z">
            <w:rPr>
              <w:rFonts w:ascii="Cambria Math" w:hAnsi="Cambria Math"/>
              <w:color w:val="000000"/>
            </w:rPr>
            <m:t>T</m:t>
          </w:ins>
        </m:r>
      </m:oMath>
      <w:ins w:id="1579" w:author="Fernandes, Richard (he, him, his | il, le, lui)" w:date="2026-05-19T13:12:00Z" w16du:dateUtc="2026-05-19T17:12:00Z">
        <w:r w:rsidR="00D77419">
          <w:t xml:space="preserve">.  The </w:t>
        </w:r>
      </w:ins>
      <w:ins w:id="1580" w:author="Fernandes, Richard (he, him, his | il, le, lui)" w:date="2026-05-19T13:13:00Z" w16du:dateUtc="2026-05-19T17:13:00Z">
        <w:r w:rsidR="00151F31">
          <w:t xml:space="preserve">standard </w:t>
        </w:r>
      </w:ins>
      <w:ins w:id="1581" w:author="Fernandes, Richard (he, him, his | il, le, lui)" w:date="2026-05-19T13:12:00Z" w16du:dateUtc="2026-05-19T17:12:00Z">
        <w:r w:rsidR="00D77419">
          <w:t xml:space="preserve">uncertainty of </w:t>
        </w:r>
      </w:ins>
      <m:oMath>
        <m:acc>
          <m:accPr>
            <m:ctrlPr>
              <w:ins w:id="1582" w:author="Fernandes, Richard (he, him, his | il, le, lui)" w:date="2026-05-19T13:13:00Z" w16du:dateUtc="2026-05-19T17:13:00Z">
                <w:rPr>
                  <w:rFonts w:ascii="Cambria Math" w:hAnsi="Cambria Math"/>
                  <w:i/>
                  <w:color w:val="000000"/>
                </w:rPr>
              </w:ins>
            </m:ctrlPr>
          </m:accPr>
          <m:e>
            <m:r>
              <w:ins w:id="1583" w:author="Fernandes, Richard (he, him, his | il, le, lui)" w:date="2026-05-19T13:13:00Z" w16du:dateUtc="2026-05-19T17:13:00Z">
                <w:rPr>
                  <w:rFonts w:ascii="Cambria Math" w:hAnsi="Cambria Math"/>
                  <w:color w:val="000000"/>
                </w:rPr>
                <m:t>e</m:t>
              </w:ins>
            </m:r>
          </m:e>
        </m:acc>
      </m:oMath>
      <w:ins w:id="1584" w:author="Fernandes, Richard (he, him, his | il, le, lui)" w:date="2026-05-19T13:13:00Z" w16du:dateUtc="2026-05-19T17:13:00Z">
        <w:r w:rsidR="00151F31">
          <w:t xml:space="preserve"> </w:t>
        </w:r>
      </w:ins>
      <w:ins w:id="1585" w:author="Fernandes, Richard (he, him, his | il, le, lui)" w:date="2026-05-19T13:12:00Z" w16du:dateUtc="2026-05-19T17:12:00Z">
        <w:r w:rsidR="00897455">
          <w:t xml:space="preserve">due to temporal variability in </w:t>
        </w:r>
      </w:ins>
      <m:oMath>
        <m:sSub>
          <m:sSubPr>
            <m:ctrlPr>
              <w:ins w:id="1586" w:author="Fernandes, Richard (he, him, his | il, le, lui)" w:date="2026-05-19T13:12:00Z" w16du:dateUtc="2026-05-19T17:12:00Z">
                <w:rPr>
                  <w:rFonts w:ascii="Cambria Math" w:hAnsi="Cambria Math"/>
                  <w:i/>
                  <w:color w:val="000000"/>
                </w:rPr>
              </w:ins>
            </m:ctrlPr>
          </m:sSubPr>
          <m:e>
            <m:acc>
              <m:accPr>
                <m:ctrlPr>
                  <w:ins w:id="1587" w:author="Fernandes, Richard (he, him, his | il, le, lui)" w:date="2026-05-19T13:12:00Z" w16du:dateUtc="2026-05-19T17:12:00Z">
                    <w:rPr>
                      <w:rFonts w:ascii="Cambria Math" w:hAnsi="Cambria Math"/>
                      <w:i/>
                      <w:color w:val="000000"/>
                    </w:rPr>
                  </w:ins>
                </m:ctrlPr>
              </m:accPr>
              <m:e>
                <m:r>
                  <w:ins w:id="1588" w:author="Fernandes, Richard (he, him, his | il, le, lui)" w:date="2026-05-19T13:12:00Z" w16du:dateUtc="2026-05-19T17:12:00Z">
                    <w:rPr>
                      <w:rFonts w:ascii="Cambria Math" w:hAnsi="Cambria Math"/>
                      <w:color w:val="000000"/>
                    </w:rPr>
                    <m:t>e</m:t>
                  </w:ins>
                </m:r>
              </m:e>
            </m:acc>
          </m:e>
          <m:sub>
            <m:r>
              <w:ins w:id="1589" w:author="Fernandes, Richard (he, him, his | il, le, lui)" w:date="2026-05-19T13:12:00Z" w16du:dateUtc="2026-05-19T17:12:00Z">
                <w:rPr>
                  <w:rFonts w:ascii="Cambria Math" w:hAnsi="Cambria Math"/>
                  <w:color w:val="000000"/>
                </w:rPr>
                <m:t>d</m:t>
              </w:ins>
            </m:r>
          </m:sub>
        </m:sSub>
      </m:oMath>
      <w:ins w:id="1590" w:author="Fernandes, Richard (he, him, his | il, le, lui)" w:date="2026-05-19T13:12:00Z" w16du:dateUtc="2026-05-19T17:12:00Z">
        <w:r w:rsidR="00897455">
          <w:rPr>
            <w:color w:val="000000"/>
          </w:rPr>
          <w:t xml:space="preserve"> </w:t>
        </w:r>
      </w:ins>
      <w:ins w:id="1591" w:author="Fernandes, Richard (he, him, his | il, le, lui)" w:date="2026-05-19T13:26:00Z" w16du:dateUtc="2026-05-19T17:26:00Z">
        <w:r w:rsidR="00006008">
          <w:rPr>
            <w:color w:val="000000"/>
          </w:rPr>
          <w:t>(</w:t>
        </w:r>
      </w:ins>
      <m:oMath>
        <m:sSub>
          <m:sSubPr>
            <m:ctrlPr>
              <w:ins w:id="1592" w:author="Fernandes, Richard (he, him, his | il, le, lui)" w:date="2026-05-19T13:26:00Z" w16du:dateUtc="2026-05-19T17:26:00Z">
                <w:rPr>
                  <w:rFonts w:ascii="Cambria Math" w:hAnsi="Cambria Math"/>
                  <w:i/>
                  <w:color w:val="000000"/>
                </w:rPr>
              </w:ins>
            </m:ctrlPr>
          </m:sSubPr>
          <m:e>
            <m:acc>
              <m:accPr>
                <m:ctrlPr>
                  <w:ins w:id="1593" w:author="Fernandes, Richard (he, him, his | il, le, lui)" w:date="2026-05-19T13:26:00Z" w16du:dateUtc="2026-05-19T17:26:00Z">
                    <w:rPr>
                      <w:rFonts w:ascii="Cambria Math" w:hAnsi="Cambria Math"/>
                      <w:i/>
                      <w:color w:val="000000"/>
                    </w:rPr>
                  </w:ins>
                </m:ctrlPr>
              </m:accPr>
              <m:e>
                <m:r>
                  <w:ins w:id="1594" w:author="Fernandes, Richard (he, him, his | il, le, lui)" w:date="2026-05-19T13:26:00Z" w16du:dateUtc="2026-05-19T17:26:00Z">
                    <w:rPr>
                      <w:rFonts w:ascii="Cambria Math" w:hAnsi="Cambria Math"/>
                      <w:color w:val="000000"/>
                    </w:rPr>
                    <m:t>σ</m:t>
                  </w:ins>
                </m:r>
              </m:e>
            </m:acc>
          </m:e>
          <m:sub>
            <m:r>
              <w:ins w:id="1595" w:author="Fernandes, Richard (he, him, his | il, le, lui)" w:date="2026-05-19T13:26:00Z" w16du:dateUtc="2026-05-19T17:26:00Z">
                <w:rPr>
                  <w:rFonts w:ascii="Cambria Math" w:hAnsi="Cambria Math"/>
                  <w:color w:val="000000"/>
                </w:rPr>
                <m:t>T</m:t>
              </w:ins>
            </m:r>
          </m:sub>
        </m:sSub>
      </m:oMath>
      <w:ins w:id="1596" w:author="Fernandes, Richard (he, him, his | il, le, lui)" w:date="2026-05-19T13:26:00Z" w16du:dateUtc="2026-05-19T17:26:00Z">
        <w:r w:rsidR="00006008">
          <w:rPr>
            <w:color w:val="000000"/>
          </w:rPr>
          <w:t>)</w:t>
        </w:r>
      </w:ins>
      <w:ins w:id="1597" w:author="Fernandes, Richard (he, him, his | il, le, lui)" w:date="2026-05-19T13:12:00Z" w16du:dateUtc="2026-05-19T17:12:00Z">
        <w:r w:rsidR="00D77419">
          <w:rPr>
            <w:color w:val="000000"/>
          </w:rPr>
          <w:t>is modelled a</w:t>
        </w:r>
      </w:ins>
      <w:ins w:id="1598" w:author="Fernandes, Richard (he, him, his | il, le, lui)" w:date="2026-05-19T13:13:00Z" w16du:dateUtc="2026-05-19T17:13:00Z">
        <w:r w:rsidR="00151F31">
          <w:rPr>
            <w:color w:val="000000"/>
          </w:rPr>
          <w:t xml:space="preserve">ssuming the </w:t>
        </w:r>
      </w:ins>
      <w:ins w:id="1599" w:author="Fernandes, Richard (he, him, his | il, le, lui)" w:date="2026-05-19T13:14:00Z" w16du:dateUtc="2026-05-19T17:14:00Z">
        <w:r w:rsidR="00151F31">
          <w:rPr>
            <w:color w:val="000000"/>
          </w:rPr>
          <w:t xml:space="preserve">range of </w:t>
        </w:r>
      </w:ins>
      <m:oMath>
        <m:sSub>
          <m:sSubPr>
            <m:ctrlPr>
              <w:ins w:id="1600" w:author="Fernandes, Richard (he, him, his | il, le, lui)" w:date="2026-05-19T13:14:00Z" w16du:dateUtc="2026-05-19T17:14:00Z">
                <w:rPr>
                  <w:rFonts w:ascii="Cambria Math" w:hAnsi="Cambria Math"/>
                  <w:i/>
                  <w:color w:val="000000"/>
                </w:rPr>
              </w:ins>
            </m:ctrlPr>
          </m:sSubPr>
          <m:e>
            <m:acc>
              <m:accPr>
                <m:ctrlPr>
                  <w:ins w:id="1601" w:author="Fernandes, Richard (he, him, his | il, le, lui)" w:date="2026-05-19T13:14:00Z" w16du:dateUtc="2026-05-19T17:14:00Z">
                    <w:rPr>
                      <w:rFonts w:ascii="Cambria Math" w:hAnsi="Cambria Math"/>
                      <w:i/>
                      <w:color w:val="000000"/>
                    </w:rPr>
                  </w:ins>
                </m:ctrlPr>
              </m:accPr>
              <m:e>
                <m:r>
                  <w:ins w:id="1602" w:author="Fernandes, Richard (he, him, his | il, le, lui)" w:date="2026-05-19T13:14:00Z" w16du:dateUtc="2026-05-19T17:14:00Z">
                    <w:rPr>
                      <w:rFonts w:ascii="Cambria Math" w:hAnsi="Cambria Math"/>
                      <w:color w:val="000000"/>
                    </w:rPr>
                    <m:t>e</m:t>
                  </w:ins>
                </m:r>
              </m:e>
            </m:acc>
          </m:e>
          <m:sub>
            <m:r>
              <w:ins w:id="1603" w:author="Fernandes, Richard (he, him, his | il, le, lui)" w:date="2026-05-19T13:14:00Z" w16du:dateUtc="2026-05-19T17:14:00Z">
                <w:rPr>
                  <w:rFonts w:ascii="Cambria Math" w:hAnsi="Cambria Math"/>
                  <w:color w:val="000000"/>
                </w:rPr>
                <m:t>d</m:t>
              </w:ins>
            </m:r>
          </m:sub>
        </m:sSub>
      </m:oMath>
      <w:ins w:id="1604" w:author="Fernandes, Richard (he, him, his | il, le, lui)" w:date="2026-05-19T13:14:00Z" w16du:dateUtc="2026-05-19T17:14:00Z">
        <w:r w:rsidR="00151F31">
          <w:t xml:space="preserve">  within </w:t>
        </w:r>
      </w:ins>
      <m:oMath>
        <m:r>
          <w:ins w:id="1605" w:author="Fernandes, Richard (he, him, his | il, le, lui)" w:date="2026-05-19T13:14:00Z" w16du:dateUtc="2026-05-19T17:14:00Z">
            <w:rPr>
              <w:rFonts w:ascii="Cambria Math" w:hAnsi="Cambria Math"/>
              <w:color w:val="000000"/>
            </w:rPr>
            <m:t>T</m:t>
          </w:ins>
        </m:r>
      </m:oMath>
      <w:ins w:id="1606" w:author="Fernandes, Richard (he, him, his | il, le, lui)" w:date="2026-05-19T13:14:00Z" w16du:dateUtc="2026-05-19T17:14:00Z">
        <w:r w:rsidR="00F060B3">
          <w:rPr>
            <w:color w:val="000000"/>
          </w:rPr>
          <w:t xml:space="preserve"> represents the two standard deviation confidence interval:</w:t>
        </w:r>
      </w:ins>
    </w:p>
    <w:p w14:paraId="282F4859" w14:textId="51046B3C" w:rsidR="004626A5" w:rsidRDefault="00DD64EF" w:rsidP="0055330B">
      <w:pPr>
        <w:spacing w:line="360" w:lineRule="auto"/>
        <w:rPr>
          <w:ins w:id="1607" w:author="Fernandes, Richard (he, him, his | il, le, lui)" w:date="2026-05-20T12:47:00Z" w16du:dateUtc="2026-05-20T16:47:00Z"/>
          <w:color w:val="000000"/>
        </w:rPr>
      </w:pPr>
      <m:oMath>
        <m:sSub>
          <m:sSubPr>
            <m:ctrlPr>
              <w:ins w:id="1608" w:author="Fernandes, Richard (he, him, his | il, le, lui)" w:date="2026-05-19T13:15:00Z" w16du:dateUtc="2026-05-19T17:15:00Z">
                <w:rPr>
                  <w:rFonts w:ascii="Cambria Math" w:hAnsi="Cambria Math"/>
                  <w:i/>
                  <w:color w:val="000000"/>
                </w:rPr>
              </w:ins>
            </m:ctrlPr>
          </m:sSubPr>
          <m:e>
            <m:acc>
              <m:accPr>
                <m:ctrlPr>
                  <w:ins w:id="1609" w:author="Fernandes, Richard (he, him, his | il, le, lui)" w:date="2026-05-19T13:15:00Z" w16du:dateUtc="2026-05-19T17:15:00Z">
                    <w:rPr>
                      <w:rFonts w:ascii="Cambria Math" w:hAnsi="Cambria Math"/>
                      <w:i/>
                      <w:color w:val="000000"/>
                    </w:rPr>
                  </w:ins>
                </m:ctrlPr>
              </m:accPr>
              <m:e>
                <m:r>
                  <w:ins w:id="1610" w:author="Fernandes, Richard (he, him, his | il, le, lui)" w:date="2026-05-19T13:15:00Z" w16du:dateUtc="2026-05-19T17:15:00Z">
                    <w:rPr>
                      <w:rFonts w:ascii="Cambria Math" w:hAnsi="Cambria Math"/>
                      <w:color w:val="000000"/>
                    </w:rPr>
                    <m:t>σ</m:t>
                  </w:ins>
                </m:r>
              </m:e>
            </m:acc>
          </m:e>
          <m:sub>
            <m:r>
              <w:ins w:id="1611" w:author="Fernandes, Richard (he, him, his | il, le, lui)" w:date="2026-05-19T13:26:00Z" w16du:dateUtc="2026-05-19T17:26:00Z">
                <w:rPr>
                  <w:rFonts w:ascii="Cambria Math" w:hAnsi="Cambria Math"/>
                  <w:color w:val="000000"/>
                </w:rPr>
                <m:t>T</m:t>
              </w:ins>
            </m:r>
          </m:sub>
        </m:sSub>
        <m:r>
          <w:ins w:id="1612" w:author="Fernandes, Richard (he, him, his | il, le, lui)" w:date="2026-05-19T13:15:00Z" w16du:dateUtc="2026-05-19T17:15:00Z">
            <w:rPr>
              <w:rFonts w:ascii="Cambria Math" w:hAnsi="Cambria Math"/>
              <w:color w:val="000000"/>
            </w:rPr>
            <m:t>=</m:t>
          </w:ins>
        </m:r>
        <m:f>
          <m:fPr>
            <m:ctrlPr>
              <w:ins w:id="1613" w:author="Fernandes, Richard (he, him, his | il, le, lui)" w:date="2026-05-19T13:20:00Z" w16du:dateUtc="2026-05-19T17:20:00Z">
                <w:rPr>
                  <w:rFonts w:ascii="Cambria Math" w:hAnsi="Cambria Math"/>
                  <w:i/>
                  <w:color w:val="000000"/>
                </w:rPr>
              </w:ins>
            </m:ctrlPr>
          </m:fPr>
          <m:num>
            <m:func>
              <m:funcPr>
                <m:ctrlPr>
                  <w:ins w:id="1614" w:author="Fernandes, Richard (he, him, his | il, le, lui)" w:date="2026-05-19T13:20:00Z" w16du:dateUtc="2026-05-19T17:20:00Z">
                    <w:rPr>
                      <w:rFonts w:ascii="Cambria Math" w:hAnsi="Cambria Math"/>
                      <w:i/>
                      <w:color w:val="000000"/>
                    </w:rPr>
                  </w:ins>
                </m:ctrlPr>
              </m:funcPr>
              <m:fName>
                <m:limLow>
                  <m:limLowPr>
                    <m:ctrlPr>
                      <w:ins w:id="1615" w:author="Fernandes, Richard (he, him, his | il, le, lui)" w:date="2026-05-19T13:20:00Z" w16du:dateUtc="2026-05-19T17:20:00Z">
                        <w:rPr>
                          <w:rFonts w:ascii="Cambria Math" w:hAnsi="Cambria Math"/>
                          <w:i/>
                          <w:color w:val="000000"/>
                        </w:rPr>
                      </w:ins>
                    </m:ctrlPr>
                  </m:limLowPr>
                  <m:e>
                    <m:r>
                      <w:ins w:id="1616" w:author="Fernandes, Richard (he, him, his | il, le, lui)" w:date="2026-05-19T13:20:00Z" w16du:dateUtc="2026-05-19T17:20:00Z">
                        <m:rPr>
                          <m:sty m:val="p"/>
                        </m:rPr>
                        <w:rPr>
                          <w:rFonts w:ascii="Cambria Math" w:hAnsi="Cambria Math"/>
                          <w:color w:val="000000"/>
                        </w:rPr>
                        <m:t>max</m:t>
                      </w:ins>
                    </m:r>
                  </m:e>
                  <m:lim>
                    <m:r>
                      <w:ins w:id="1617" w:author="Fernandes, Richard (he, him, his | il, le, lui)" w:date="2026-05-19T13:20:00Z" w16du:dateUtc="2026-05-19T17:20:00Z">
                        <w:rPr>
                          <w:rFonts w:ascii="Cambria Math" w:hAnsi="Cambria Math"/>
                          <w:color w:val="000000"/>
                        </w:rPr>
                        <m:t>dϵT</m:t>
                      </w:ins>
                    </m:r>
                  </m:lim>
                </m:limLow>
              </m:fName>
              <m:e>
                <m:sSub>
                  <m:sSubPr>
                    <m:ctrlPr>
                      <w:ins w:id="1618" w:author="Fernandes, Richard (he, him, his | il, le, lui)" w:date="2026-05-19T13:20:00Z" w16du:dateUtc="2026-05-19T17:20:00Z">
                        <w:rPr>
                          <w:rFonts w:ascii="Cambria Math" w:hAnsi="Cambria Math"/>
                          <w:i/>
                          <w:color w:val="000000"/>
                        </w:rPr>
                      </w:ins>
                    </m:ctrlPr>
                  </m:sSubPr>
                  <m:e>
                    <m:acc>
                      <m:accPr>
                        <m:ctrlPr>
                          <w:ins w:id="1619" w:author="Fernandes, Richard (he, him, his | il, le, lui)" w:date="2026-05-19T13:20:00Z" w16du:dateUtc="2026-05-19T17:20:00Z">
                            <w:rPr>
                              <w:rFonts w:ascii="Cambria Math" w:hAnsi="Cambria Math"/>
                              <w:i/>
                              <w:color w:val="000000"/>
                            </w:rPr>
                          </w:ins>
                        </m:ctrlPr>
                      </m:accPr>
                      <m:e>
                        <m:r>
                          <w:ins w:id="1620" w:author="Fernandes, Richard (he, him, his | il, le, lui)" w:date="2026-05-19T13:20:00Z" w16du:dateUtc="2026-05-19T17:20:00Z">
                            <w:rPr>
                              <w:rFonts w:ascii="Cambria Math" w:hAnsi="Cambria Math"/>
                              <w:color w:val="000000"/>
                            </w:rPr>
                            <m:t>e</m:t>
                          </w:ins>
                        </m:r>
                      </m:e>
                    </m:acc>
                  </m:e>
                  <m:sub>
                    <m:r>
                      <w:ins w:id="1621" w:author="Fernandes, Richard (he, him, his | il, le, lui)" w:date="2026-05-19T13:20:00Z" w16du:dateUtc="2026-05-19T17:20:00Z">
                        <w:rPr>
                          <w:rFonts w:ascii="Cambria Math" w:hAnsi="Cambria Math"/>
                          <w:color w:val="000000"/>
                        </w:rPr>
                        <m:t>d</m:t>
                      </w:ins>
                    </m:r>
                  </m:sub>
                </m:sSub>
              </m:e>
            </m:func>
            <m:r>
              <w:ins w:id="1622" w:author="Fernandes, Richard (he, him, his | il, le, lui)" w:date="2026-05-19T13:20:00Z" w16du:dateUtc="2026-05-19T17:20:00Z">
                <w:rPr>
                  <w:rFonts w:ascii="Cambria Math" w:hAnsi="Cambria Math"/>
                  <w:color w:val="000000"/>
                </w:rPr>
                <m:t>-</m:t>
              </w:ins>
            </m:r>
            <m:func>
              <m:funcPr>
                <m:ctrlPr>
                  <w:ins w:id="1623" w:author="Fernandes, Richard (he, him, his | il, le, lui)" w:date="2026-05-19T13:20:00Z" w16du:dateUtc="2026-05-19T17:20:00Z">
                    <w:rPr>
                      <w:rFonts w:ascii="Cambria Math" w:hAnsi="Cambria Math"/>
                      <w:i/>
                      <w:color w:val="000000"/>
                    </w:rPr>
                  </w:ins>
                </m:ctrlPr>
              </m:funcPr>
              <m:fName>
                <m:limLow>
                  <m:limLowPr>
                    <m:ctrlPr>
                      <w:ins w:id="1624" w:author="Fernandes, Richard (he, him, his | il, le, lui)" w:date="2026-05-19T13:20:00Z" w16du:dateUtc="2026-05-19T17:20:00Z">
                        <w:rPr>
                          <w:rFonts w:ascii="Cambria Math" w:hAnsi="Cambria Math"/>
                          <w:i/>
                          <w:color w:val="000000"/>
                        </w:rPr>
                      </w:ins>
                    </m:ctrlPr>
                  </m:limLowPr>
                  <m:e>
                    <m:r>
                      <w:ins w:id="1625" w:author="Fernandes, Richard (he, him, his | il, le, lui)" w:date="2026-05-19T13:20:00Z" w16du:dateUtc="2026-05-19T17:20:00Z">
                        <m:rPr>
                          <m:sty m:val="p"/>
                        </m:rPr>
                        <w:rPr>
                          <w:rFonts w:ascii="Cambria Math" w:hAnsi="Cambria Math"/>
                          <w:color w:val="000000"/>
                        </w:rPr>
                        <m:t>min</m:t>
                      </w:ins>
                    </m:r>
                  </m:e>
                  <m:lim>
                    <m:r>
                      <w:ins w:id="1626" w:author="Fernandes, Richard (he, him, his | il, le, lui)" w:date="2026-05-19T13:20:00Z" w16du:dateUtc="2026-05-19T17:20:00Z">
                        <w:rPr>
                          <w:rFonts w:ascii="Cambria Math" w:hAnsi="Cambria Math"/>
                          <w:color w:val="000000"/>
                        </w:rPr>
                        <m:t>dϵT</m:t>
                      </w:ins>
                    </m:r>
                  </m:lim>
                </m:limLow>
              </m:fName>
              <m:e>
                <m:sSub>
                  <m:sSubPr>
                    <m:ctrlPr>
                      <w:ins w:id="1627" w:author="Fernandes, Richard (he, him, his | il, le, lui)" w:date="2026-05-19T13:20:00Z" w16du:dateUtc="2026-05-19T17:20:00Z">
                        <w:rPr>
                          <w:rFonts w:ascii="Cambria Math" w:hAnsi="Cambria Math"/>
                          <w:i/>
                          <w:color w:val="000000"/>
                        </w:rPr>
                      </w:ins>
                    </m:ctrlPr>
                  </m:sSubPr>
                  <m:e>
                    <m:acc>
                      <m:accPr>
                        <m:ctrlPr>
                          <w:ins w:id="1628" w:author="Fernandes, Richard (he, him, his | il, le, lui)" w:date="2026-05-19T13:20:00Z" w16du:dateUtc="2026-05-19T17:20:00Z">
                            <w:rPr>
                              <w:rFonts w:ascii="Cambria Math" w:hAnsi="Cambria Math"/>
                              <w:i/>
                              <w:color w:val="000000"/>
                            </w:rPr>
                          </w:ins>
                        </m:ctrlPr>
                      </m:accPr>
                      <m:e>
                        <m:r>
                          <w:ins w:id="1629" w:author="Fernandes, Richard (he, him, his | il, le, lui)" w:date="2026-05-19T13:20:00Z" w16du:dateUtc="2026-05-19T17:20:00Z">
                            <w:rPr>
                              <w:rFonts w:ascii="Cambria Math" w:hAnsi="Cambria Math"/>
                              <w:color w:val="000000"/>
                            </w:rPr>
                            <m:t>e</m:t>
                          </w:ins>
                        </m:r>
                      </m:e>
                    </m:acc>
                  </m:e>
                  <m:sub>
                    <m:r>
                      <w:ins w:id="1630" w:author="Fernandes, Richard (he, him, his | il, le, lui)" w:date="2026-05-19T13:20:00Z" w16du:dateUtc="2026-05-19T17:20:00Z">
                        <w:rPr>
                          <w:rFonts w:ascii="Cambria Math" w:hAnsi="Cambria Math"/>
                          <w:color w:val="000000"/>
                        </w:rPr>
                        <m:t>d</m:t>
                      </w:ins>
                    </m:r>
                  </m:sub>
                </m:sSub>
              </m:e>
            </m:func>
          </m:num>
          <m:den>
            <m:r>
              <w:ins w:id="1631" w:author="Fernandes, Richard (he, him, his | il, le, lui)" w:date="2026-05-19T13:20:00Z" w16du:dateUtc="2026-05-19T17:20:00Z">
                <w:rPr>
                  <w:rFonts w:ascii="Cambria Math" w:hAnsi="Cambria Math"/>
                  <w:color w:val="000000"/>
                </w:rPr>
                <m:t>4</m:t>
              </w:ins>
            </m:r>
          </m:den>
        </m:f>
      </m:oMath>
      <w:ins w:id="1632" w:author="Fernandes, Richard (he, him, his | il, le, lui)" w:date="2026-05-19T13:21:00Z" w16du:dateUtc="2026-05-19T17:21:00Z">
        <w:r w:rsidR="00084535">
          <w:rPr>
            <w:color w:val="000000"/>
          </w:rPr>
          <w:tab/>
        </w:r>
        <w:r w:rsidR="00084535">
          <w:rPr>
            <w:color w:val="000000"/>
          </w:rPr>
          <w:tab/>
        </w:r>
        <w:r w:rsidR="00084535">
          <w:rPr>
            <w:color w:val="000000"/>
          </w:rPr>
          <w:tab/>
        </w:r>
        <w:r w:rsidR="00084535">
          <w:rPr>
            <w:color w:val="000000"/>
          </w:rPr>
          <w:tab/>
        </w:r>
        <w:r w:rsidR="00084535">
          <w:rPr>
            <w:color w:val="000000"/>
          </w:rPr>
          <w:tab/>
        </w:r>
        <w:r w:rsidR="00084535">
          <w:rPr>
            <w:color w:val="000000"/>
          </w:rPr>
          <w:tab/>
        </w:r>
        <w:r w:rsidR="00084535">
          <w:rPr>
            <w:color w:val="000000"/>
          </w:rPr>
          <w:tab/>
        </w:r>
        <w:r w:rsidR="00084535">
          <w:rPr>
            <w:color w:val="000000"/>
          </w:rPr>
          <w:tab/>
        </w:r>
        <w:r w:rsidR="00084535">
          <w:rPr>
            <w:color w:val="000000"/>
          </w:rPr>
          <w:tab/>
        </w:r>
      </w:ins>
      <w:ins w:id="1633" w:author="Fernandes, Richard (he, him, his | il, le, lui)" w:date="2026-05-20T12:47:00Z" w16du:dateUtc="2026-05-20T16:47:00Z">
        <w:r w:rsidR="00FB48C2">
          <w:rPr>
            <w:color w:val="000000"/>
          </w:rPr>
          <w:tab/>
        </w:r>
      </w:ins>
      <w:ins w:id="1634" w:author="Fernandes, Richard (he, him, his | il, le, lui)" w:date="2026-05-19T13:21:00Z" w16du:dateUtc="2026-05-19T17:21:00Z">
        <w:r w:rsidR="00084535">
          <w:rPr>
            <w:color w:val="000000"/>
          </w:rPr>
          <w:t>(2)</w:t>
        </w:r>
      </w:ins>
    </w:p>
    <w:p w14:paraId="5117FB15" w14:textId="77777777" w:rsidR="00FB48C2" w:rsidRDefault="00FB48C2" w:rsidP="0055330B">
      <w:pPr>
        <w:spacing w:line="360" w:lineRule="auto"/>
        <w:rPr>
          <w:ins w:id="1635" w:author="Fernandes, Richard (he, him, his | il, le, lui)" w:date="2026-05-19T13:28:00Z" w16du:dateUtc="2026-05-19T17:28:00Z"/>
          <w:color w:val="000000"/>
        </w:rPr>
      </w:pPr>
    </w:p>
    <w:p w14:paraId="588D89FC" w14:textId="6BB1D13D" w:rsidR="00500D8A" w:rsidRDefault="00DF05F2" w:rsidP="00DF05F2">
      <w:pPr>
        <w:spacing w:line="360" w:lineRule="auto"/>
        <w:rPr>
          <w:ins w:id="1636" w:author="Fernandes, Richard (he, him, his | il, le, lui)" w:date="2026-05-19T13:29:00Z" w16du:dateUtc="2026-05-19T17:29:00Z"/>
          <w:color w:val="000000"/>
        </w:rPr>
      </w:pPr>
      <w:ins w:id="1637" w:author="Fernandes, Richard (he, him, his | il, le, lui)" w:date="2026-05-19T13:28:00Z" w16du:dateUtc="2026-05-19T17:28:00Z">
        <w:r>
          <w:rPr>
            <w:color w:val="000000"/>
          </w:rPr>
          <w:t xml:space="preserve">The </w:t>
        </w:r>
      </w:ins>
      <w:ins w:id="1638" w:author="Fernandes, Richard (he, him, his | il, le, lui)" w:date="2026-05-19T13:29:00Z" w16du:dateUtc="2026-05-19T17:29:00Z">
        <w:r w:rsidR="0072349F">
          <w:rPr>
            <w:color w:val="000000"/>
          </w:rPr>
          <w:t xml:space="preserve">standard error of </w:t>
        </w:r>
        <w:r w:rsidR="00500D8A">
          <w:rPr>
            <w:color w:val="000000"/>
          </w:rPr>
          <w:t>the product measurement</w:t>
        </w:r>
      </w:ins>
      <w:ins w:id="1639" w:author="Fernandes, Richard (he, him, his | il, le, lui)" w:date="2026-05-19T13:30:00Z" w16du:dateUtc="2026-05-19T17:30:00Z">
        <w:r w:rsidR="00500D8A">
          <w:rPr>
            <w:color w:val="000000"/>
          </w:rPr>
          <w:t xml:space="preserve">s </w:t>
        </w:r>
      </w:ins>
      <w:ins w:id="1640" w:author="Fernandes, Richard (he, him, his | il, le, lui)" w:date="2026-05-19T13:35:00Z" w16du:dateUtc="2026-05-19T17:35:00Z">
        <w:r w:rsidR="00EB6E22">
          <w:rPr>
            <w:color w:val="000000"/>
          </w:rPr>
          <w:t>on day d</w:t>
        </w:r>
      </w:ins>
      <w:ins w:id="1641" w:author="Fernandes, Richard (he, him, his | il, le, lui)" w:date="2026-05-19T13:29:00Z" w16du:dateUtc="2026-05-19T17:29:00Z">
        <w:r w:rsidR="00500D8A">
          <w:rPr>
            <w:color w:val="000000"/>
          </w:rPr>
          <w:t xml:space="preserve"> is estimated as</w:t>
        </w:r>
      </w:ins>
      <w:ins w:id="1642" w:author="Fernandes, Richard (he, him, his | il, le, lui)" w:date="2026-05-19T13:30:00Z" w16du:dateUtc="2026-05-19T17:30:00Z">
        <w:r w:rsidR="00500D8A">
          <w:rPr>
            <w:color w:val="000000"/>
          </w:rPr>
          <w:t xml:space="preserve"> </w:t>
        </w:r>
      </w:ins>
      <m:oMath>
        <m:sSub>
          <m:sSubPr>
            <m:ctrlPr>
              <w:ins w:id="1643" w:author="Fernandes, Richard (he, him, his | il, le, lui)" w:date="2026-05-19T13:35:00Z" w16du:dateUtc="2026-05-19T17:35:00Z">
                <w:rPr>
                  <w:rFonts w:ascii="Cambria Math" w:hAnsi="Cambria Math"/>
                  <w:i/>
                  <w:color w:val="000000"/>
                </w:rPr>
              </w:ins>
            </m:ctrlPr>
          </m:sSubPr>
          <m:e>
            <m:acc>
              <m:accPr>
                <m:ctrlPr>
                  <w:ins w:id="1644" w:author="Fernandes, Richard (he, him, his | il, le, lui)" w:date="2026-05-19T13:35:00Z" w16du:dateUtc="2026-05-19T17:35:00Z">
                    <w:rPr>
                      <w:rFonts w:ascii="Cambria Math" w:hAnsi="Cambria Math"/>
                      <w:i/>
                      <w:color w:val="000000"/>
                    </w:rPr>
                  </w:ins>
                </m:ctrlPr>
              </m:accPr>
              <m:e>
                <m:r>
                  <w:ins w:id="1645" w:author="Fernandes, Richard (he, him, his | il, le, lui)" w:date="2026-05-19T13:35:00Z" w16du:dateUtc="2026-05-19T17:35:00Z">
                    <w:rPr>
                      <w:rFonts w:ascii="Cambria Math" w:hAnsi="Cambria Math"/>
                      <w:color w:val="000000"/>
                    </w:rPr>
                    <m:t>s</m:t>
                  </w:ins>
                </m:r>
              </m:e>
            </m:acc>
          </m:e>
          <m:sub>
            <m:sSub>
              <m:sSubPr>
                <m:ctrlPr>
                  <w:ins w:id="1646" w:author="Fernandes, Richard (he, him, his | il, le, lui)" w:date="2026-05-19T13:35:00Z" w16du:dateUtc="2026-05-19T17:35:00Z">
                    <w:rPr>
                      <w:rFonts w:ascii="Cambria Math" w:hAnsi="Cambria Math"/>
                      <w:i/>
                      <w:color w:val="000000"/>
                    </w:rPr>
                  </w:ins>
                </m:ctrlPr>
              </m:sSubPr>
              <m:e>
                <m:acc>
                  <m:accPr>
                    <m:ctrlPr>
                      <w:ins w:id="1647" w:author="Fernandes, Richard (he, him, his | il, le, lui)" w:date="2026-05-19T13:35:00Z" w16du:dateUtc="2026-05-19T17:35:00Z">
                        <w:rPr>
                          <w:rFonts w:ascii="Cambria Math" w:hAnsi="Cambria Math"/>
                          <w:i/>
                          <w:color w:val="000000"/>
                        </w:rPr>
                      </w:ins>
                    </m:ctrlPr>
                  </m:accPr>
                  <m:e>
                    <m:r>
                      <w:ins w:id="1648" w:author="Fernandes, Richard (he, him, his | il, le, lui)" w:date="2026-05-19T13:35:00Z" w16du:dateUtc="2026-05-19T17:35:00Z">
                        <w:rPr>
                          <w:rFonts w:ascii="Cambria Math" w:hAnsi="Cambria Math"/>
                          <w:color w:val="000000"/>
                        </w:rPr>
                        <m:t>y</m:t>
                      </w:ins>
                    </m:r>
                  </m:e>
                </m:acc>
              </m:e>
              <m:sub>
                <m:r>
                  <w:ins w:id="1649" w:author="Fernandes, Richard (he, him, his | il, le, lui)" w:date="2026-05-19T13:35:00Z" w16du:dateUtc="2026-05-19T17:35:00Z">
                    <w:rPr>
                      <w:rFonts w:ascii="Cambria Math" w:hAnsi="Cambria Math"/>
                      <w:color w:val="000000"/>
                    </w:rPr>
                    <m:t>d</m:t>
                  </w:ins>
                </m:r>
              </m:sub>
            </m:sSub>
          </m:sub>
        </m:sSub>
      </m:oMath>
    </w:p>
    <w:p w14:paraId="65BD1AB5" w14:textId="77777777" w:rsidR="00500D8A" w:rsidRDefault="00500D8A" w:rsidP="00DF05F2">
      <w:pPr>
        <w:spacing w:line="360" w:lineRule="auto"/>
        <w:rPr>
          <w:ins w:id="1650" w:author="Fernandes, Richard (he, him, his | il, le, lui)" w:date="2026-05-19T13:29:00Z" w16du:dateUtc="2026-05-19T17:29:00Z"/>
          <w:color w:val="000000"/>
        </w:rPr>
      </w:pPr>
    </w:p>
    <w:p w14:paraId="4989790C" w14:textId="4FEF3860" w:rsidR="00500D8A" w:rsidRDefault="00DD64EF" w:rsidP="00500D8A">
      <w:pPr>
        <w:spacing w:line="360" w:lineRule="auto"/>
        <w:rPr>
          <w:ins w:id="1651" w:author="Fernandes, Richard (he, him, his | il, le, lui)" w:date="2026-05-19T13:29:00Z" w16du:dateUtc="2026-05-19T17:29:00Z"/>
          <w:color w:val="000000"/>
        </w:rPr>
      </w:pPr>
      <m:oMath>
        <m:sSub>
          <m:sSubPr>
            <m:ctrlPr>
              <w:ins w:id="1652" w:author="Fernandes, Richard (he, him, his | il, le, lui)" w:date="2026-05-19T13:34:00Z" w16du:dateUtc="2026-05-19T17:34:00Z">
                <w:rPr>
                  <w:rFonts w:ascii="Cambria Math" w:hAnsi="Cambria Math"/>
                  <w:i/>
                  <w:color w:val="000000"/>
                </w:rPr>
              </w:ins>
            </m:ctrlPr>
          </m:sSubPr>
          <m:e>
            <m:acc>
              <m:accPr>
                <m:ctrlPr>
                  <w:ins w:id="1653" w:author="Fernandes, Richard (he, him, his | il, le, lui)" w:date="2026-05-19T13:34:00Z" w16du:dateUtc="2026-05-19T17:34:00Z">
                    <w:rPr>
                      <w:rFonts w:ascii="Cambria Math" w:hAnsi="Cambria Math"/>
                      <w:i/>
                      <w:color w:val="000000"/>
                    </w:rPr>
                  </w:ins>
                </m:ctrlPr>
              </m:accPr>
              <m:e>
                <m:r>
                  <w:ins w:id="1654" w:author="Fernandes, Richard (he, him, his | il, le, lui)" w:date="2026-05-19T13:34:00Z" w16du:dateUtc="2026-05-19T17:34:00Z">
                    <w:rPr>
                      <w:rFonts w:ascii="Cambria Math" w:hAnsi="Cambria Math"/>
                      <w:color w:val="000000"/>
                    </w:rPr>
                    <m:t>s</m:t>
                  </w:ins>
                </m:r>
              </m:e>
            </m:acc>
          </m:e>
          <m:sub>
            <m:sSub>
              <m:sSubPr>
                <m:ctrlPr>
                  <w:ins w:id="1655" w:author="Fernandes, Richard (he, him, his | il, le, lui)" w:date="2026-05-19T13:34:00Z" w16du:dateUtc="2026-05-19T17:34:00Z">
                    <w:rPr>
                      <w:rFonts w:ascii="Cambria Math" w:hAnsi="Cambria Math"/>
                      <w:i/>
                      <w:color w:val="000000"/>
                    </w:rPr>
                  </w:ins>
                </m:ctrlPr>
              </m:sSubPr>
              <m:e>
                <m:acc>
                  <m:accPr>
                    <m:ctrlPr>
                      <w:ins w:id="1656" w:author="Fernandes, Richard (he, him, his | il, le, lui)" w:date="2026-05-19T13:34:00Z" w16du:dateUtc="2026-05-19T17:34:00Z">
                        <w:rPr>
                          <w:rFonts w:ascii="Cambria Math" w:hAnsi="Cambria Math"/>
                          <w:i/>
                          <w:color w:val="000000"/>
                        </w:rPr>
                      </w:ins>
                    </m:ctrlPr>
                  </m:accPr>
                  <m:e>
                    <m:r>
                      <w:ins w:id="1657" w:author="Fernandes, Richard (he, him, his | il, le, lui)" w:date="2026-05-19T13:34:00Z" w16du:dateUtc="2026-05-19T17:34:00Z">
                        <w:rPr>
                          <w:rFonts w:ascii="Cambria Math" w:hAnsi="Cambria Math"/>
                          <w:color w:val="000000"/>
                        </w:rPr>
                        <m:t>y</m:t>
                      </w:ins>
                    </m:r>
                  </m:e>
                </m:acc>
              </m:e>
              <m:sub>
                <m:r>
                  <w:ins w:id="1658" w:author="Fernandes, Richard (he, him, his | il, le, lui)" w:date="2026-05-19T13:34:00Z" w16du:dateUtc="2026-05-19T17:34:00Z">
                    <w:rPr>
                      <w:rFonts w:ascii="Cambria Math" w:hAnsi="Cambria Math"/>
                      <w:color w:val="000000"/>
                    </w:rPr>
                    <m:t>d</m:t>
                  </w:ins>
                </m:r>
              </m:sub>
            </m:sSub>
          </m:sub>
        </m:sSub>
        <m:r>
          <w:ins w:id="1659" w:author="Fernandes, Richard (he, him, his | il, le, lui)" w:date="2026-05-19T13:29:00Z" w16du:dateUtc="2026-05-19T17:29:00Z">
            <w:rPr>
              <w:rFonts w:ascii="Cambria Math" w:hAnsi="Cambria Math"/>
              <w:color w:val="000000"/>
            </w:rPr>
            <m:t>=</m:t>
          </w:ins>
        </m:r>
        <m:rad>
          <m:radPr>
            <m:degHide m:val="1"/>
            <m:ctrlPr>
              <w:ins w:id="1660" w:author="Fernandes, Richard (he, him, his | il, le, lui)" w:date="2026-05-19T13:34:00Z" w16du:dateUtc="2026-05-19T17:34:00Z">
                <w:rPr>
                  <w:rFonts w:ascii="Cambria Math" w:hAnsi="Cambria Math"/>
                  <w:i/>
                  <w:color w:val="000000"/>
                </w:rPr>
              </w:ins>
            </m:ctrlPr>
          </m:radPr>
          <m:deg/>
          <m:e>
            <m:f>
              <m:fPr>
                <m:ctrlPr>
                  <w:ins w:id="1661" w:author="Fernandes, Richard (he, him, his | il, le, lui)" w:date="2026-05-19T13:34:00Z" w16du:dateUtc="2026-05-19T17:34:00Z">
                    <w:rPr>
                      <w:rFonts w:ascii="Cambria Math" w:hAnsi="Cambria Math"/>
                      <w:i/>
                      <w:color w:val="000000"/>
                    </w:rPr>
                  </w:ins>
                </m:ctrlPr>
              </m:fPr>
              <m:num>
                <m:sSubSup>
                  <m:sSubSupPr>
                    <m:ctrlPr>
                      <w:ins w:id="1662" w:author="Fernandes, Richard (he, him, his | il, le, lui)" w:date="2026-05-19T13:34:00Z" w16du:dateUtc="2026-05-19T17:34:00Z">
                        <w:rPr>
                          <w:rFonts w:ascii="Cambria Math" w:hAnsi="Cambria Math"/>
                          <w:i/>
                          <w:color w:val="000000"/>
                        </w:rPr>
                      </w:ins>
                    </m:ctrlPr>
                  </m:sSubSupPr>
                  <m:e>
                    <m:bar>
                      <m:barPr>
                        <m:pos m:val="top"/>
                        <m:ctrlPr>
                          <w:ins w:id="1663" w:author="Fernandes, Richard (he, him, his | il, le, lui)" w:date="2026-05-19T13:34:00Z" w16du:dateUtc="2026-05-19T17:34:00Z">
                            <w:rPr>
                              <w:rFonts w:ascii="Cambria Math" w:hAnsi="Cambria Math"/>
                              <w:i/>
                              <w:color w:val="000000"/>
                            </w:rPr>
                          </w:ins>
                        </m:ctrlPr>
                      </m:barPr>
                      <m:e>
                        <m:acc>
                          <m:accPr>
                            <m:ctrlPr>
                              <w:ins w:id="1664" w:author="Fernandes, Richard (he, him, his | il, le, lui)" w:date="2026-05-19T13:34:00Z" w16du:dateUtc="2026-05-19T17:34:00Z">
                                <w:rPr>
                                  <w:rFonts w:ascii="Cambria Math" w:hAnsi="Cambria Math"/>
                                  <w:i/>
                                  <w:color w:val="000000"/>
                                </w:rPr>
                              </w:ins>
                            </m:ctrlPr>
                          </m:accPr>
                          <m:e>
                            <m:r>
                              <w:ins w:id="1665" w:author="Fernandes, Richard (he, him, his | il, le, lui)" w:date="2026-05-19T13:34:00Z" w16du:dateUtc="2026-05-19T17:34:00Z">
                                <w:rPr>
                                  <w:rFonts w:ascii="Cambria Math" w:hAnsi="Cambria Math"/>
                                  <w:color w:val="000000"/>
                                </w:rPr>
                                <m:t>σ</m:t>
                              </w:ins>
                            </m:r>
                          </m:e>
                        </m:acc>
                      </m:e>
                    </m:bar>
                  </m:e>
                  <m:sub>
                    <m:sSub>
                      <m:sSubPr>
                        <m:ctrlPr>
                          <w:ins w:id="1666" w:author="Fernandes, Richard (he, him, his | il, le, lui)" w:date="2026-05-19T13:34:00Z" w16du:dateUtc="2026-05-19T17:34:00Z">
                            <w:rPr>
                              <w:rFonts w:ascii="Cambria Math" w:hAnsi="Cambria Math"/>
                              <w:i/>
                              <w:color w:val="000000"/>
                            </w:rPr>
                          </w:ins>
                        </m:ctrlPr>
                      </m:sSubPr>
                      <m:e>
                        <m:acc>
                          <m:accPr>
                            <m:ctrlPr>
                              <w:ins w:id="1667" w:author="Fernandes, Richard (he, him, his | il, le, lui)" w:date="2026-05-19T13:34:00Z" w16du:dateUtc="2026-05-19T17:34:00Z">
                                <w:rPr>
                                  <w:rFonts w:ascii="Cambria Math" w:hAnsi="Cambria Math"/>
                                  <w:i/>
                                  <w:color w:val="000000"/>
                                </w:rPr>
                              </w:ins>
                            </m:ctrlPr>
                          </m:accPr>
                          <m:e>
                            <m:r>
                              <w:ins w:id="1668" w:author="Fernandes, Richard (he, him, his | il, le, lui)" w:date="2026-05-19T13:34:00Z" w16du:dateUtc="2026-05-19T17:34:00Z">
                                <w:rPr>
                                  <w:rFonts w:ascii="Cambria Math" w:hAnsi="Cambria Math"/>
                                  <w:color w:val="000000"/>
                                </w:rPr>
                                <m:t>y</m:t>
                              </w:ins>
                            </m:r>
                          </m:e>
                        </m:acc>
                      </m:e>
                      <m:sub>
                        <m:r>
                          <w:ins w:id="1669" w:author="Fernandes, Richard (he, him, his | il, le, lui)" w:date="2026-05-19T13:34:00Z" w16du:dateUtc="2026-05-19T17:34:00Z">
                            <w:rPr>
                              <w:rFonts w:ascii="Cambria Math" w:hAnsi="Cambria Math"/>
                              <w:color w:val="000000"/>
                            </w:rPr>
                            <m:t>d</m:t>
                          </w:ins>
                        </m:r>
                      </m:sub>
                    </m:sSub>
                  </m:sub>
                  <m:sup>
                    <m:r>
                      <w:ins w:id="1670" w:author="Fernandes, Richard (he, him, his | il, le, lui)" w:date="2026-05-19T13:34:00Z" w16du:dateUtc="2026-05-19T17:34:00Z">
                        <w:rPr>
                          <w:rFonts w:ascii="Cambria Math" w:hAnsi="Cambria Math"/>
                          <w:color w:val="000000"/>
                        </w:rPr>
                        <m:t>2</m:t>
                      </w:ins>
                    </m:r>
                  </m:sup>
                </m:sSubSup>
              </m:num>
              <m:den>
                <m:sSub>
                  <m:sSubPr>
                    <m:ctrlPr>
                      <w:ins w:id="1671" w:author="Fernandes, Richard (he, him, his | il, le, lui)" w:date="2026-05-19T13:34:00Z" w16du:dateUtc="2026-05-19T17:34:00Z">
                        <w:rPr>
                          <w:rFonts w:ascii="Cambria Math" w:hAnsi="Cambria Math"/>
                          <w:i/>
                          <w:color w:val="000000"/>
                        </w:rPr>
                      </w:ins>
                    </m:ctrlPr>
                  </m:sSubPr>
                  <m:e>
                    <m:r>
                      <w:ins w:id="1672" w:author="Fernandes, Richard (he, him, his | il, le, lui)" w:date="2026-05-19T13:34:00Z" w16du:dateUtc="2026-05-19T17:34:00Z">
                        <w:rPr>
                          <w:rFonts w:ascii="Cambria Math" w:hAnsi="Cambria Math"/>
                          <w:color w:val="000000"/>
                        </w:rPr>
                        <m:t>N</m:t>
                      </w:ins>
                    </m:r>
                  </m:e>
                  <m:sub>
                    <m:r>
                      <w:ins w:id="1673" w:author="Fernandes, Richard (he, him, his | il, le, lui)" w:date="2026-05-19T13:34:00Z" w16du:dateUtc="2026-05-19T17:34:00Z">
                        <w:rPr>
                          <w:rFonts w:ascii="Cambria Math" w:hAnsi="Cambria Math"/>
                          <w:color w:val="000000"/>
                        </w:rPr>
                        <m:t>d</m:t>
                      </w:ins>
                    </m:r>
                  </m:sub>
                </m:sSub>
              </m:den>
            </m:f>
          </m:e>
        </m:rad>
      </m:oMath>
      <w:ins w:id="1674" w:author="Fernandes, Richard (he, him, his | il, le, lui)" w:date="2026-05-19T13:37:00Z" w16du:dateUtc="2026-05-19T17:37:00Z">
        <w:r w:rsidR="004C0537">
          <w:rPr>
            <w:color w:val="000000"/>
          </w:rPr>
          <w:tab/>
        </w:r>
        <w:r w:rsidR="004C0537">
          <w:rPr>
            <w:color w:val="000000"/>
          </w:rPr>
          <w:tab/>
        </w:r>
        <w:r w:rsidR="004C0537">
          <w:rPr>
            <w:color w:val="000000"/>
          </w:rPr>
          <w:tab/>
        </w:r>
        <w:r w:rsidR="004C0537">
          <w:rPr>
            <w:color w:val="000000"/>
          </w:rPr>
          <w:tab/>
        </w:r>
        <w:r w:rsidR="004C0537">
          <w:rPr>
            <w:color w:val="000000"/>
          </w:rPr>
          <w:tab/>
        </w:r>
        <w:r w:rsidR="004C0537">
          <w:rPr>
            <w:color w:val="000000"/>
          </w:rPr>
          <w:tab/>
        </w:r>
        <w:r w:rsidR="004C0537">
          <w:rPr>
            <w:color w:val="000000"/>
          </w:rPr>
          <w:tab/>
        </w:r>
        <w:r w:rsidR="004C0537">
          <w:rPr>
            <w:color w:val="000000"/>
          </w:rPr>
          <w:tab/>
        </w:r>
      </w:ins>
      <w:ins w:id="1675" w:author="Fernandes, Richard (he, him, his | il, le, lui)" w:date="2026-05-19T15:42:00Z" w16du:dateUtc="2026-05-19T19:42:00Z">
        <w:r w:rsidR="00E4144C">
          <w:rPr>
            <w:color w:val="000000"/>
          </w:rPr>
          <w:tab/>
        </w:r>
        <w:r w:rsidR="00E4144C">
          <w:rPr>
            <w:color w:val="000000"/>
          </w:rPr>
          <w:tab/>
        </w:r>
      </w:ins>
      <w:ins w:id="1676" w:author="Fernandes, Richard (he, him, his | il, le, lui)" w:date="2026-05-19T13:37:00Z" w16du:dateUtc="2026-05-19T17:37:00Z">
        <w:r w:rsidR="004C0537">
          <w:rPr>
            <w:color w:val="000000"/>
          </w:rPr>
          <w:tab/>
          <w:t>(3)</w:t>
        </w:r>
      </w:ins>
    </w:p>
    <w:p w14:paraId="36D78DDF" w14:textId="7B40F902" w:rsidR="004C0537" w:rsidRDefault="007B0259" w:rsidP="004C0537">
      <w:pPr>
        <w:spacing w:line="360" w:lineRule="auto"/>
        <w:rPr>
          <w:ins w:id="1677" w:author="Fernandes, Richard (he, him, his | il, le, lui)" w:date="2026-05-19T13:37:00Z" w16du:dateUtc="2026-05-19T17:37:00Z"/>
        </w:rPr>
      </w:pPr>
      <w:ins w:id="1678" w:author="Fernandes, Richard (he, him, his | il, le, lui)" w:date="2026-05-19T13:30:00Z" w16du:dateUtc="2026-05-19T17:30:00Z">
        <w:r>
          <w:rPr>
            <w:color w:val="000000"/>
          </w:rPr>
          <w:t xml:space="preserve"> Where  </w:t>
        </w:r>
      </w:ins>
      <m:oMath>
        <m:sSub>
          <m:sSubPr>
            <m:ctrlPr>
              <w:ins w:id="1679" w:author="Fernandes, Richard (he, him, his | il, le, lui)" w:date="2026-05-19T13:30:00Z" w16du:dateUtc="2026-05-19T17:30:00Z">
                <w:rPr>
                  <w:rFonts w:ascii="Cambria Math" w:hAnsi="Cambria Math"/>
                  <w:i/>
                  <w:color w:val="000000"/>
                </w:rPr>
              </w:ins>
            </m:ctrlPr>
          </m:sSubPr>
          <m:e>
            <m:bar>
              <m:barPr>
                <m:pos m:val="top"/>
                <m:ctrlPr>
                  <w:ins w:id="1680" w:author="Fernandes, Richard (he, him, his | il, le, lui)" w:date="2026-05-19T13:31:00Z" w16du:dateUtc="2026-05-19T17:31:00Z">
                    <w:rPr>
                      <w:rFonts w:ascii="Cambria Math" w:hAnsi="Cambria Math"/>
                      <w:i/>
                      <w:color w:val="000000"/>
                    </w:rPr>
                  </w:ins>
                </m:ctrlPr>
              </m:barPr>
              <m:e>
                <m:acc>
                  <m:accPr>
                    <m:ctrlPr>
                      <w:ins w:id="1681" w:author="Fernandes, Richard (he, him, his | il, le, lui)" w:date="2026-05-19T13:31:00Z" w16du:dateUtc="2026-05-19T17:31:00Z">
                        <w:rPr>
                          <w:rFonts w:ascii="Cambria Math" w:hAnsi="Cambria Math"/>
                          <w:i/>
                          <w:color w:val="000000"/>
                        </w:rPr>
                      </w:ins>
                    </m:ctrlPr>
                  </m:accPr>
                  <m:e>
                    <m:r>
                      <w:ins w:id="1682" w:author="Fernandes, Richard (he, him, his | il, le, lui)" w:date="2026-05-19T13:31:00Z" w16du:dateUtc="2026-05-19T17:31:00Z">
                        <w:rPr>
                          <w:rFonts w:ascii="Cambria Math" w:hAnsi="Cambria Math"/>
                          <w:color w:val="000000"/>
                        </w:rPr>
                        <m:t>σ</m:t>
                      </w:ins>
                    </m:r>
                  </m:e>
                </m:acc>
              </m:e>
            </m:bar>
          </m:e>
          <m:sub>
            <m:sSub>
              <m:sSubPr>
                <m:ctrlPr>
                  <w:ins w:id="1683" w:author="Fernandes, Richard (he, him, his | il, le, lui)" w:date="2026-05-19T13:30:00Z" w16du:dateUtc="2026-05-19T17:30:00Z">
                    <w:rPr>
                      <w:rFonts w:ascii="Cambria Math" w:hAnsi="Cambria Math"/>
                      <w:i/>
                      <w:color w:val="000000"/>
                    </w:rPr>
                  </w:ins>
                </m:ctrlPr>
              </m:sSubPr>
              <m:e>
                <m:acc>
                  <m:accPr>
                    <m:ctrlPr>
                      <w:ins w:id="1684" w:author="Fernandes, Richard (he, him, his | il, le, lui)" w:date="2026-05-19T13:30:00Z" w16du:dateUtc="2026-05-19T17:30:00Z">
                        <w:rPr>
                          <w:rFonts w:ascii="Cambria Math" w:hAnsi="Cambria Math"/>
                          <w:i/>
                          <w:color w:val="000000"/>
                        </w:rPr>
                      </w:ins>
                    </m:ctrlPr>
                  </m:accPr>
                  <m:e>
                    <m:r>
                      <w:ins w:id="1685" w:author="Fernandes, Richard (he, him, his | il, le, lui)" w:date="2026-05-19T13:30:00Z" w16du:dateUtc="2026-05-19T17:30:00Z">
                        <w:rPr>
                          <w:rFonts w:ascii="Cambria Math" w:hAnsi="Cambria Math"/>
                          <w:color w:val="000000"/>
                        </w:rPr>
                        <m:t>y</m:t>
                      </w:ins>
                    </m:r>
                  </m:e>
                </m:acc>
              </m:e>
              <m:sub>
                <m:r>
                  <w:ins w:id="1686" w:author="Fernandes, Richard (he, him, his | il, le, lui)" w:date="2026-05-19T13:30:00Z" w16du:dateUtc="2026-05-19T17:30:00Z">
                    <w:rPr>
                      <w:rFonts w:ascii="Cambria Math" w:hAnsi="Cambria Math"/>
                      <w:color w:val="000000"/>
                    </w:rPr>
                    <m:t>d</m:t>
                  </w:ins>
                </m:r>
              </m:sub>
            </m:sSub>
          </m:sub>
        </m:sSub>
      </m:oMath>
      <w:ins w:id="1687" w:author="Fernandes, Richard (he, him, his | il, le, lui)" w:date="2026-05-19T13:30:00Z" w16du:dateUtc="2026-05-19T17:30:00Z">
        <w:r>
          <w:rPr>
            <w:color w:val="000000"/>
          </w:rPr>
          <w:t xml:space="preserve"> is the average </w:t>
        </w:r>
        <w:r w:rsidR="004738D0">
          <w:rPr>
            <w:color w:val="000000"/>
          </w:rPr>
          <w:t>of the</w:t>
        </w:r>
      </w:ins>
      <w:ins w:id="1688" w:author="Fernandes, Richard (he, him, his | il, le, lui)" w:date="2026-05-19T13:31:00Z" w16du:dateUtc="2026-05-19T17:31:00Z">
        <w:r w:rsidR="004738D0">
          <w:rPr>
            <w:color w:val="000000"/>
          </w:rPr>
          <w:t xml:space="preserve"> estimated</w:t>
        </w:r>
      </w:ins>
      <w:ins w:id="1689" w:author="Fernandes, Richard (he, him, his | il, le, lui)" w:date="2026-05-19T13:30:00Z" w16du:dateUtc="2026-05-19T17:30:00Z">
        <w:r w:rsidR="004738D0">
          <w:rPr>
            <w:color w:val="000000"/>
          </w:rPr>
          <w:t xml:space="preserve"> </w:t>
        </w:r>
        <w:r>
          <w:rPr>
            <w:color w:val="000000"/>
          </w:rPr>
          <w:t xml:space="preserve"> </w:t>
        </w:r>
      </w:ins>
      <w:ins w:id="1690" w:author="Fernandes, Richard (he, him, his | il, le, lui)" w:date="2026-05-19T13:28:00Z" w16du:dateUtc="2026-05-19T17:28:00Z">
        <w:r w:rsidR="00DF05F2">
          <w:rPr>
            <w:color w:val="000000"/>
          </w:rPr>
          <w:t xml:space="preserve">standard uncertainty </w:t>
        </w:r>
      </w:ins>
      <w:ins w:id="1691" w:author="Fernandes, Richard (he, him, his | il, le, lui)" w:date="2026-05-19T13:31:00Z" w16du:dateUtc="2026-05-19T17:31:00Z">
        <w:r w:rsidR="004738D0">
          <w:rPr>
            <w:color w:val="000000"/>
          </w:rPr>
          <w:t xml:space="preserve">provided with </w:t>
        </w:r>
      </w:ins>
      <w:ins w:id="1692" w:author="Fernandes, Richard (he, him, his | il, le, lui)" w:date="2026-05-19T13:32:00Z" w16du:dateUtc="2026-05-19T17:32:00Z">
        <w:r w:rsidR="004738D0">
          <w:rPr>
            <w:color w:val="000000"/>
          </w:rPr>
          <w:t xml:space="preserve">the </w:t>
        </w:r>
      </w:ins>
      <m:oMath>
        <m:sSub>
          <m:sSubPr>
            <m:ctrlPr>
              <w:ins w:id="1693" w:author="Fernandes, Richard (he, him, his | il, le, lui)" w:date="2026-05-19T13:32:00Z" w16du:dateUtc="2026-05-19T17:32:00Z">
                <w:rPr>
                  <w:rFonts w:ascii="Cambria Math" w:hAnsi="Cambria Math"/>
                  <w:i/>
                  <w:color w:val="000000"/>
                </w:rPr>
              </w:ins>
            </m:ctrlPr>
          </m:sSubPr>
          <m:e>
            <m:r>
              <w:ins w:id="1694" w:author="Fernandes, Richard (he, him, his | il, le, lui)" w:date="2026-05-19T13:32:00Z" w16du:dateUtc="2026-05-19T17:32:00Z">
                <w:rPr>
                  <w:rFonts w:ascii="Cambria Math" w:hAnsi="Cambria Math"/>
                  <w:color w:val="000000"/>
                </w:rPr>
                <m:t>N</m:t>
              </w:ins>
            </m:r>
          </m:e>
          <m:sub>
            <m:r>
              <w:ins w:id="1695" w:author="Fernandes, Richard (he, him, his | il, le, lui)" w:date="2026-05-19T13:32:00Z" w16du:dateUtc="2026-05-19T17:32:00Z">
                <w:rPr>
                  <w:rFonts w:ascii="Cambria Math" w:hAnsi="Cambria Math"/>
                  <w:color w:val="000000"/>
                </w:rPr>
                <m:t>d</m:t>
              </w:ins>
            </m:r>
          </m:sub>
        </m:sSub>
      </m:oMath>
      <w:ins w:id="1696" w:author="Fernandes, Richard (he, him, his | il, le, lui)" w:date="2026-05-19T13:31:00Z" w16du:dateUtc="2026-05-19T17:31:00Z">
        <w:r w:rsidR="004738D0">
          <w:rPr>
            <w:color w:val="000000"/>
          </w:rPr>
          <w:t xml:space="preserve">product measurements </w:t>
        </w:r>
      </w:ins>
      <w:ins w:id="1697" w:author="Fernandes, Richard (he, him, his | il, le, lui)" w:date="2026-05-19T13:32:00Z" w16du:dateUtc="2026-05-19T17:32:00Z">
        <w:r w:rsidR="004738D0">
          <w:rPr>
            <w:color w:val="000000"/>
          </w:rPr>
          <w:t>on day d.</w:t>
        </w:r>
      </w:ins>
      <w:ins w:id="1698" w:author="Fernandes, Richard (he, him, his | il, le, lui)" w:date="2026-05-19T13:37:00Z" w16du:dateUtc="2026-05-19T17:37:00Z">
        <w:r w:rsidR="004C0537">
          <w:rPr>
            <w:color w:val="000000"/>
          </w:rPr>
          <w:t xml:space="preserve">  </w:t>
        </w:r>
        <w:r w:rsidR="004C0537">
          <w:t xml:space="preserve">The use of the median observed difference for a given date  to estimate </w:t>
        </w:r>
      </w:ins>
      <m:oMath>
        <m:sSub>
          <m:sSubPr>
            <m:ctrlPr>
              <w:ins w:id="1699" w:author="Fernandes, Richard (he, him, his | il, le, lui)" w:date="2026-05-19T13:37:00Z" w16du:dateUtc="2026-05-19T17:37:00Z">
                <w:rPr>
                  <w:rFonts w:ascii="Cambria Math" w:hAnsi="Cambria Math"/>
                  <w:i/>
                  <w:color w:val="000000"/>
                </w:rPr>
              </w:ins>
            </m:ctrlPr>
          </m:sSubPr>
          <m:e>
            <m:acc>
              <m:accPr>
                <m:ctrlPr>
                  <w:ins w:id="1700" w:author="Fernandes, Richard (he, him, his | il, le, lui)" w:date="2026-05-19T13:37:00Z" w16du:dateUtc="2026-05-19T17:37:00Z">
                    <w:rPr>
                      <w:rFonts w:ascii="Cambria Math" w:hAnsi="Cambria Math"/>
                      <w:i/>
                      <w:color w:val="000000"/>
                    </w:rPr>
                  </w:ins>
                </m:ctrlPr>
              </m:accPr>
              <m:e>
                <m:r>
                  <w:ins w:id="1701" w:author="Fernandes, Richard (he, him, his | il, le, lui)" w:date="2026-05-19T13:37:00Z" w16du:dateUtc="2026-05-19T17:37:00Z">
                    <w:rPr>
                      <w:rFonts w:ascii="Cambria Math" w:hAnsi="Cambria Math"/>
                      <w:color w:val="000000"/>
                    </w:rPr>
                    <m:t>e</m:t>
                  </w:ins>
                </m:r>
              </m:e>
            </m:acc>
          </m:e>
          <m:sub>
            <m:r>
              <w:ins w:id="1702" w:author="Fernandes, Richard (he, him, his | il, le, lui)" w:date="2026-05-19T13:37:00Z" w16du:dateUtc="2026-05-19T17:37:00Z">
                <w:rPr>
                  <w:rFonts w:ascii="Cambria Math" w:hAnsi="Cambria Math"/>
                  <w:color w:val="000000"/>
                </w:rPr>
                <m:t>j</m:t>
              </w:ins>
            </m:r>
          </m:sub>
        </m:sSub>
        <m:r>
          <w:ins w:id="1703" w:author="Fernandes, Richard (he, him, his | il, le, lui)" w:date="2026-05-19T13:37:00Z" w16du:dateUtc="2026-05-19T17:37:00Z">
            <w:rPr>
              <w:rFonts w:ascii="Cambria Math" w:hAnsi="Cambria Math"/>
              <w:color w:val="000000"/>
            </w:rPr>
            <m:t xml:space="preserve"> </m:t>
          </w:ins>
        </m:r>
      </m:oMath>
      <w:ins w:id="1704" w:author="Fernandes, Richard (he, him, his | il, le, lui)" w:date="2026-05-19T13:37:00Z" w16du:dateUtc="2026-05-19T17:37:00Z">
        <w:r w:rsidR="004C0537">
          <w:t xml:space="preserve">complicates the estimate of the associated product measurement </w:t>
        </w:r>
      </w:ins>
      <m:oMath>
        <m:sSub>
          <m:sSubPr>
            <m:ctrlPr>
              <w:ins w:id="1705" w:author="Fernandes, Richard (he, him, his | il, le, lui)" w:date="2026-05-19T13:37:00Z" w16du:dateUtc="2026-05-19T17:37:00Z">
                <w:rPr>
                  <w:rFonts w:ascii="Cambria Math" w:hAnsi="Cambria Math"/>
                  <w:i/>
                  <w:color w:val="000000"/>
                </w:rPr>
              </w:ins>
            </m:ctrlPr>
          </m:sSubPr>
          <m:e>
            <m:acc>
              <m:accPr>
                <m:ctrlPr>
                  <w:ins w:id="1706" w:author="Fernandes, Richard (he, him, his | il, le, lui)" w:date="2026-05-19T13:37:00Z" w16du:dateUtc="2026-05-19T17:37:00Z">
                    <w:rPr>
                      <w:rFonts w:ascii="Cambria Math" w:hAnsi="Cambria Math"/>
                      <w:i/>
                      <w:color w:val="000000"/>
                    </w:rPr>
                  </w:ins>
                </m:ctrlPr>
              </m:accPr>
              <m:e>
                <m:r>
                  <w:ins w:id="1707" w:author="Fernandes, Richard (he, him, his | il, le, lui)" w:date="2026-05-19T13:37:00Z" w16du:dateUtc="2026-05-19T17:37:00Z">
                    <w:rPr>
                      <w:rFonts w:ascii="Cambria Math" w:hAnsi="Cambria Math"/>
                      <w:color w:val="000000"/>
                    </w:rPr>
                    <m:t>y</m:t>
                  </w:ins>
                </m:r>
              </m:e>
            </m:acc>
          </m:e>
          <m:sub>
            <m:r>
              <w:ins w:id="1708" w:author="Fernandes, Richard (he, him, his | il, le, lui)" w:date="2026-05-19T13:37:00Z" w16du:dateUtc="2026-05-19T17:37:00Z">
                <w:rPr>
                  <w:rFonts w:ascii="Cambria Math" w:hAnsi="Cambria Math"/>
                  <w:color w:val="000000"/>
                </w:rPr>
                <m:t>j</m:t>
              </w:ins>
            </m:r>
          </m:sub>
        </m:sSub>
      </m:oMath>
      <w:ins w:id="1709" w:author="Fernandes, Richard (he, him, his | il, le, lui)" w:date="2026-05-19T13:37:00Z" w16du:dateUtc="2026-05-19T17:37:00Z">
        <w:r w:rsidR="004C0537">
          <w:t xml:space="preserve"> as it does not correspond to the same result as the difference between the median product measurement and the median </w:t>
        </w:r>
        <w:r w:rsidR="004C0537">
          <w:lastRenderedPageBreak/>
          <w:t>reference measurement unless the distribution of both measurements are symmetric (Lehmann and Casella, 1998).  Here we assume symmetry and associate the median product measurement with the estimate error.</w:t>
        </w:r>
      </w:ins>
    </w:p>
    <w:p w14:paraId="3BE345BA" w14:textId="77777777" w:rsidR="00EA2E5F" w:rsidRDefault="00EA2E5F" w:rsidP="0055330B">
      <w:pPr>
        <w:spacing w:line="360" w:lineRule="auto"/>
        <w:rPr>
          <w:ins w:id="1710" w:author="Fernandes, Richard (he, him, his | il, le, lui)" w:date="2026-05-14T11:27:00Z" w16du:dateUtc="2026-05-14T15:27:00Z"/>
        </w:rPr>
      </w:pPr>
    </w:p>
    <w:p w14:paraId="15054105" w14:textId="75F825BA" w:rsidR="007D2658" w:rsidRDefault="00D92CB3" w:rsidP="0055330B">
      <w:pPr>
        <w:spacing w:line="360" w:lineRule="auto"/>
        <w:rPr>
          <w:ins w:id="1711" w:author="Fernandes, Richard (he, him, his | il, le, lui)" w:date="2026-05-14T13:22:00Z" w16du:dateUtc="2026-05-14T17:22:00Z"/>
        </w:rPr>
      </w:pPr>
      <w:ins w:id="1712" w:author="Fernandes, Richard (he, him, his | il, le, lui)" w:date="2026-05-15T12:57:00Z" w16du:dateUtc="2026-05-15T16:57:00Z">
        <w:r>
          <w:t>The</w:t>
        </w:r>
      </w:ins>
      <w:ins w:id="1713" w:author="Fernandes, Richard (he, him, his | il, le, lui)" w:date="2026-05-14T10:51:00Z" w16du:dateUtc="2026-05-14T14:51:00Z">
        <w:r w:rsidR="00E44DC2">
          <w:t xml:space="preserve"> </w:t>
        </w:r>
      </w:ins>
      <w:ins w:id="1714" w:author="Fernandes, Richard (he, him, his | il, le, lui)" w:date="2026-05-14T10:55:00Z" w16du:dateUtc="2026-05-14T14:55:00Z">
        <w:r w:rsidR="004B3BD7">
          <w:t>standard uncer</w:t>
        </w:r>
      </w:ins>
      <w:ins w:id="1715" w:author="Fernandes, Richard (he, him, his | il, le, lui)" w:date="2026-05-15T12:57:00Z" w16du:dateUtc="2026-05-15T16:57:00Z">
        <w:r>
          <w:t>t</w:t>
        </w:r>
      </w:ins>
      <w:ins w:id="1716" w:author="Fernandes, Richard (he, him, his | il, le, lui)" w:date="2026-05-14T10:55:00Z" w16du:dateUtc="2026-05-14T14:55:00Z">
        <w:r w:rsidR="004B3BD7">
          <w:t>ainty</w:t>
        </w:r>
      </w:ins>
      <w:ins w:id="1717" w:author="Fernandes, Richard (he, him, his | il, le, lui)" w:date="2026-05-14T10:51:00Z" w16du:dateUtc="2026-05-14T14:51:00Z">
        <w:r w:rsidR="00E44DC2">
          <w:t xml:space="preserve"> for </w:t>
        </w:r>
      </w:ins>
      <w:ins w:id="1718" w:author="Fernandes, Richard (he, him, his | il, le, lui)" w:date="2026-05-15T12:57:00Z" w16du:dateUtc="2026-05-15T16:57:00Z">
        <w:r w:rsidR="00ED1DC8">
          <w:t xml:space="preserve"> </w:t>
        </w:r>
      </w:ins>
      <m:oMath>
        <m:sSub>
          <m:sSubPr>
            <m:ctrlPr>
              <w:ins w:id="1719" w:author="Fernandes, Richard (he, him, his | il, le, lui)" w:date="2026-05-19T15:21:00Z" w16du:dateUtc="2026-05-19T19:21:00Z">
                <w:rPr>
                  <w:rFonts w:ascii="Cambria Math" w:hAnsi="Cambria Math"/>
                  <w:i/>
                  <w:color w:val="000000"/>
                </w:rPr>
              </w:ins>
            </m:ctrlPr>
          </m:sSubPr>
          <m:e>
            <m:acc>
              <m:accPr>
                <m:ctrlPr>
                  <w:ins w:id="1720" w:author="Fernandes, Richard (he, him, his | il, le, lui)" w:date="2026-05-19T15:21:00Z" w16du:dateUtc="2026-05-19T19:21:00Z">
                    <w:rPr>
                      <w:rFonts w:ascii="Cambria Math" w:hAnsi="Cambria Math"/>
                      <w:i/>
                      <w:color w:val="000000"/>
                    </w:rPr>
                  </w:ins>
                </m:ctrlPr>
              </m:accPr>
              <m:e>
                <m:r>
                  <w:ins w:id="1721" w:author="Fernandes, Richard (he, him, his | il, le, lui)" w:date="2026-05-19T15:21:00Z" w16du:dateUtc="2026-05-19T19:21:00Z">
                    <w:rPr>
                      <w:rFonts w:ascii="Cambria Math" w:hAnsi="Cambria Math"/>
                      <w:color w:val="000000"/>
                    </w:rPr>
                    <m:t>e</m:t>
                  </w:ins>
                </m:r>
              </m:e>
            </m:acc>
          </m:e>
          <m:sub>
            <m:r>
              <w:ins w:id="1722" w:author="Fernandes, Richard (he, him, his | il, le, lui)" w:date="2026-05-19T15:21:00Z" w16du:dateUtc="2026-05-19T19:21:00Z">
                <w:rPr>
                  <w:rFonts w:ascii="Cambria Math" w:hAnsi="Cambria Math"/>
                  <w:color w:val="000000"/>
                </w:rPr>
                <m:t>i</m:t>
              </w:ins>
            </m:r>
          </m:sub>
        </m:sSub>
      </m:oMath>
      <w:ins w:id="1723" w:author="Fernandes, Richard (he, him, his | il, le, lui)" w:date="2026-05-15T12:57:00Z" w16du:dateUtc="2026-05-15T16:57:00Z">
        <w:r w:rsidR="00ED1DC8">
          <w:t xml:space="preserve">  f</w:t>
        </w:r>
      </w:ins>
      <w:ins w:id="1724" w:author="Fernandes, Richard (he, him, his | il, le, lui)" w:date="2026-05-19T13:22:00Z" w16du:dateUtc="2026-05-19T17:22:00Z">
        <w:r w:rsidR="00C60FF9">
          <w:t>or the ith matchup</w:t>
        </w:r>
      </w:ins>
      <w:ins w:id="1725" w:author="Fernandes, Richard (he, him, his | il, le, lui)" w:date="2026-05-15T12:57:00Z" w16du:dateUtc="2026-05-15T16:57:00Z">
        <w:r w:rsidR="004463E1">
          <w:t xml:space="preserve"> </w:t>
        </w:r>
      </w:ins>
      <w:ins w:id="1726" w:author="Fernandes, Richard (he, him, his | il, le, lui)" w:date="2026-05-19T15:46:00Z" w16du:dateUtc="2026-05-19T19:46:00Z">
        <w:r w:rsidR="00723556">
          <w:t xml:space="preserve"> (</w:t>
        </w:r>
      </w:ins>
      <m:oMath>
        <m:sSub>
          <m:sSubPr>
            <m:ctrlPr>
              <w:ins w:id="1727" w:author="Fernandes, Richard (he, him, his | il, le, lui)" w:date="2026-05-19T15:47:00Z" w16du:dateUtc="2026-05-19T19:47:00Z">
                <w:rPr>
                  <w:rFonts w:ascii="Cambria Math" w:hAnsi="Cambria Math"/>
                  <w:i/>
                  <w:color w:val="000000"/>
                </w:rPr>
              </w:ins>
            </m:ctrlPr>
          </m:sSubPr>
          <m:e>
            <m:acc>
              <m:accPr>
                <m:ctrlPr>
                  <w:ins w:id="1728" w:author="Fernandes, Richard (he, him, his | il, le, lui)" w:date="2026-05-19T15:47:00Z" w16du:dateUtc="2026-05-19T19:47:00Z">
                    <w:rPr>
                      <w:rFonts w:ascii="Cambria Math" w:hAnsi="Cambria Math"/>
                      <w:i/>
                      <w:color w:val="000000"/>
                    </w:rPr>
                  </w:ins>
                </m:ctrlPr>
              </m:accPr>
              <m:e>
                <m:r>
                  <w:ins w:id="1729" w:author="Fernandes, Richard (he, him, his | il, le, lui)" w:date="2026-05-19T15:47:00Z" w16du:dateUtc="2026-05-19T19:47:00Z">
                    <w:rPr>
                      <w:rFonts w:ascii="Cambria Math" w:hAnsi="Cambria Math"/>
                      <w:color w:val="000000"/>
                    </w:rPr>
                    <m:t>σ</m:t>
                  </w:ins>
                </m:r>
              </m:e>
            </m:acc>
          </m:e>
          <m:sub>
            <m:sSub>
              <m:sSubPr>
                <m:ctrlPr>
                  <w:ins w:id="1730" w:author="Fernandes, Richard (he, him, his | il, le, lui)" w:date="2026-05-19T15:47:00Z" w16du:dateUtc="2026-05-19T19:47:00Z">
                    <w:rPr>
                      <w:rFonts w:ascii="Cambria Math" w:hAnsi="Cambria Math"/>
                      <w:i/>
                      <w:color w:val="000000"/>
                    </w:rPr>
                  </w:ins>
                </m:ctrlPr>
              </m:sSubPr>
              <m:e>
                <m:acc>
                  <m:accPr>
                    <m:ctrlPr>
                      <w:ins w:id="1731" w:author="Fernandes, Richard (he, him, his | il, le, lui)" w:date="2026-05-19T15:47:00Z" w16du:dateUtc="2026-05-19T19:47:00Z">
                        <w:rPr>
                          <w:rFonts w:ascii="Cambria Math" w:hAnsi="Cambria Math"/>
                          <w:i/>
                          <w:color w:val="000000"/>
                        </w:rPr>
                      </w:ins>
                    </m:ctrlPr>
                  </m:accPr>
                  <m:e>
                    <m:r>
                      <w:ins w:id="1732" w:author="Fernandes, Richard (he, him, his | il, le, lui)" w:date="2026-05-19T15:47:00Z" w16du:dateUtc="2026-05-19T19:47:00Z">
                        <w:rPr>
                          <w:rFonts w:ascii="Cambria Math" w:hAnsi="Cambria Math"/>
                          <w:color w:val="000000"/>
                        </w:rPr>
                        <m:t>e</m:t>
                      </w:ins>
                    </m:r>
                  </m:e>
                </m:acc>
              </m:e>
              <m:sub>
                <m:r>
                  <w:ins w:id="1733" w:author="Fernandes, Richard (he, him, his | il, le, lui)" w:date="2026-05-19T15:47:00Z" w16du:dateUtc="2026-05-19T19:47:00Z">
                    <w:rPr>
                      <w:rFonts w:ascii="Cambria Math" w:hAnsi="Cambria Math"/>
                      <w:color w:val="000000"/>
                    </w:rPr>
                    <m:t>i</m:t>
                  </w:ins>
                </m:r>
              </m:sub>
            </m:sSub>
          </m:sub>
        </m:sSub>
      </m:oMath>
      <w:ins w:id="1734" w:author="Fernandes, Richard (he, him, his | il, le, lui)" w:date="2026-05-19T15:47:00Z" w16du:dateUtc="2026-05-19T19:47:00Z">
        <w:r w:rsidR="00723556">
          <w:rPr>
            <w:color w:val="000000"/>
          </w:rPr>
          <w:t>)</w:t>
        </w:r>
      </w:ins>
      <w:ins w:id="1735" w:author="Fernandes, Richard (he, him, his | il, le, lui)" w:date="2026-05-19T13:22:00Z" w16du:dateUtc="2026-05-19T17:22:00Z">
        <w:r w:rsidR="00C60FF9">
          <w:rPr>
            <w:color w:val="000000"/>
          </w:rPr>
          <w:t xml:space="preserve"> </w:t>
        </w:r>
      </w:ins>
      <w:ins w:id="1736" w:author="Fernandes, Richard (he, him, his | il, le, lui)" w:date="2026-05-14T10:55:00Z" w16du:dateUtc="2026-05-14T14:55:00Z">
        <w:r w:rsidR="005B1D13">
          <w:t xml:space="preserve">is estimated as </w:t>
        </w:r>
        <w:r w:rsidR="004B3BD7">
          <w:t xml:space="preserve"> Euclidean sum of the</w:t>
        </w:r>
      </w:ins>
      <w:ins w:id="1737" w:author="Fernandes, Richard (he, him, his | il, le, lui)" w:date="2026-05-19T13:32:00Z" w16du:dateUtc="2026-05-19T17:32:00Z">
        <w:r w:rsidR="00593A6A">
          <w:t xml:space="preserve"> standard </w:t>
        </w:r>
      </w:ins>
      <w:ins w:id="1738" w:author="Fernandes, Richard (he, him, his | il, le, lui)" w:date="2026-05-19T13:33:00Z" w16du:dateUtc="2026-05-19T17:33:00Z">
        <w:r w:rsidR="00EB6E22">
          <w:t>error</w:t>
        </w:r>
      </w:ins>
      <w:ins w:id="1739" w:author="Fernandes, Richard (he, him, his | il, le, lui)" w:date="2026-05-19T13:32:00Z" w16du:dateUtc="2026-05-19T17:32:00Z">
        <w:r w:rsidR="00593A6A">
          <w:t xml:space="preserve"> of the FRM </w:t>
        </w:r>
        <w:r w:rsidR="00EB6E22">
          <w:t xml:space="preserve">reference </w:t>
        </w:r>
      </w:ins>
      <w:ins w:id="1740" w:author="Fernandes, Richard (he, him, his | il, le, lui)" w:date="2026-05-19T13:33:00Z" w16du:dateUtc="2026-05-19T17:33:00Z">
        <w:r w:rsidR="00EB6E22">
          <w:t xml:space="preserve">measurement </w:t>
        </w:r>
      </w:ins>
      <w:ins w:id="1741" w:author="Fernandes, Richard (he, him, his | il, le, lui)" w:date="2026-05-14T10:55:00Z" w16du:dateUtc="2026-05-14T14:55:00Z">
        <w:r w:rsidR="004B3BD7">
          <w:t xml:space="preserve"> </w:t>
        </w:r>
      </w:ins>
      <m:oMath>
        <m:sSub>
          <m:sSubPr>
            <m:ctrlPr>
              <w:ins w:id="1742" w:author="Fernandes, Richard (he, him, his | il, le, lui)" w:date="2026-05-19T13:35:00Z" w16du:dateUtc="2026-05-19T17:35:00Z">
                <w:rPr>
                  <w:rFonts w:ascii="Cambria Math" w:hAnsi="Cambria Math"/>
                  <w:i/>
                  <w:color w:val="000000"/>
                </w:rPr>
              </w:ins>
            </m:ctrlPr>
          </m:sSubPr>
          <m:e>
            <m:acc>
              <m:accPr>
                <m:ctrlPr>
                  <w:ins w:id="1743" w:author="Fernandes, Richard (he, him, his | il, le, lui)" w:date="2026-05-19T13:35:00Z" w16du:dateUtc="2026-05-19T17:35:00Z">
                    <w:rPr>
                      <w:rFonts w:ascii="Cambria Math" w:hAnsi="Cambria Math"/>
                      <w:i/>
                      <w:color w:val="000000"/>
                    </w:rPr>
                  </w:ins>
                </m:ctrlPr>
              </m:accPr>
              <m:e>
                <m:r>
                  <w:ins w:id="1744" w:author="Fernandes, Richard (he, him, his | il, le, lui)" w:date="2026-05-19T13:35:00Z" w16du:dateUtc="2026-05-19T17:35:00Z">
                    <w:rPr>
                      <w:rFonts w:ascii="Cambria Math" w:hAnsi="Cambria Math"/>
                      <w:color w:val="000000"/>
                    </w:rPr>
                    <m:t>s</m:t>
                  </w:ins>
                </m:r>
              </m:e>
            </m:acc>
          </m:e>
          <m:sub>
            <m:acc>
              <m:accPr>
                <m:chr m:val="̆"/>
                <m:ctrlPr>
                  <w:ins w:id="1745" w:author="Fernandes, Richard (he, him, his | il, le, lui)" w:date="2026-05-19T13:36:00Z" w16du:dateUtc="2026-05-19T17:36:00Z">
                    <w:rPr>
                      <w:rFonts w:ascii="Cambria Math" w:hAnsi="Cambria Math"/>
                      <w:i/>
                      <w:color w:val="000000"/>
                    </w:rPr>
                  </w:ins>
                </m:ctrlPr>
              </m:accPr>
              <m:e>
                <m:r>
                  <w:ins w:id="1746" w:author="Fernandes, Richard (he, him, his | il, le, lui)" w:date="2026-05-19T13:36:00Z" w16du:dateUtc="2026-05-19T17:36:00Z">
                    <w:rPr>
                      <w:rFonts w:ascii="Cambria Math" w:hAnsi="Cambria Math"/>
                      <w:color w:val="000000"/>
                    </w:rPr>
                    <m:t>y</m:t>
                  </w:ins>
                </m:r>
              </m:e>
            </m:acc>
          </m:sub>
        </m:sSub>
        <m:r>
          <w:ins w:id="1747" w:author="Fernandes, Richard (he, him, his | il, le, lui)" w:date="2026-05-19T13:22:00Z" w16du:dateUtc="2026-05-19T17:22:00Z">
            <w:rPr>
              <w:rFonts w:ascii="Cambria Math" w:hAnsi="Cambria Math"/>
              <w:color w:val="000000"/>
            </w:rPr>
            <m:t>,</m:t>
          </w:ins>
        </m:r>
      </m:oMath>
      <w:ins w:id="1748" w:author="Fernandes, Richard (he, him, his | il, le, lui)" w:date="2026-05-19T13:22:00Z" w16du:dateUtc="2026-05-19T17:22:00Z">
        <w:r w:rsidR="00C60FF9">
          <w:rPr>
            <w:color w:val="000000"/>
          </w:rPr>
          <w:t xml:space="preserve"> </w:t>
        </w:r>
      </w:ins>
      <w:ins w:id="1749" w:author="Fernandes, Richard (he, him, his | il, le, lui)" w:date="2026-05-19T13:33:00Z" w16du:dateUtc="2026-05-19T17:33:00Z">
        <w:r w:rsidR="00EB6E22">
          <w:rPr>
            <w:color w:val="000000"/>
          </w:rPr>
          <w:t>and the other sources of uncertainty:</w:t>
        </w:r>
      </w:ins>
    </w:p>
    <w:p w14:paraId="53430FB7" w14:textId="040E1990" w:rsidR="007D2658" w:rsidRPr="004932A6" w:rsidRDefault="00DD64EF" w:rsidP="0055330B">
      <w:pPr>
        <w:spacing w:line="360" w:lineRule="auto"/>
        <w:rPr>
          <w:ins w:id="1750" w:author="Fernandes, Richard (he, him, his | il, le, lui)" w:date="2026-05-14T13:22:00Z" w16du:dateUtc="2026-05-14T17:22:00Z"/>
          <w:color w:val="000000"/>
        </w:rPr>
      </w:pPr>
      <m:oMath>
        <m:sSubSup>
          <m:sSubSupPr>
            <m:ctrlPr>
              <w:ins w:id="1751" w:author="Fernandes, Richard (he, him, his | il, le, lui)" w:date="2026-05-19T15:46:00Z" w16du:dateUtc="2026-05-19T19:46:00Z">
                <w:rPr>
                  <w:rFonts w:ascii="Cambria Math" w:hAnsi="Cambria Math"/>
                  <w:i/>
                  <w:color w:val="000000"/>
                </w:rPr>
              </w:ins>
            </m:ctrlPr>
          </m:sSubSupPr>
          <m:e>
            <m:acc>
              <m:accPr>
                <m:ctrlPr>
                  <w:ins w:id="1752" w:author="Fernandes, Richard (he, him, his | il, le, lui)" w:date="2026-05-19T15:46:00Z" w16du:dateUtc="2026-05-19T19:46:00Z">
                    <w:rPr>
                      <w:rFonts w:ascii="Cambria Math" w:hAnsi="Cambria Math"/>
                      <w:i/>
                      <w:color w:val="000000"/>
                    </w:rPr>
                  </w:ins>
                </m:ctrlPr>
              </m:accPr>
              <m:e>
                <m:r>
                  <w:ins w:id="1753" w:author="Fernandes, Richard (he, him, his | il, le, lui)" w:date="2026-05-19T15:46:00Z" w16du:dateUtc="2026-05-19T19:46:00Z">
                    <w:rPr>
                      <w:rFonts w:ascii="Cambria Math" w:hAnsi="Cambria Math"/>
                      <w:color w:val="000000"/>
                    </w:rPr>
                    <m:t>σ</m:t>
                  </w:ins>
                </m:r>
              </m:e>
            </m:acc>
          </m:e>
          <m:sub>
            <m:sSub>
              <m:sSubPr>
                <m:ctrlPr>
                  <w:ins w:id="1754" w:author="Fernandes, Richard (he, him, his | il, le, lui)" w:date="2026-05-19T15:46:00Z" w16du:dateUtc="2026-05-19T19:46:00Z">
                    <w:rPr>
                      <w:rFonts w:ascii="Cambria Math" w:hAnsi="Cambria Math"/>
                      <w:i/>
                      <w:color w:val="000000"/>
                    </w:rPr>
                  </w:ins>
                </m:ctrlPr>
              </m:sSubPr>
              <m:e>
                <m:acc>
                  <m:accPr>
                    <m:ctrlPr>
                      <w:ins w:id="1755" w:author="Fernandes, Richard (he, him, his | il, le, lui)" w:date="2026-05-19T15:46:00Z" w16du:dateUtc="2026-05-19T19:46:00Z">
                        <w:rPr>
                          <w:rFonts w:ascii="Cambria Math" w:hAnsi="Cambria Math"/>
                          <w:i/>
                          <w:color w:val="000000"/>
                        </w:rPr>
                      </w:ins>
                    </m:ctrlPr>
                  </m:accPr>
                  <m:e>
                    <m:r>
                      <w:ins w:id="1756" w:author="Fernandes, Richard (he, him, his | il, le, lui)" w:date="2026-05-19T15:46:00Z" w16du:dateUtc="2026-05-19T19:46:00Z">
                        <w:rPr>
                          <w:rFonts w:ascii="Cambria Math" w:hAnsi="Cambria Math"/>
                          <w:color w:val="000000"/>
                        </w:rPr>
                        <m:t>e</m:t>
                      </w:ins>
                    </m:r>
                  </m:e>
                </m:acc>
              </m:e>
              <m:sub>
                <m:r>
                  <w:ins w:id="1757" w:author="Fernandes, Richard (he, him, his | il, le, lui)" w:date="2026-05-19T15:46:00Z" w16du:dateUtc="2026-05-19T19:46:00Z">
                    <w:rPr>
                      <w:rFonts w:ascii="Cambria Math" w:hAnsi="Cambria Math"/>
                      <w:color w:val="000000"/>
                    </w:rPr>
                    <m:t>i</m:t>
                  </w:ins>
                </m:r>
              </m:sub>
            </m:sSub>
          </m:sub>
          <m:sup>
            <m:r>
              <w:ins w:id="1758" w:author="Fernandes, Richard (he, him, his | il, le, lui)" w:date="2026-05-19T15:46:00Z" w16du:dateUtc="2026-05-19T19:46:00Z">
                <w:rPr>
                  <w:rFonts w:ascii="Cambria Math" w:hAnsi="Cambria Math"/>
                  <w:color w:val="000000"/>
                </w:rPr>
                <m:t>2</m:t>
              </w:ins>
            </m:r>
          </m:sup>
        </m:sSubSup>
        <m:r>
          <w:ins w:id="1759" w:author="Fernandes, Richard (he, him, his | il, le, lui)" w:date="2026-05-14T13:22:00Z" w16du:dateUtc="2026-05-14T17:22:00Z">
            <w:rPr>
              <w:rFonts w:ascii="Cambria Math" w:hAnsi="Cambria Math"/>
              <w:color w:val="000000"/>
            </w:rPr>
            <m:t>=</m:t>
          </w:ins>
        </m:r>
        <m:sSubSup>
          <m:sSubSupPr>
            <m:ctrlPr>
              <w:ins w:id="1760" w:author="Fernandes, Richard (he, him, his | il, le, lui)" w:date="2026-05-19T13:36:00Z" w16du:dateUtc="2026-05-19T17:36:00Z">
                <w:rPr>
                  <w:rFonts w:ascii="Cambria Math" w:hAnsi="Cambria Math"/>
                  <w:i/>
                  <w:color w:val="000000"/>
                </w:rPr>
              </w:ins>
            </m:ctrlPr>
          </m:sSubSupPr>
          <m:e>
            <m:acc>
              <m:accPr>
                <m:ctrlPr>
                  <w:ins w:id="1761" w:author="Fernandes, Richard (he, him, his | il, le, lui)" w:date="2026-05-19T13:36:00Z" w16du:dateUtc="2026-05-19T17:36:00Z">
                    <w:rPr>
                      <w:rFonts w:ascii="Cambria Math" w:hAnsi="Cambria Math"/>
                      <w:i/>
                      <w:color w:val="000000"/>
                    </w:rPr>
                  </w:ins>
                </m:ctrlPr>
              </m:accPr>
              <m:e>
                <m:r>
                  <w:ins w:id="1762" w:author="Fernandes, Richard (he, him, his | il, le, lui)" w:date="2026-05-19T13:36:00Z" w16du:dateUtc="2026-05-19T17:36:00Z">
                    <w:rPr>
                      <w:rFonts w:ascii="Cambria Math" w:hAnsi="Cambria Math"/>
                      <w:color w:val="000000"/>
                    </w:rPr>
                    <m:t>s</m:t>
                  </w:ins>
                </m:r>
              </m:e>
            </m:acc>
          </m:e>
          <m:sub>
            <m:acc>
              <m:accPr>
                <m:chr m:val="̆"/>
                <m:ctrlPr>
                  <w:ins w:id="1763" w:author="Fernandes, Richard (he, him, his | il, le, lui)" w:date="2026-05-19T13:36:00Z" w16du:dateUtc="2026-05-19T17:36:00Z">
                    <w:rPr>
                      <w:rFonts w:ascii="Cambria Math" w:hAnsi="Cambria Math"/>
                      <w:i/>
                      <w:color w:val="000000"/>
                    </w:rPr>
                  </w:ins>
                </m:ctrlPr>
              </m:accPr>
              <m:e>
                <m:sSub>
                  <m:sSubPr>
                    <m:ctrlPr>
                      <w:ins w:id="1764" w:author="Fernandes, Richard (he, him, his | il, le, lui)" w:date="2026-05-20T15:26:00Z" w16du:dateUtc="2026-05-20T19:26:00Z">
                        <w:rPr>
                          <w:rFonts w:ascii="Cambria Math" w:hAnsi="Cambria Math"/>
                          <w:i/>
                          <w:color w:val="000000"/>
                        </w:rPr>
                      </w:ins>
                    </m:ctrlPr>
                  </m:sSubPr>
                  <m:e>
                    <m:r>
                      <w:ins w:id="1765" w:author="Fernandes, Richard (he, him, his | il, le, lui)" w:date="2026-05-20T15:26:00Z" w16du:dateUtc="2026-05-20T19:26:00Z">
                        <w:rPr>
                          <w:rFonts w:ascii="Cambria Math" w:hAnsi="Cambria Math"/>
                          <w:color w:val="000000"/>
                        </w:rPr>
                        <m:t>y</m:t>
                      </w:ins>
                    </m:r>
                  </m:e>
                  <m:sub>
                    <m:r>
                      <w:ins w:id="1766" w:author="Fernandes, Richard (he, him, his | il, le, lui)" w:date="2026-05-20T15:26:00Z" w16du:dateUtc="2026-05-20T19:26:00Z">
                        <w:rPr>
                          <w:rFonts w:ascii="Cambria Math" w:hAnsi="Cambria Math"/>
                          <w:color w:val="000000"/>
                        </w:rPr>
                        <m:t>i</m:t>
                      </w:ins>
                    </m:r>
                  </m:sub>
                </m:sSub>
              </m:e>
            </m:acc>
          </m:sub>
          <m:sup>
            <m:r>
              <w:ins w:id="1767" w:author="Fernandes, Richard (he, him, his | il, le, lui)" w:date="2026-05-19T13:36:00Z" w16du:dateUtc="2026-05-19T17:36:00Z">
                <w:rPr>
                  <w:rFonts w:ascii="Cambria Math" w:hAnsi="Cambria Math"/>
                  <w:color w:val="000000"/>
                </w:rPr>
                <m:t>2</m:t>
              </w:ins>
            </m:r>
          </m:sup>
        </m:sSubSup>
        <m:r>
          <w:ins w:id="1768" w:author="Fernandes, Richard (he, him, his | il, le, lui)" w:date="2026-05-19T13:36:00Z" w16du:dateUtc="2026-05-19T17:36:00Z">
            <w:rPr>
              <w:rFonts w:ascii="Cambria Math" w:hAnsi="Cambria Math"/>
              <w:color w:val="000000"/>
            </w:rPr>
            <m:t>+</m:t>
          </w:ins>
        </m:r>
        <m:sSubSup>
          <m:sSubSupPr>
            <m:ctrlPr>
              <w:ins w:id="1769" w:author="Fernandes, Richard (he, him, his | il, le, lui)" w:date="2026-05-15T13:15:00Z" w16du:dateUtc="2026-05-15T17:15:00Z">
                <w:rPr>
                  <w:rFonts w:ascii="Cambria Math" w:hAnsi="Cambria Math"/>
                  <w:i/>
                  <w:color w:val="000000"/>
                </w:rPr>
              </w:ins>
            </m:ctrlPr>
          </m:sSubSupPr>
          <m:e>
            <m:acc>
              <m:accPr>
                <m:ctrlPr>
                  <w:ins w:id="1770" w:author="Fernandes, Richard (he, him, his | il, le, lui)" w:date="2026-05-15T13:15:00Z" w16du:dateUtc="2026-05-15T17:15:00Z">
                    <w:rPr>
                      <w:rFonts w:ascii="Cambria Math" w:hAnsi="Cambria Math"/>
                      <w:i/>
                      <w:color w:val="000000"/>
                    </w:rPr>
                  </w:ins>
                </m:ctrlPr>
              </m:accPr>
              <m:e>
                <m:r>
                  <w:ins w:id="1771" w:author="Fernandes, Richard (he, him, his | il, le, lui)" w:date="2026-05-15T13:15:00Z" w16du:dateUtc="2026-05-15T17:15:00Z">
                    <w:rPr>
                      <w:rFonts w:ascii="Cambria Math" w:hAnsi="Cambria Math"/>
                      <w:color w:val="000000"/>
                    </w:rPr>
                    <m:t>σ</m:t>
                  </w:ins>
                </m:r>
              </m:e>
            </m:acc>
          </m:e>
          <m:sub>
            <m:sSub>
              <m:sSubPr>
                <m:ctrlPr>
                  <w:ins w:id="1772" w:author="Fernandes, Richard (he, him, his | il, le, lui)" w:date="2026-05-15T13:15:00Z" w16du:dateUtc="2026-05-15T17:15:00Z">
                    <w:rPr>
                      <w:rFonts w:ascii="Cambria Math" w:hAnsi="Cambria Math"/>
                      <w:i/>
                      <w:color w:val="000000"/>
                    </w:rPr>
                  </w:ins>
                </m:ctrlPr>
              </m:sSubPr>
              <m:e>
                <m:acc>
                  <m:accPr>
                    <m:ctrlPr>
                      <w:ins w:id="1773" w:author="Fernandes, Richard (he, him, his | il, le, lui)" w:date="2026-05-15T13:15:00Z" w16du:dateUtc="2026-05-15T17:15:00Z">
                        <w:rPr>
                          <w:rFonts w:ascii="Cambria Math" w:hAnsi="Cambria Math"/>
                          <w:i/>
                          <w:color w:val="000000"/>
                        </w:rPr>
                      </w:ins>
                    </m:ctrlPr>
                  </m:accPr>
                  <m:e>
                    <m:r>
                      <w:ins w:id="1774" w:author="Fernandes, Richard (he, him, his | il, le, lui)" w:date="2026-05-15T13:15:00Z" w16du:dateUtc="2026-05-15T17:15:00Z">
                        <w:rPr>
                          <w:rFonts w:ascii="Cambria Math" w:hAnsi="Cambria Math"/>
                          <w:color w:val="000000"/>
                        </w:rPr>
                        <m:t>e</m:t>
                      </w:ins>
                    </m:r>
                  </m:e>
                </m:acc>
              </m:e>
              <m:sub>
                <m:r>
                  <w:ins w:id="1775" w:author="Fernandes, Richard (he, him, his | il, le, lui)" w:date="2026-05-15T13:15:00Z" w16du:dateUtc="2026-05-15T17:15:00Z">
                    <w:rPr>
                      <w:rFonts w:ascii="Cambria Math" w:hAnsi="Cambria Math"/>
                      <w:color w:val="000000"/>
                    </w:rPr>
                    <m:t>d</m:t>
                  </w:ins>
                </m:r>
              </m:sub>
            </m:sSub>
          </m:sub>
          <m:sup>
            <m:r>
              <w:ins w:id="1776" w:author="Fernandes, Richard (he, him, his | il, le, lui)" w:date="2026-05-15T13:15:00Z" w16du:dateUtc="2026-05-15T17:15:00Z">
                <w:rPr>
                  <w:rFonts w:ascii="Cambria Math" w:hAnsi="Cambria Math"/>
                  <w:color w:val="000000"/>
                </w:rPr>
                <m:t>2</m:t>
              </w:ins>
            </m:r>
          </m:sup>
        </m:sSubSup>
        <m:r>
          <w:ins w:id="1777" w:author="Fernandes, Richard (he, him, his | il, le, lui)" w:date="2026-05-14T13:23:00Z" w16du:dateUtc="2026-05-14T17:23:00Z">
            <w:rPr>
              <w:rFonts w:ascii="Cambria Math" w:hAnsi="Cambria Math"/>
              <w:color w:val="000000"/>
            </w:rPr>
            <m:t>+</m:t>
          </w:ins>
        </m:r>
        <m:sSubSup>
          <m:sSubSupPr>
            <m:ctrlPr>
              <w:ins w:id="1778" w:author="Fernandes, Richard (he, him, his | il, le, lui)" w:date="2026-05-19T13:36:00Z" w16du:dateUtc="2026-05-19T17:36:00Z">
                <w:rPr>
                  <w:rFonts w:ascii="Cambria Math" w:hAnsi="Cambria Math"/>
                  <w:i/>
                  <w:color w:val="000000"/>
                </w:rPr>
              </w:ins>
            </m:ctrlPr>
          </m:sSubSupPr>
          <m:e>
            <m:acc>
              <m:accPr>
                <m:ctrlPr>
                  <w:ins w:id="1779" w:author="Fernandes, Richard (he, him, his | il, le, lui)" w:date="2026-05-19T13:36:00Z" w16du:dateUtc="2026-05-19T17:36:00Z">
                    <w:rPr>
                      <w:rFonts w:ascii="Cambria Math" w:hAnsi="Cambria Math"/>
                      <w:i/>
                      <w:color w:val="000000"/>
                    </w:rPr>
                  </w:ins>
                </m:ctrlPr>
              </m:accPr>
              <m:e>
                <m:r>
                  <w:ins w:id="1780" w:author="Fernandes, Richard (he, him, his | il, le, lui)" w:date="2026-05-19T13:36:00Z" w16du:dateUtc="2026-05-19T17:36:00Z">
                    <w:rPr>
                      <w:rFonts w:ascii="Cambria Math" w:hAnsi="Cambria Math"/>
                      <w:color w:val="000000"/>
                    </w:rPr>
                    <m:t>σ</m:t>
                  </w:ins>
                </m:r>
              </m:e>
            </m:acc>
          </m:e>
          <m:sub>
            <m:r>
              <w:ins w:id="1781" w:author="Fernandes, Richard (he, him, his | il, le, lui)" w:date="2026-05-19T13:36:00Z" w16du:dateUtc="2026-05-19T17:36:00Z">
                <w:rPr>
                  <w:rFonts w:ascii="Cambria Math" w:hAnsi="Cambria Math"/>
                  <w:color w:val="000000"/>
                </w:rPr>
                <m:t>T</m:t>
              </w:ins>
            </m:r>
          </m:sub>
          <m:sup>
            <m:r>
              <w:ins w:id="1782" w:author="Fernandes, Richard (he, him, his | il, le, lui)" w:date="2026-05-19T13:36:00Z" w16du:dateUtc="2026-05-19T17:36:00Z">
                <w:rPr>
                  <w:rFonts w:ascii="Cambria Math" w:hAnsi="Cambria Math"/>
                  <w:color w:val="000000"/>
                </w:rPr>
                <m:t>2</m:t>
              </w:ins>
            </m:r>
          </m:sup>
        </m:sSubSup>
        <m:r>
          <w:ins w:id="1783" w:author="Fernandes, Richard (he, him, his | il, le, lui)" w:date="2026-05-14T13:23:00Z" w16du:dateUtc="2026-05-14T17:23:00Z">
            <w:rPr>
              <w:rFonts w:ascii="Cambria Math" w:hAnsi="Cambria Math"/>
              <w:color w:val="000000"/>
            </w:rPr>
            <m:t>+</m:t>
          </w:ins>
        </m:r>
        <m:sSubSup>
          <m:sSubSupPr>
            <m:ctrlPr>
              <w:ins w:id="1784" w:author="Fernandes, Richard (he, him, his | il, le, lui)" w:date="2026-05-14T13:26:00Z" w16du:dateUtc="2026-05-14T17:26:00Z">
                <w:rPr>
                  <w:rFonts w:ascii="Cambria Math" w:hAnsi="Cambria Math"/>
                  <w:i/>
                  <w:color w:val="000000"/>
                </w:rPr>
              </w:ins>
            </m:ctrlPr>
          </m:sSubSupPr>
          <m:e>
            <m:acc>
              <m:accPr>
                <m:ctrlPr>
                  <w:ins w:id="1785" w:author="Fernandes, Richard (he, him, his | il, le, lui)" w:date="2026-05-14T13:26:00Z" w16du:dateUtc="2026-05-14T17:26:00Z">
                    <w:rPr>
                      <w:rFonts w:ascii="Cambria Math" w:hAnsi="Cambria Math"/>
                      <w:i/>
                      <w:color w:val="000000"/>
                    </w:rPr>
                  </w:ins>
                </m:ctrlPr>
              </m:accPr>
              <m:e>
                <m:r>
                  <w:ins w:id="1786" w:author="Fernandes, Richard (he, him, his | il, le, lui)" w:date="2026-05-14T13:26:00Z" w16du:dateUtc="2026-05-14T17:26:00Z">
                    <w:rPr>
                      <w:rFonts w:ascii="Cambria Math" w:hAnsi="Cambria Math"/>
                      <w:color w:val="000000"/>
                    </w:rPr>
                    <m:t>s</m:t>
                  </w:ins>
                </m:r>
              </m:e>
            </m:acc>
          </m:e>
          <m:sub>
            <m:sSub>
              <m:sSubPr>
                <m:ctrlPr>
                  <w:ins w:id="1787" w:author="Fernandes, Richard (he, him, his | il, le, lui)" w:date="2026-05-15T13:15:00Z" w16du:dateUtc="2026-05-15T17:15:00Z">
                    <w:rPr>
                      <w:rFonts w:ascii="Cambria Math" w:hAnsi="Cambria Math"/>
                      <w:i/>
                      <w:color w:val="000000"/>
                    </w:rPr>
                  </w:ins>
                </m:ctrlPr>
              </m:sSubPr>
              <m:e>
                <m:acc>
                  <m:accPr>
                    <m:ctrlPr>
                      <w:ins w:id="1788" w:author="Fernandes, Richard (he, him, his | il, le, lui)" w:date="2026-05-15T13:15:00Z" w16du:dateUtc="2026-05-15T17:15:00Z">
                        <w:rPr>
                          <w:rFonts w:ascii="Cambria Math" w:hAnsi="Cambria Math"/>
                          <w:i/>
                          <w:color w:val="000000"/>
                        </w:rPr>
                      </w:ins>
                    </m:ctrlPr>
                  </m:accPr>
                  <m:e>
                    <m:r>
                      <w:ins w:id="1789" w:author="Fernandes, Richard (he, him, his | il, le, lui)" w:date="2026-05-15T13:15:00Z" w16du:dateUtc="2026-05-15T17:15:00Z">
                        <w:rPr>
                          <w:rFonts w:ascii="Cambria Math" w:hAnsi="Cambria Math"/>
                          <w:color w:val="000000"/>
                        </w:rPr>
                        <m:t>y</m:t>
                      </w:ins>
                    </m:r>
                  </m:e>
                </m:acc>
              </m:e>
              <m:sub>
                <m:r>
                  <w:ins w:id="1790" w:author="Fernandes, Richard (he, him, his | il, le, lui)" w:date="2026-05-15T13:15:00Z" w16du:dateUtc="2026-05-15T17:15:00Z">
                    <w:rPr>
                      <w:rFonts w:ascii="Cambria Math" w:hAnsi="Cambria Math"/>
                      <w:color w:val="000000"/>
                    </w:rPr>
                    <m:t>d</m:t>
                  </w:ins>
                </m:r>
              </m:sub>
            </m:sSub>
          </m:sub>
          <m:sup>
            <m:r>
              <w:ins w:id="1791" w:author="Fernandes, Richard (he, him, his | il, le, lui)" w:date="2026-05-14T13:26:00Z" w16du:dateUtc="2026-05-14T17:26:00Z">
                <w:rPr>
                  <w:rFonts w:ascii="Cambria Math" w:hAnsi="Cambria Math"/>
                  <w:color w:val="000000"/>
                </w:rPr>
                <m:t>2</m:t>
              </w:ins>
            </m:r>
          </m:sup>
        </m:sSubSup>
      </m:oMath>
      <w:ins w:id="1792" w:author="Fernandes, Richard (he, him, his | il, le, lui)" w:date="2026-05-19T13:47:00Z" w16du:dateUtc="2026-05-19T17:47:00Z">
        <w:r w:rsidR="006E7B02">
          <w:rPr>
            <w:color w:val="000000"/>
          </w:rPr>
          <w:tab/>
        </w:r>
        <w:r w:rsidR="006E7B02">
          <w:rPr>
            <w:color w:val="000000"/>
          </w:rPr>
          <w:tab/>
        </w:r>
        <w:r w:rsidR="006E7B02">
          <w:rPr>
            <w:color w:val="000000"/>
          </w:rPr>
          <w:tab/>
        </w:r>
      </w:ins>
      <w:ins w:id="1793" w:author="Fernandes, Richard (he, him, his | il, le, lui)" w:date="2026-05-19T15:42:00Z" w16du:dateUtc="2026-05-19T19:42:00Z">
        <w:r w:rsidR="00E4144C">
          <w:rPr>
            <w:color w:val="000000"/>
          </w:rPr>
          <w:tab/>
        </w:r>
        <w:r w:rsidR="00E4144C">
          <w:rPr>
            <w:color w:val="000000"/>
          </w:rPr>
          <w:tab/>
        </w:r>
        <w:r w:rsidR="00E4144C">
          <w:rPr>
            <w:color w:val="000000"/>
          </w:rPr>
          <w:tab/>
        </w:r>
        <w:r w:rsidR="00E4144C">
          <w:rPr>
            <w:color w:val="000000"/>
          </w:rPr>
          <w:tab/>
        </w:r>
        <w:r w:rsidR="00E4144C">
          <w:rPr>
            <w:color w:val="000000"/>
          </w:rPr>
          <w:tab/>
        </w:r>
        <w:r w:rsidR="00E4144C">
          <w:rPr>
            <w:color w:val="000000"/>
          </w:rPr>
          <w:tab/>
          <w:t>(4)</w:t>
        </w:r>
      </w:ins>
    </w:p>
    <w:p w14:paraId="0264544D" w14:textId="77777777" w:rsidR="00914F9D" w:rsidRDefault="00914F9D" w:rsidP="0055330B">
      <w:pPr>
        <w:spacing w:line="360" w:lineRule="auto"/>
        <w:rPr>
          <w:ins w:id="1794" w:author="Fernandes, Richard (he, him, his | il, le, lui)" w:date="2026-05-14T10:49:00Z" w16du:dateUtc="2026-05-14T14:49:00Z"/>
        </w:rPr>
      </w:pPr>
    </w:p>
    <w:p w14:paraId="5EE2B829" w14:textId="57496436" w:rsidR="00B85398" w:rsidRDefault="00B85398" w:rsidP="00914F9D">
      <w:pPr>
        <w:pStyle w:val="Heading2"/>
        <w:rPr>
          <w:ins w:id="1795" w:author="Fernandes, Richard (he, him, his | il, le, lui)" w:date="2026-05-14T10:49:00Z" w16du:dateUtc="2026-05-14T14:49:00Z"/>
        </w:rPr>
      </w:pPr>
      <w:ins w:id="1796" w:author="Fernandes, Richard (he, him, his | il, le, lui)" w:date="2026-05-14T10:49:00Z" w16du:dateUtc="2026-05-14T14:49:00Z">
        <w:r>
          <w:t>2.5 Analysis Design</w:t>
        </w:r>
      </w:ins>
    </w:p>
    <w:p w14:paraId="36A5D061" w14:textId="77777777" w:rsidR="00B85398" w:rsidRDefault="00B85398" w:rsidP="0055330B">
      <w:pPr>
        <w:spacing w:line="360" w:lineRule="auto"/>
        <w:rPr>
          <w:ins w:id="1797" w:author="Fernandes, Richard (he, him, his | il, le, lui)" w:date="2026-05-14T10:49:00Z" w16du:dateUtc="2026-05-14T14:49:00Z"/>
        </w:rPr>
      </w:pPr>
    </w:p>
    <w:p w14:paraId="7A380CEB" w14:textId="32DF4B24" w:rsidR="00821D66" w:rsidRDefault="001E3E86" w:rsidP="0055330B">
      <w:pPr>
        <w:spacing w:line="360" w:lineRule="auto"/>
        <w:rPr>
          <w:ins w:id="1798" w:author="Fernandes, Richard (he, him, his | il, le, lui)" w:date="2026-05-14T11:09:00Z" w16du:dateUtc="2026-05-14T15:09:00Z"/>
        </w:rPr>
      </w:pPr>
      <w:ins w:id="1799" w:author="Fernandes, Richard (he, him, his | il, le, lui)" w:date="2026-05-15T13:29:00Z">
        <w:r w:rsidRPr="001E3E86">
          <w:t>The analysis design tests conformity of product measurements with user requirements using</w:t>
        </w:r>
      </w:ins>
      <w:ins w:id="1800" w:author="Fernandes, Richard (he, him, his | il, le, lui)" w:date="2026-05-20T13:11:00Z" w16du:dateUtc="2026-05-20T17:11:00Z">
        <w:r w:rsidR="007074D7">
          <w:t xml:space="preserve"> thematic quality statistics </w:t>
        </w:r>
      </w:ins>
      <w:ins w:id="1801" w:author="Fernandes, Richard (he, him, his | il, le, lui)" w:date="2026-05-20T13:12:00Z" w16du:dateUtc="2026-05-20T17:12:00Z">
        <w:r w:rsidR="00523C25">
          <w:t>(quality sta</w:t>
        </w:r>
      </w:ins>
      <w:ins w:id="1802" w:author="Fernandes, Richard (he, him, his | il, le, lui)" w:date="2026-05-20T15:15:00Z" w16du:dateUtc="2026-05-20T19:15:00Z">
        <w:r w:rsidR="005466DE">
          <w:t>tistics</w:t>
        </w:r>
      </w:ins>
      <w:ins w:id="1803" w:author="Fernandes, Richard (he, him, his | il, le, lui)" w:date="2026-05-20T13:12:00Z" w16du:dateUtc="2026-05-20T17:12:00Z">
        <w:r w:rsidR="00523C25">
          <w:t xml:space="preserve">) </w:t>
        </w:r>
      </w:ins>
      <w:ins w:id="1804" w:author="Fernandes, Richard (he, him, his | il, le, lui)" w:date="2026-05-20T13:11:00Z" w16du:dateUtc="2026-05-20T17:11:00Z">
        <w:r w:rsidR="007074D7">
          <w:t>derived from</w:t>
        </w:r>
      </w:ins>
      <w:ins w:id="1805" w:author="Fernandes, Richard (he, him, his | il, le, lui)" w:date="2026-05-15T13:29:00Z">
        <w:r w:rsidRPr="001E3E86">
          <w:t xml:space="preserve"> </w:t>
        </w:r>
      </w:ins>
      <w:ins w:id="1806" w:author="Fernandes, Richard (he, him, his | il, le, lui)" w:date="2026-05-20T13:10:00Z" w16du:dateUtc="2026-05-20T17:10:00Z">
        <w:r w:rsidR="008E25C6">
          <w:t xml:space="preserve">observed </w:t>
        </w:r>
      </w:ins>
      <w:ins w:id="1807" w:author="Fernandes, Richard (he, him, his | il, le, lui)" w:date="2026-05-15T13:29:00Z">
        <w:r w:rsidRPr="001E3E86">
          <w:t>error</w:t>
        </w:r>
      </w:ins>
      <w:ins w:id="1808" w:author="Fernandes, Richard (he, him, his | il, le, lui)" w:date="2026-05-20T15:16:00Z" w16du:dateUtc="2026-05-20T19:16:00Z">
        <w:r w:rsidR="005466DE">
          <w:t>s</w:t>
        </w:r>
      </w:ins>
      <w:ins w:id="1809" w:author="Fernandes, Richard (he, him, his | il, le, lui)" w:date="2026-05-15T13:29:00Z">
        <w:r w:rsidRPr="001E3E86">
          <w:t xml:space="preserve"> and </w:t>
        </w:r>
      </w:ins>
      <w:ins w:id="1810" w:author="Fernandes, Richard (he, him, his | il, le, lui)" w:date="2026-05-20T13:10:00Z" w16du:dateUtc="2026-05-20T17:10:00Z">
        <w:r w:rsidR="008E25C6">
          <w:t xml:space="preserve">their </w:t>
        </w:r>
      </w:ins>
      <w:ins w:id="1811" w:author="Fernandes, Richard (he, him, his | il, le, lui)" w:date="2026-05-15T13:29:00Z">
        <w:r w:rsidRPr="001E3E86">
          <w:t>associated standard uncertaintie</w:t>
        </w:r>
      </w:ins>
      <w:ins w:id="1812" w:author="Fernandes, Richard (he, him, his | il, le, lui)" w:date="2026-05-20T13:11:00Z" w16du:dateUtc="2026-05-20T17:11:00Z">
        <w:r w:rsidR="008E25C6">
          <w:t xml:space="preserve">s </w:t>
        </w:r>
        <w:r w:rsidR="007074D7">
          <w:t>and parameters</w:t>
        </w:r>
      </w:ins>
      <w:ins w:id="1813" w:author="Fernandes, Richard (he, him, his | il, le, lui)" w:date="2026-05-15T13:29:00Z">
        <w:r w:rsidRPr="001E3E86">
          <w:t xml:space="preserve">. For </w:t>
        </w:r>
      </w:ins>
      <w:ins w:id="1814" w:author="Fernandes, Richard (he, him, his | il, le, lui)" w:date="2026-05-20T13:11:00Z" w16du:dateUtc="2026-05-20T17:11:00Z">
        <w:r w:rsidR="007074D7">
          <w:t xml:space="preserve">CEOS </w:t>
        </w:r>
      </w:ins>
      <w:ins w:id="1815" w:author="Fernandes, Richard (he, him, his | il, le, lui)" w:date="2026-05-15T13:29:00Z">
        <w:r w:rsidRPr="001E3E86">
          <w:t xml:space="preserve">Stage 3, quality statistics are estimated </w:t>
        </w:r>
      </w:ins>
      <w:ins w:id="1816" w:author="Fernandes, Richard (he, him, his | il, le, lui)" w:date="2026-05-20T15:16:00Z" w16du:dateUtc="2026-05-20T19:16:00Z">
        <w:r w:rsidR="00A53589">
          <w:t>from errors observed at</w:t>
        </w:r>
      </w:ins>
      <w:ins w:id="1817" w:author="Fernandes, Richard (he, him, his | il, le, lui)" w:date="2026-05-15T13:29:00Z">
        <w:r w:rsidRPr="001E3E86">
          <w:t xml:space="preserve"> matchup</w:t>
        </w:r>
      </w:ins>
      <w:ins w:id="1818" w:author="Fernandes, Richard (he, him, his | il, le, lui)" w:date="2026-05-20T15:16:00Z" w16du:dateUtc="2026-05-20T19:16:00Z">
        <w:r w:rsidR="00A53589">
          <w:t>s</w:t>
        </w:r>
      </w:ins>
      <w:ins w:id="1819" w:author="Fernandes, Richard (he, him, his | il, le, lui)" w:date="2026-05-15T13:29:00Z">
        <w:r w:rsidRPr="001E3E86">
          <w:t xml:space="preserve"> level using only variables available for those matchups to define conditions. For </w:t>
        </w:r>
      </w:ins>
      <w:ins w:id="1820" w:author="Fernandes, Richard (he, him, his | il, le, lui)" w:date="2026-05-20T13:11:00Z" w16du:dateUtc="2026-05-20T17:11:00Z">
        <w:r w:rsidR="007074D7">
          <w:t xml:space="preserve">CEOS </w:t>
        </w:r>
      </w:ins>
      <w:ins w:id="1821" w:author="Fernandes, Richard (he, him, his | il, le, lui)" w:date="2026-05-15T13:29:00Z">
        <w:r w:rsidRPr="001E3E86">
          <w:t>Stage 4, matchup errors are used to calibrate land-cover–specific regression estimators of quality statistics using variables available for all product measurements. These estimators are then applied to a globally representative sample of product measurements to assess compliance with user requirements.</w:t>
        </w:r>
      </w:ins>
    </w:p>
    <w:p w14:paraId="0CA9D794" w14:textId="77777777" w:rsidR="009363F7" w:rsidRDefault="009363F7" w:rsidP="0055330B">
      <w:pPr>
        <w:spacing w:line="360" w:lineRule="auto"/>
        <w:rPr>
          <w:ins w:id="1822" w:author="Fernandes, Richard (he, him, his | il, le, lui)" w:date="2026-05-14T11:09:00Z" w16du:dateUtc="2026-05-14T15:09:00Z"/>
        </w:rPr>
      </w:pPr>
    </w:p>
    <w:p w14:paraId="69B90748" w14:textId="7D4C91AF" w:rsidR="00821D66" w:rsidRDefault="00681AE3" w:rsidP="00914F9D">
      <w:pPr>
        <w:pStyle w:val="Heading3"/>
        <w:rPr>
          <w:ins w:id="1823" w:author="Fernandes, Richard (he, him, his | il, le, lui)" w:date="2026-05-14T10:48:00Z" w16du:dateUtc="2026-05-14T14:48:00Z"/>
        </w:rPr>
      </w:pPr>
      <w:ins w:id="1824" w:author="Fernandes, Richard (he, him, his | il, le, lui)" w:date="2026-05-14T16:18:00Z" w16du:dateUtc="2026-05-14T20:18:00Z">
        <w:r>
          <w:t xml:space="preserve">2.5.1 </w:t>
        </w:r>
      </w:ins>
      <w:ins w:id="1825" w:author="Fernandes, Richard (he, him, his | il, le, lui)" w:date="2026-05-14T11:09:00Z" w16du:dateUtc="2026-05-14T15:09:00Z">
        <w:r w:rsidR="00C37A36">
          <w:t xml:space="preserve">Stage </w:t>
        </w:r>
      </w:ins>
      <w:ins w:id="1826" w:author="Fernandes, Richard (he, him, his | il, le, lui)" w:date="2026-05-14T16:17:00Z" w16du:dateUtc="2026-05-14T20:17:00Z">
        <w:r w:rsidR="00914F9D">
          <w:t>3</w:t>
        </w:r>
      </w:ins>
      <w:ins w:id="1827" w:author="Fernandes, Richard (he, him, his | il, le, lui)" w:date="2026-05-14T11:09:00Z" w16du:dateUtc="2026-05-14T15:09:00Z">
        <w:r w:rsidR="00C37A36">
          <w:t xml:space="preserve">– Validation for Matchups with In-situ Fiducial Reference Measurements </w:t>
        </w:r>
      </w:ins>
    </w:p>
    <w:p w14:paraId="698408FC" w14:textId="77777777" w:rsidR="007319AE" w:rsidRDefault="007319AE" w:rsidP="00586035">
      <w:pPr>
        <w:pBdr>
          <w:top w:val="nil"/>
          <w:left w:val="nil"/>
          <w:bottom w:val="nil"/>
          <w:right w:val="nil"/>
          <w:between w:val="nil"/>
        </w:pBdr>
        <w:spacing w:after="0" w:line="360" w:lineRule="auto"/>
        <w:rPr>
          <w:ins w:id="1828" w:author="Fernandes, Richard (he, him, his | il, le, lui)" w:date="2026-05-11T13:50:00Z" w16du:dateUtc="2026-05-11T17:50:00Z"/>
          <w:color w:val="000000"/>
        </w:rPr>
      </w:pPr>
    </w:p>
    <w:p w14:paraId="02E9AED4" w14:textId="0EE8FD0B" w:rsidR="000554D2" w:rsidRDefault="00E40DE7" w:rsidP="00586035">
      <w:pPr>
        <w:pBdr>
          <w:top w:val="nil"/>
          <w:left w:val="nil"/>
          <w:bottom w:val="nil"/>
          <w:right w:val="nil"/>
          <w:between w:val="nil"/>
        </w:pBdr>
        <w:spacing w:after="0" w:line="360" w:lineRule="auto"/>
        <w:rPr>
          <w:ins w:id="1829" w:author="Fernandes, Richard (he, him, his | il, le, lui)" w:date="2026-05-14T14:33:00Z" w16du:dateUtc="2026-05-14T18:33:00Z"/>
          <w:color w:val="000000"/>
        </w:rPr>
      </w:pPr>
      <w:ins w:id="1830" w:author="Fernandes, Richard (he, him, his | il, le, lui)" w:date="2026-05-14T11:14:00Z" w16du:dateUtc="2026-05-14T15:14:00Z">
        <w:r>
          <w:rPr>
            <w:color w:val="000000"/>
          </w:rPr>
          <w:t xml:space="preserve">Validation of GCOS </w:t>
        </w:r>
      </w:ins>
      <w:ins w:id="1831" w:author="Fernandes, Richard (he, him, his | il, le, lui)" w:date="2026-05-14T11:15:00Z" w16du:dateUtc="2026-05-14T15:15:00Z">
        <w:r>
          <w:rPr>
            <w:color w:val="000000"/>
          </w:rPr>
          <w:t xml:space="preserve">thematic quality requirements </w:t>
        </w:r>
      </w:ins>
      <w:ins w:id="1832" w:author="Fernandes, Richard (he, him, his | il, le, lui)" w:date="2026-05-14T11:16:00Z" w16du:dateUtc="2026-05-14T15:16:00Z">
        <w:r w:rsidR="007613C5">
          <w:rPr>
            <w:color w:val="000000"/>
          </w:rPr>
          <w:t xml:space="preserve">for a matchup </w:t>
        </w:r>
      </w:ins>
      <w:ins w:id="1833" w:author="Fernandes, Richard (he, him, his | il, le, lui)" w:date="2026-05-14T11:15:00Z" w16du:dateUtc="2026-05-14T15:15:00Z">
        <w:r w:rsidR="00454EFE">
          <w:rPr>
            <w:color w:val="000000"/>
          </w:rPr>
          <w:t>requires quantification of the relative standard unc</w:t>
        </w:r>
        <w:r w:rsidR="001A1D7F">
          <w:rPr>
            <w:color w:val="000000"/>
          </w:rPr>
          <w:t>ertainty</w:t>
        </w:r>
      </w:ins>
      <w:ins w:id="1834" w:author="Fernandes, Richard (he, him, his | il, le, lui)" w:date="2026-05-14T11:16:00Z" w16du:dateUtc="2026-05-14T15:16:00Z">
        <w:r w:rsidR="006D7166">
          <w:rPr>
            <w:color w:val="000000"/>
          </w:rPr>
          <w:t>, the standard uncertainty</w:t>
        </w:r>
      </w:ins>
      <w:ins w:id="1835" w:author="Fernandes, Richard (he, him, his | il, le, lui)" w:date="2026-05-14T11:15:00Z" w16du:dateUtc="2026-05-14T15:15:00Z">
        <w:r w:rsidR="001A1D7F">
          <w:rPr>
            <w:color w:val="000000"/>
          </w:rPr>
          <w:t xml:space="preserve"> and the stability</w:t>
        </w:r>
      </w:ins>
      <w:ins w:id="1836" w:author="Fernandes, Richard (he, him, his | il, le, lui)" w:date="2026-05-14T11:16:00Z" w16du:dateUtc="2026-05-14T15:16:00Z">
        <w:r w:rsidR="00317C28">
          <w:rPr>
            <w:color w:val="000000"/>
          </w:rPr>
          <w:t xml:space="preserve"> </w:t>
        </w:r>
      </w:ins>
      <w:ins w:id="1837" w:author="Fernandes, Richard (he, him, his | il, le, lui)" w:date="2026-05-19T15:27:00Z" w16du:dateUtc="2026-05-19T19:27:00Z">
        <w:r w:rsidR="003C680E">
          <w:rPr>
            <w:color w:val="000000"/>
          </w:rPr>
          <w:t xml:space="preserve">statistics for </w:t>
        </w:r>
      </w:ins>
      <w:ins w:id="1838" w:author="Fernandes, Richard (he, him, his | il, le, lui)" w:date="2026-05-20T15:21:00Z" w16du:dateUtc="2026-05-20T19:21:00Z">
        <w:r w:rsidR="003F1148">
          <w:rPr>
            <w:color w:val="000000"/>
          </w:rPr>
          <w:t>the</w:t>
        </w:r>
      </w:ins>
      <w:ins w:id="1839" w:author="Fernandes, Richard (he, him, his | il, le, lui)" w:date="2026-05-15T13:31:00Z" w16du:dateUtc="2026-05-15T17:31:00Z">
        <w:r w:rsidR="0051664A">
          <w:rPr>
            <w:color w:val="000000"/>
          </w:rPr>
          <w:t xml:space="preserve"> </w:t>
        </w:r>
      </w:ins>
      <w:ins w:id="1840" w:author="Fernandes, Richard (he, him, his | il, le, lui)" w:date="2026-05-14T11:17:00Z" w16du:dateUtc="2026-05-14T15:17:00Z">
        <w:r w:rsidR="009A73EA">
          <w:rPr>
            <w:color w:val="000000"/>
          </w:rPr>
          <w:t>matchup</w:t>
        </w:r>
      </w:ins>
      <w:ins w:id="1841" w:author="Fernandes, Richard (he, him, his | il, le, lui)" w:date="2026-05-15T13:31:00Z" w16du:dateUtc="2026-05-15T17:31:00Z">
        <w:r w:rsidR="0051664A">
          <w:rPr>
            <w:color w:val="000000"/>
          </w:rPr>
          <w:t xml:space="preserve"> </w:t>
        </w:r>
      </w:ins>
      <w:ins w:id="1842" w:author="Fernandes, Richard (he, him, his | il, le, lui)" w:date="2026-05-19T15:29:00Z" w16du:dateUtc="2026-05-19T19:29:00Z">
        <w:r w:rsidR="00141B23">
          <w:rPr>
            <w:color w:val="000000"/>
          </w:rPr>
          <w:t>condition</w:t>
        </w:r>
      </w:ins>
      <w:ins w:id="1843" w:author="Fernandes, Richard (he, him, his | il, le, lui)" w:date="2026-05-19T15:27:00Z" w16du:dateUtc="2026-05-19T19:27:00Z">
        <w:r w:rsidR="003C680E">
          <w:rPr>
            <w:color w:val="000000"/>
          </w:rPr>
          <w:t>.</w:t>
        </w:r>
      </w:ins>
      <w:ins w:id="1844" w:author="Fernandes, Richard (he, him, his | il, le, lui)" w:date="2026-05-15T13:32:00Z" w16du:dateUtc="2026-05-15T17:32:00Z">
        <w:r w:rsidR="00084574">
          <w:rPr>
            <w:color w:val="000000"/>
          </w:rPr>
          <w:t xml:space="preserve">  </w:t>
        </w:r>
      </w:ins>
      <w:ins w:id="1845" w:author="Fernandes, Richard (he, him, his | il, le, lui)" w:date="2026-05-14T11:28:00Z" w16du:dateUtc="2026-05-14T15:28:00Z">
        <w:r w:rsidR="00A607C6">
          <w:rPr>
            <w:color w:val="000000"/>
          </w:rPr>
          <w:t xml:space="preserve">All of these </w:t>
        </w:r>
      </w:ins>
      <w:ins w:id="1846" w:author="Fernandes, Richard (he, him, his | il, le, lui)" w:date="2026-05-20T15:21:00Z" w16du:dateUtc="2026-05-20T19:21:00Z">
        <w:r w:rsidR="003F1148">
          <w:rPr>
            <w:color w:val="000000"/>
          </w:rPr>
          <w:t>quality staistics</w:t>
        </w:r>
      </w:ins>
      <w:ins w:id="1847" w:author="Fernandes, Richard (he, him, his | il, le, lui)" w:date="2026-05-14T11:28:00Z" w16du:dateUtc="2026-05-14T15:28:00Z">
        <w:r w:rsidR="00A607C6">
          <w:rPr>
            <w:color w:val="000000"/>
          </w:rPr>
          <w:t xml:space="preserve"> require </w:t>
        </w:r>
      </w:ins>
      <w:ins w:id="1848" w:author="Fernandes, Richard (he, him, his | il, le, lui)" w:date="2026-05-20T15:22:00Z" w16du:dateUtc="2026-05-20T19:22:00Z">
        <w:r w:rsidR="003F1148">
          <w:rPr>
            <w:color w:val="000000"/>
          </w:rPr>
          <w:t xml:space="preserve">an estimate of </w:t>
        </w:r>
      </w:ins>
      <w:ins w:id="1849" w:author="Fernandes, Richard (he, him, his | il, le, lui)" w:date="2026-05-14T11:28:00Z" w16du:dateUtc="2026-05-14T15:28:00Z">
        <w:r w:rsidR="00A607C6">
          <w:rPr>
            <w:color w:val="000000"/>
          </w:rPr>
          <w:t>bias</w:t>
        </w:r>
      </w:ins>
      <w:ins w:id="1850" w:author="Fernandes, Richard (he, him, his | il, le, lui)" w:date="2026-05-15T13:32:00Z" w16du:dateUtc="2026-05-15T17:32:00Z">
        <w:r w:rsidR="00084574">
          <w:rPr>
            <w:color w:val="000000"/>
          </w:rPr>
          <w:t xml:space="preserve">: </w:t>
        </w:r>
      </w:ins>
      <w:ins w:id="1851" w:author="Fernandes, Richard (he, him, his | il, le, lui)" w:date="2026-05-14T11:29:00Z" w16du:dateUtc="2026-05-14T15:29:00Z">
        <w:r w:rsidR="00A607C6">
          <w:rPr>
            <w:color w:val="000000"/>
          </w:rPr>
          <w:t xml:space="preserve">stability </w:t>
        </w:r>
        <w:r w:rsidR="00DE26C1">
          <w:rPr>
            <w:color w:val="000000"/>
          </w:rPr>
          <w:t xml:space="preserve">explicitly considers </w:t>
        </w:r>
        <w:r w:rsidR="00A607C6">
          <w:rPr>
            <w:color w:val="000000"/>
          </w:rPr>
          <w:t xml:space="preserve">the change in bias </w:t>
        </w:r>
        <w:r w:rsidR="00854D37">
          <w:rPr>
            <w:color w:val="000000"/>
          </w:rPr>
          <w:t xml:space="preserve">over time </w:t>
        </w:r>
      </w:ins>
      <w:ins w:id="1852" w:author="Fernandes, Richard (he, him, his | il, le, lui)" w:date="2026-05-15T13:33:00Z" w16du:dateUtc="2026-05-15T17:33:00Z">
        <w:r w:rsidR="007A0DFF">
          <w:rPr>
            <w:color w:val="000000"/>
          </w:rPr>
          <w:t xml:space="preserve">while </w:t>
        </w:r>
      </w:ins>
      <w:ins w:id="1853" w:author="Fernandes, Richard (he, him, his | il, le, lui)" w:date="2026-05-14T11:29:00Z" w16du:dateUtc="2026-05-14T15:29:00Z">
        <w:r w:rsidR="00854D37">
          <w:rPr>
            <w:color w:val="000000"/>
          </w:rPr>
          <w:t xml:space="preserve">uncertainty requires that </w:t>
        </w:r>
      </w:ins>
      <w:ins w:id="1854" w:author="Fernandes, Richard (he, him, his | il, le, lui)" w:date="2026-05-14T11:30:00Z" w16du:dateUtc="2026-05-14T15:30:00Z">
        <w:r w:rsidR="00A302B3">
          <w:rPr>
            <w:color w:val="000000"/>
          </w:rPr>
          <w:t>bias is subtract</w:t>
        </w:r>
      </w:ins>
      <w:ins w:id="1855" w:author="Fernandes, Richard (he, him, his | il, le, lui)" w:date="2026-05-15T13:32:00Z" w16du:dateUtc="2026-05-15T17:32:00Z">
        <w:r w:rsidR="007A0DFF">
          <w:rPr>
            <w:color w:val="000000"/>
          </w:rPr>
          <w:t>ed</w:t>
        </w:r>
      </w:ins>
      <w:ins w:id="1856" w:author="Fernandes, Richard (he, him, his | il, le, lui)" w:date="2026-05-14T11:30:00Z" w16du:dateUtc="2026-05-14T15:30:00Z">
        <w:r w:rsidR="00A302B3">
          <w:rPr>
            <w:color w:val="000000"/>
          </w:rPr>
          <w:t xml:space="preserve"> from errors if it is non-negligible in comparison to the </w:t>
        </w:r>
      </w:ins>
      <w:ins w:id="1857" w:author="Fernandes, Richard (he, him, his | il, le, lui)" w:date="2026-05-14T11:31:00Z" w16du:dateUtc="2026-05-14T15:31:00Z">
        <w:r w:rsidR="00F06EE8">
          <w:rPr>
            <w:color w:val="000000"/>
          </w:rPr>
          <w:t>uncertainty (JGCM, 2021).</w:t>
        </w:r>
      </w:ins>
      <w:ins w:id="1858" w:author="Fernandes, Richard (he, him, his | il, le, lui)" w:date="2026-05-14T11:15:00Z" w16du:dateUtc="2026-05-14T15:15:00Z">
        <w:r w:rsidR="001A1D7F">
          <w:rPr>
            <w:color w:val="000000"/>
          </w:rPr>
          <w:t xml:space="preserve"> </w:t>
        </w:r>
      </w:ins>
      <w:ins w:id="1859" w:author="Fernandes, Richard (he, him, his | il, le, lui)" w:date="2026-05-14T11:31:00Z" w16du:dateUtc="2026-05-14T15:31:00Z">
        <w:r w:rsidR="00D33A10">
          <w:rPr>
            <w:color w:val="000000"/>
          </w:rPr>
          <w:t xml:space="preserve"> </w:t>
        </w:r>
      </w:ins>
    </w:p>
    <w:p w14:paraId="3DAD3353" w14:textId="77777777" w:rsidR="000554D2" w:rsidRDefault="000554D2" w:rsidP="00586035">
      <w:pPr>
        <w:pBdr>
          <w:top w:val="nil"/>
          <w:left w:val="nil"/>
          <w:bottom w:val="nil"/>
          <w:right w:val="nil"/>
          <w:between w:val="nil"/>
        </w:pBdr>
        <w:spacing w:after="0" w:line="360" w:lineRule="auto"/>
        <w:rPr>
          <w:ins w:id="1860" w:author="Fernandes, Richard (he, him, his | il, le, lui)" w:date="2026-05-14T14:33:00Z" w16du:dateUtc="2026-05-14T18:33:00Z"/>
          <w:color w:val="000000"/>
        </w:rPr>
      </w:pPr>
    </w:p>
    <w:p w14:paraId="3C86FA6D" w14:textId="29AF3E41" w:rsidR="000554D2" w:rsidRDefault="00681AE3">
      <w:pPr>
        <w:pStyle w:val="Heading4"/>
        <w:rPr>
          <w:ins w:id="1861" w:author="Fernandes, Richard (he, him, his | il, le, lui)" w:date="2026-05-14T14:33:00Z" w16du:dateUtc="2026-05-14T18:33:00Z"/>
          <w:color w:val="000000"/>
        </w:rPr>
        <w:pPrChange w:id="1862" w:author="Fernandes, Richard (he, him, his | il, le, lui)" w:date="2026-05-14T16:19:00Z" w16du:dateUtc="2026-05-14T20:19:00Z">
          <w:pPr>
            <w:pBdr>
              <w:top w:val="nil"/>
              <w:left w:val="nil"/>
              <w:bottom w:val="nil"/>
              <w:right w:val="nil"/>
              <w:between w:val="nil"/>
            </w:pBdr>
            <w:spacing w:after="0" w:line="360" w:lineRule="auto"/>
          </w:pPr>
        </w:pPrChange>
      </w:pPr>
      <w:ins w:id="1863" w:author="Fernandes, Richard (he, him, his | il, le, lui)" w:date="2026-05-14T16:19:00Z" w16du:dateUtc="2026-05-14T20:19:00Z">
        <w:r>
          <w:rPr>
            <w:color w:val="000000"/>
          </w:rPr>
          <w:lastRenderedPageBreak/>
          <w:t xml:space="preserve">2.5.1.1 </w:t>
        </w:r>
      </w:ins>
      <w:ins w:id="1864" w:author="Fernandes, Richard (he, him, his | il, le, lui)" w:date="2026-05-14T14:33:00Z" w16du:dateUtc="2026-05-14T18:33:00Z">
        <w:r w:rsidR="000554D2">
          <w:rPr>
            <w:color w:val="000000"/>
          </w:rPr>
          <w:t>Bias</w:t>
        </w:r>
      </w:ins>
    </w:p>
    <w:p w14:paraId="4FD4CE79" w14:textId="77777777" w:rsidR="000554D2" w:rsidRDefault="000554D2" w:rsidP="00586035">
      <w:pPr>
        <w:pBdr>
          <w:top w:val="nil"/>
          <w:left w:val="nil"/>
          <w:bottom w:val="nil"/>
          <w:right w:val="nil"/>
          <w:between w:val="nil"/>
        </w:pBdr>
        <w:spacing w:after="0" w:line="360" w:lineRule="auto"/>
        <w:rPr>
          <w:ins w:id="1865" w:author="Fernandes, Richard (he, him, his | il, le, lui)" w:date="2026-05-14T14:33:00Z" w16du:dateUtc="2026-05-14T18:33:00Z"/>
          <w:color w:val="000000"/>
        </w:rPr>
      </w:pPr>
    </w:p>
    <w:p w14:paraId="0FA457DB" w14:textId="0BD9472D" w:rsidR="00E94D39" w:rsidRDefault="007A0DFF" w:rsidP="00586035">
      <w:pPr>
        <w:pBdr>
          <w:top w:val="nil"/>
          <w:left w:val="nil"/>
          <w:bottom w:val="nil"/>
          <w:right w:val="nil"/>
          <w:between w:val="nil"/>
        </w:pBdr>
        <w:spacing w:after="0" w:line="360" w:lineRule="auto"/>
        <w:rPr>
          <w:ins w:id="1866" w:author="Fernandes, Richard (he, him, his | il, le, lui)" w:date="2026-05-11T13:50:00Z" w16du:dateUtc="2026-05-11T17:50:00Z"/>
          <w:color w:val="000000"/>
        </w:rPr>
      </w:pPr>
      <w:ins w:id="1867" w:author="Fernandes, Richard (he, him, his | il, le, lui)" w:date="2026-05-15T13:33:00Z" w16du:dateUtc="2026-05-15T17:33:00Z">
        <w:r>
          <w:rPr>
            <w:color w:val="000000"/>
          </w:rPr>
          <w:t>Bias</w:t>
        </w:r>
      </w:ins>
      <w:ins w:id="1868" w:author="Fernandes, Richard (he, him, his | il, le, lui)" w:date="2026-05-14T11:31:00Z" w16du:dateUtc="2026-05-14T15:31:00Z">
        <w:r w:rsidR="00D33A10">
          <w:rPr>
            <w:color w:val="000000"/>
          </w:rPr>
          <w:t xml:space="preserve"> is </w:t>
        </w:r>
      </w:ins>
      <w:ins w:id="1869" w:author="Fernandes, Richard (he, him, his | il, le, lui)" w:date="2026-05-19T15:28:00Z" w16du:dateUtc="2026-05-19T19:28:00Z">
        <w:r w:rsidR="003C680E">
          <w:rPr>
            <w:color w:val="000000"/>
          </w:rPr>
          <w:t xml:space="preserve">the </w:t>
        </w:r>
      </w:ins>
      <w:ins w:id="1870" w:author="Fernandes, Richard (he, him, his | il, le, lui)" w:date="2026-05-14T11:31:00Z" w16du:dateUtc="2026-05-14T15:31:00Z">
        <w:r w:rsidR="00D33A10">
          <w:rPr>
            <w:color w:val="000000"/>
          </w:rPr>
          <w:t xml:space="preserve">expected value of errors </w:t>
        </w:r>
      </w:ins>
      <w:ins w:id="1871" w:author="Fernandes, Richard (he, him, his | il, le, lui)" w:date="2026-05-28T14:39:00Z" w16du:dateUtc="2026-05-28T18:39:00Z">
        <w:r w:rsidR="00DA1636">
          <w:rPr>
            <w:color w:val="000000"/>
          </w:rPr>
          <w:t>fo</w:t>
        </w:r>
      </w:ins>
      <w:ins w:id="1872" w:author="Fernandes, Richard (he, him, his | il, le, lui)" w:date="2026-05-14T11:32:00Z" w16du:dateUtc="2026-05-14T15:32:00Z">
        <w:r w:rsidR="009F2339">
          <w:rPr>
            <w:color w:val="000000"/>
          </w:rPr>
          <w:t>r</w:t>
        </w:r>
      </w:ins>
      <w:ins w:id="1873" w:author="Fernandes, Richard (he, him, his | il, le, lui)" w:date="2026-05-19T15:30:00Z" w16du:dateUtc="2026-05-19T19:30:00Z">
        <w:r w:rsidR="00B81E4E">
          <w:rPr>
            <w:color w:val="000000"/>
          </w:rPr>
          <w:t xml:space="preserve"> </w:t>
        </w:r>
      </w:ins>
      <w:ins w:id="1874" w:author="Fernandes, Richard (he, him, his | il, le, lui)" w:date="2026-05-28T14:39:00Z" w16du:dateUtc="2026-05-28T18:39:00Z">
        <w:r w:rsidR="00DA1636">
          <w:rPr>
            <w:color w:val="000000"/>
          </w:rPr>
          <w:t>conditions represented by the ith matchup</w:t>
        </w:r>
      </w:ins>
      <w:ins w:id="1875" w:author="Fernandes, Richard (he, him, his | il, le, lui)" w:date="2026-05-14T11:32:00Z" w16du:dateUtc="2026-05-14T15:32:00Z">
        <w:r w:rsidR="00E31C2B">
          <w:rPr>
            <w:color w:val="000000"/>
          </w:rPr>
          <w:t>.</w:t>
        </w:r>
      </w:ins>
      <w:ins w:id="1876" w:author="Fernandes, Richard (he, him, his | il, le, lui)" w:date="2026-05-19T15:30:00Z" w16du:dateUtc="2026-05-19T19:30:00Z">
        <w:r w:rsidR="00B81E4E">
          <w:rPr>
            <w:color w:val="000000"/>
          </w:rPr>
          <w:t xml:space="preserve">  </w:t>
        </w:r>
      </w:ins>
      <w:ins w:id="1877" w:author="Fernandes, Richard (he, him, his | il, le, lui)" w:date="2026-05-15T13:33:00Z" w16du:dateUtc="2026-05-15T17:33:00Z">
        <w:r w:rsidR="00AA39F5">
          <w:rPr>
            <w:color w:val="000000"/>
          </w:rPr>
          <w:t xml:space="preserve"> </w:t>
        </w:r>
      </w:ins>
      <w:ins w:id="1878" w:author="Fernandes, Richard (he, him, his | il, le, lui)" w:date="2026-05-14T11:32:00Z" w16du:dateUtc="2026-05-14T15:32:00Z">
        <w:r w:rsidR="00E31C2B">
          <w:rPr>
            <w:color w:val="000000"/>
          </w:rPr>
          <w:t xml:space="preserve">  </w:t>
        </w:r>
      </w:ins>
      <w:ins w:id="1879" w:author="Fernandes, Richard (he, him, his | il, le, lui)" w:date="2026-05-15T13:37:00Z" w16du:dateUtc="2026-05-15T17:37:00Z">
        <w:r w:rsidR="00EC42FF">
          <w:rPr>
            <w:color w:val="000000"/>
          </w:rPr>
          <w:t xml:space="preserve">For </w:t>
        </w:r>
      </w:ins>
      <w:ins w:id="1880" w:author="Fernandes, Richard (he, him, his | il, le, lui)" w:date="2026-05-19T15:31:00Z" w16du:dateUtc="2026-05-19T19:31:00Z">
        <w:r w:rsidR="00396825">
          <w:rPr>
            <w:color w:val="000000"/>
          </w:rPr>
          <w:t>an</w:t>
        </w:r>
      </w:ins>
      <w:ins w:id="1881" w:author="Fernandes, Richard (he, him, his | il, le, lui)" w:date="2026-05-20T15:22:00Z" w16du:dateUtc="2026-05-20T19:22:00Z">
        <w:r w:rsidR="003F1148">
          <w:rPr>
            <w:color w:val="000000"/>
          </w:rPr>
          <w:t xml:space="preserve"> </w:t>
        </w:r>
      </w:ins>
      <w:ins w:id="1882" w:author="Fernandes, Richard (he, him, his | il, le, lui)" w:date="2026-05-19T15:30:00Z" w16du:dateUtc="2026-05-19T19:30:00Z">
        <w:r w:rsidR="00396825">
          <w:rPr>
            <w:color w:val="000000"/>
          </w:rPr>
          <w:t>experimental</w:t>
        </w:r>
      </w:ins>
      <w:ins w:id="1883" w:author="Fernandes, Richard (he, him, his | il, le, lui)" w:date="2026-05-15T13:37:00Z" w16du:dateUtc="2026-05-15T17:37:00Z">
        <w:r w:rsidR="00EC42FF">
          <w:rPr>
            <w:color w:val="000000"/>
          </w:rPr>
          <w:t xml:space="preserve"> stratum with </w:t>
        </w:r>
      </w:ins>
      <m:oMath>
        <m:r>
          <w:ins w:id="1884" w:author="Fernandes, Richard (he, him, his | il, le, lui)" w:date="2026-05-20T15:24:00Z" w16du:dateUtc="2026-05-20T19:24:00Z">
            <w:rPr>
              <w:rFonts w:ascii="Cambria Math" w:hAnsi="Cambria Math"/>
              <w:color w:val="000000"/>
            </w:rPr>
            <m:t>n</m:t>
          </w:ins>
        </m:r>
      </m:oMath>
      <w:ins w:id="1885" w:author="Fernandes, Richard (he, him, his | il, le, lui)" w:date="2026-05-15T13:37:00Z" w16du:dateUtc="2026-05-15T17:37:00Z">
        <w:r w:rsidR="00EC42FF">
          <w:rPr>
            <w:color w:val="000000"/>
          </w:rPr>
          <w:t xml:space="preserve"> matchups, </w:t>
        </w:r>
      </w:ins>
      <w:ins w:id="1886" w:author="Fernandes, Richard (he, him, his | il, le, lui)" w:date="2026-05-20T15:22:00Z" w16du:dateUtc="2026-05-20T19:22:00Z">
        <w:r w:rsidR="000D4FB9">
          <w:rPr>
            <w:color w:val="000000"/>
          </w:rPr>
          <w:t xml:space="preserve">the bias </w:t>
        </w:r>
      </w:ins>
      <w:ins w:id="1887" w:author="Fernandes, Richard (he, him, his | il, le, lui)" w:date="2026-05-28T14:39:00Z" w16du:dateUtc="2026-05-28T18:39:00Z">
        <w:r w:rsidR="00DA1636">
          <w:rPr>
            <w:color w:val="000000"/>
          </w:rPr>
          <w:t xml:space="preserve">for </w:t>
        </w:r>
      </w:ins>
      <w:ins w:id="1888" w:author="Fernandes, Richard (he, him, his | il, le, lui)" w:date="2026-05-19T15:31:00Z" w16du:dateUtc="2026-05-19T19:31:00Z">
        <w:r w:rsidR="001D5F68">
          <w:rPr>
            <w:color w:val="000000"/>
          </w:rPr>
          <w:t xml:space="preserve"> </w:t>
        </w:r>
      </w:ins>
      <w:ins w:id="1889" w:author="Fernandes, Richard (he, him, his | il, le, lui)" w:date="2026-05-15T13:38:00Z" w16du:dateUtc="2026-05-15T17:38:00Z">
        <w:r w:rsidR="005A5E50">
          <w:rPr>
            <w:color w:val="000000"/>
          </w:rPr>
          <w:t xml:space="preserve">the ith matchup </w:t>
        </w:r>
      </w:ins>
      <w:ins w:id="1890" w:author="Fernandes, Richard (he, him, his | il, le, lui)" w:date="2026-05-14T14:34:00Z" w16du:dateUtc="2026-05-14T18:34:00Z">
        <w:r w:rsidR="000263B5">
          <w:rPr>
            <w:color w:val="000000"/>
          </w:rPr>
          <w:t xml:space="preserve">is estimated as the </w:t>
        </w:r>
      </w:ins>
      <w:ins w:id="1891" w:author="Fernandes, Richard (he, him, his | il, le, lui)" w:date="2026-05-14T11:39:00Z" w16du:dateUtc="2026-05-14T15:39:00Z">
        <w:r w:rsidR="00CE426B">
          <w:rPr>
            <w:color w:val="000000"/>
          </w:rPr>
          <w:t>weighted me</w:t>
        </w:r>
        <w:r w:rsidR="009601EA">
          <w:rPr>
            <w:color w:val="000000"/>
          </w:rPr>
          <w:t xml:space="preserve">dian </w:t>
        </w:r>
      </w:ins>
      <w:ins w:id="1892" w:author="Fernandes, Richard (he, him, his | il, le, lui)" w:date="2026-05-14T14:33:00Z" w16du:dateUtc="2026-05-14T18:33:00Z">
        <w:r w:rsidR="000263B5">
          <w:rPr>
            <w:color w:val="000000"/>
          </w:rPr>
          <w:t>(</w:t>
        </w:r>
      </w:ins>
      <m:oMath>
        <m:limLow>
          <m:limLowPr>
            <m:ctrlPr>
              <w:ins w:id="1893" w:author="Fernandes, Richard (he, him, his | il, le, lui)" w:date="2026-05-14T14:33:00Z" w16du:dateUtc="2026-05-14T18:33:00Z">
                <w:rPr>
                  <w:rFonts w:ascii="Cambria Math" w:hAnsi="Cambria Math"/>
                  <w:i/>
                  <w:color w:val="000000"/>
                </w:rPr>
              </w:ins>
            </m:ctrlPr>
          </m:limLowPr>
          <m:e>
            <m:r>
              <w:ins w:id="1894" w:author="Fernandes, Richard (he, him, his | il, le, lui)" w:date="2026-05-14T14:33:00Z" w16du:dateUtc="2026-05-14T18:33:00Z">
                <m:rPr>
                  <m:sty m:val="p"/>
                </m:rPr>
                <w:rPr>
                  <w:rFonts w:ascii="Cambria Math" w:hAnsi="Cambria Math"/>
                  <w:color w:val="000000"/>
                </w:rPr>
                <m:t>MdnW</m:t>
              </w:ins>
            </m:r>
          </m:e>
          <m:lim>
            <m:r>
              <w:ins w:id="1895" w:author="Fernandes, Richard (he, him, his | il, le, lui)" w:date="2026-05-14T14:33:00Z" w16du:dateUtc="2026-05-14T18:33:00Z">
                <w:rPr>
                  <w:rFonts w:ascii="Cambria Math" w:hAnsi="Cambria Math"/>
                  <w:color w:val="000000"/>
                </w:rPr>
                <m:t>j</m:t>
              </w:ins>
            </m:r>
          </m:lim>
        </m:limLow>
        <m:r>
          <w:ins w:id="1896" w:author="Fernandes, Richard (he, him, his | il, le, lui)" w:date="2026-05-14T14:33:00Z" w16du:dateUtc="2026-05-14T18:33:00Z">
            <w:rPr>
              <w:rFonts w:ascii="Cambria Math" w:hAnsi="Cambria Math"/>
              <w:color w:val="000000"/>
            </w:rPr>
            <m:t xml:space="preserve">) </m:t>
          </w:ins>
        </m:r>
      </m:oMath>
      <w:ins w:id="1897" w:author="Fernandes, Richard (he, him, his | il, le, lui)" w:date="2026-05-14T14:33:00Z" w16du:dateUtc="2026-05-14T18:33:00Z">
        <w:r w:rsidR="000263B5">
          <w:rPr>
            <w:color w:val="000000"/>
          </w:rPr>
          <w:t xml:space="preserve">of </w:t>
        </w:r>
      </w:ins>
      <w:ins w:id="1898" w:author="Fernandes, Richard (he, him, his | il, le, lui)" w:date="2026-05-14T11:39:00Z" w16du:dateUtc="2026-05-14T15:39:00Z">
        <w:r w:rsidR="009601EA">
          <w:rPr>
            <w:color w:val="000000"/>
          </w:rPr>
          <w:t>error</w:t>
        </w:r>
      </w:ins>
      <w:ins w:id="1899" w:author="Fernandes, Richard (he, him, his | il, le, lui)" w:date="2026-05-15T13:46:00Z" w16du:dateUtc="2026-05-15T17:46:00Z">
        <w:r w:rsidR="00B464AE">
          <w:rPr>
            <w:color w:val="000000"/>
          </w:rPr>
          <w:t xml:space="preserve"> for al</w:t>
        </w:r>
      </w:ins>
      <w:ins w:id="1900" w:author="Fernandes, Richard (he, him, his | il, le, lui)" w:date="2026-05-15T13:47:00Z" w16du:dateUtc="2026-05-15T17:47:00Z">
        <w:r w:rsidR="00B464AE">
          <w:rPr>
            <w:color w:val="000000"/>
          </w:rPr>
          <w:t xml:space="preserve">l </w:t>
        </w:r>
      </w:ins>
      <m:oMath>
        <m:r>
          <w:ins w:id="1901" w:author="Fernandes, Richard (he, him, his | il, le, lui)" w:date="2026-05-20T15:24:00Z" w16du:dateUtc="2026-05-20T19:24:00Z">
            <w:rPr>
              <w:rFonts w:ascii="Cambria Math" w:hAnsi="Cambria Math"/>
              <w:color w:val="000000"/>
            </w:rPr>
            <m:t>n</m:t>
          </w:ins>
        </m:r>
      </m:oMath>
      <w:ins w:id="1902" w:author="Fernandes, Richard (he, him, his | il, le, lui)" w:date="2026-05-15T13:47:00Z" w16du:dateUtc="2026-05-15T17:47:00Z">
        <w:r w:rsidR="00B464AE">
          <w:rPr>
            <w:color w:val="000000"/>
          </w:rPr>
          <w:t xml:space="preserve"> matchups</w:t>
        </w:r>
      </w:ins>
      <w:ins w:id="1903" w:author="Fernandes, Richard (he, him, his | il, le, lui)" w:date="2026-05-15T13:39:00Z" w16du:dateUtc="2026-05-15T17:39:00Z">
        <w:r w:rsidR="002F102F">
          <w:rPr>
            <w:color w:val="000000"/>
          </w:rPr>
          <w:t>:</w:t>
        </w:r>
      </w:ins>
      <w:ins w:id="1904" w:author="Fernandes, Richard (he, him, his | il, le, lui)" w:date="2026-05-14T14:34:00Z" w16du:dateUtc="2026-05-14T18:34:00Z">
        <w:r w:rsidR="000263B5">
          <w:rPr>
            <w:color w:val="000000"/>
          </w:rPr>
          <w:t xml:space="preserve">  </w:t>
        </w:r>
      </w:ins>
    </w:p>
    <w:p w14:paraId="43A061A6" w14:textId="77777777" w:rsidR="001A1D7F" w:rsidRDefault="001A1D7F" w:rsidP="00586035">
      <w:pPr>
        <w:pBdr>
          <w:top w:val="nil"/>
          <w:left w:val="nil"/>
          <w:bottom w:val="nil"/>
          <w:right w:val="nil"/>
          <w:between w:val="nil"/>
        </w:pBdr>
        <w:spacing w:after="0" w:line="360" w:lineRule="auto"/>
        <w:rPr>
          <w:ins w:id="1905" w:author="Fernandes, Richard (he, him, his | il, le, lui)" w:date="2026-05-14T11:15:00Z" w16du:dateUtc="2026-05-14T15:15:00Z"/>
          <w:color w:val="000000"/>
        </w:rPr>
      </w:pPr>
    </w:p>
    <w:p w14:paraId="753A00AF" w14:textId="77777777" w:rsidR="008A1EF6" w:rsidRDefault="008A1EF6" w:rsidP="00586035">
      <w:pPr>
        <w:pBdr>
          <w:top w:val="nil"/>
          <w:left w:val="nil"/>
          <w:bottom w:val="nil"/>
          <w:right w:val="nil"/>
          <w:between w:val="nil"/>
        </w:pBdr>
        <w:spacing w:after="0" w:line="360" w:lineRule="auto"/>
        <w:rPr>
          <w:ins w:id="1906" w:author="Fernandes, Richard (he, him, his | il, le, lui)" w:date="2026-05-14T14:28:00Z" w16du:dateUtc="2026-05-14T18:28:00Z"/>
          <w:color w:val="000000"/>
        </w:rPr>
      </w:pPr>
    </w:p>
    <w:p w14:paraId="1C8ECF0B" w14:textId="27DB79BA" w:rsidR="008A1EF6" w:rsidRPr="00902E03" w:rsidRDefault="00DD64EF" w:rsidP="008A1EF6">
      <w:pPr>
        <w:pBdr>
          <w:top w:val="nil"/>
          <w:left w:val="nil"/>
          <w:bottom w:val="nil"/>
          <w:right w:val="nil"/>
          <w:between w:val="nil"/>
        </w:pBdr>
        <w:spacing w:after="0" w:line="360" w:lineRule="auto"/>
        <w:rPr>
          <w:ins w:id="1907" w:author="Fernandes, Richard (he, him, his | il, le, lui)" w:date="2026-05-14T14:28:00Z" w16du:dateUtc="2026-05-14T18:28:00Z"/>
          <w:color w:val="000000"/>
        </w:rPr>
      </w:pPr>
      <m:oMath>
        <m:sSub>
          <m:sSubPr>
            <m:ctrlPr>
              <w:ins w:id="1908" w:author="Fernandes, Richard (he, him, his | il, le, lui)" w:date="2026-05-14T14:28:00Z" w16du:dateUtc="2026-05-14T18:28:00Z">
                <w:rPr>
                  <w:rFonts w:ascii="Cambria Math" w:hAnsi="Cambria Math"/>
                  <w:i/>
                  <w:color w:val="000000"/>
                </w:rPr>
              </w:ins>
            </m:ctrlPr>
          </m:sSubPr>
          <m:e>
            <m:acc>
              <m:accPr>
                <m:ctrlPr>
                  <w:ins w:id="1909" w:author="Fernandes, Richard (he, him, his | il, le, lui)" w:date="2026-05-14T14:28:00Z" w16du:dateUtc="2026-05-14T18:28:00Z">
                    <w:rPr>
                      <w:rFonts w:ascii="Cambria Math" w:hAnsi="Cambria Math"/>
                      <w:i/>
                      <w:color w:val="000000"/>
                    </w:rPr>
                  </w:ins>
                </m:ctrlPr>
              </m:accPr>
              <m:e>
                <m:r>
                  <w:ins w:id="1910" w:author="Fernandes, Richard (he, him, his | il, le, lui)" w:date="2026-05-14T14:28:00Z" w16du:dateUtc="2026-05-14T18:28:00Z">
                    <w:rPr>
                      <w:rFonts w:ascii="Cambria Math" w:hAnsi="Cambria Math"/>
                      <w:color w:val="000000"/>
                    </w:rPr>
                    <m:t>b</m:t>
                  </w:ins>
                </m:r>
              </m:e>
            </m:acc>
          </m:e>
          <m:sub>
            <m:r>
              <w:ins w:id="1911" w:author="Fernandes, Richard (he, him, his | il, le, lui)" w:date="2026-05-14T14:28:00Z" w16du:dateUtc="2026-05-14T18:28:00Z">
                <w:rPr>
                  <w:rFonts w:ascii="Cambria Math" w:hAnsi="Cambria Math"/>
                  <w:color w:val="000000"/>
                </w:rPr>
                <m:t>i</m:t>
              </w:ins>
            </m:r>
          </m:sub>
        </m:sSub>
        <m:r>
          <w:ins w:id="1912" w:author="Fernandes, Richard (he, him, his | il, le, lui)" w:date="2026-05-14T14:28:00Z" w16du:dateUtc="2026-05-14T18:28:00Z">
            <w:rPr>
              <w:rFonts w:ascii="Cambria Math" w:hAnsi="Cambria Math"/>
              <w:color w:val="000000"/>
            </w:rPr>
            <m:t>=</m:t>
          </w:ins>
        </m:r>
        <m:func>
          <m:funcPr>
            <m:ctrlPr>
              <w:ins w:id="1913" w:author="Fernandes, Richard (he, him, his | il, le, lui)" w:date="2026-05-14T14:28:00Z" w16du:dateUtc="2026-05-14T18:28:00Z">
                <w:rPr>
                  <w:rFonts w:ascii="Cambria Math" w:hAnsi="Cambria Math"/>
                  <w:i/>
                  <w:color w:val="000000"/>
                </w:rPr>
              </w:ins>
            </m:ctrlPr>
          </m:funcPr>
          <m:fName>
            <m:limLow>
              <m:limLowPr>
                <m:ctrlPr>
                  <w:ins w:id="1914" w:author="Fernandes, Richard (he, him, his | il, le, lui)" w:date="2026-05-14T14:28:00Z" w16du:dateUtc="2026-05-14T18:28:00Z">
                    <w:rPr>
                      <w:rFonts w:ascii="Cambria Math" w:hAnsi="Cambria Math"/>
                      <w:i/>
                      <w:color w:val="000000"/>
                    </w:rPr>
                  </w:ins>
                </m:ctrlPr>
              </m:limLowPr>
              <m:e>
                <m:r>
                  <w:ins w:id="1915" w:author="Fernandes, Richard (he, him, his | il, le, lui)" w:date="2026-05-14T14:28:00Z" w16du:dateUtc="2026-05-14T18:28:00Z">
                    <m:rPr>
                      <m:sty m:val="p"/>
                    </m:rPr>
                    <w:rPr>
                      <w:rFonts w:ascii="Cambria Math" w:hAnsi="Cambria Math"/>
                      <w:color w:val="000000"/>
                    </w:rPr>
                    <m:t>MdnW</m:t>
                  </w:ins>
                </m:r>
              </m:e>
              <m:lim>
                <m:r>
                  <w:ins w:id="1916" w:author="Fernandes, Richard (he, him, his | il, le, lui)" w:date="2026-05-14T14:28:00Z" w16du:dateUtc="2026-05-14T18:28:00Z">
                    <w:rPr>
                      <w:rFonts w:ascii="Cambria Math" w:hAnsi="Cambria Math"/>
                      <w:color w:val="000000"/>
                    </w:rPr>
                    <m:t>j</m:t>
                  </w:ins>
                </m:r>
                <m:r>
                  <w:ins w:id="1917" w:author="Fernandes, Richard (he, him, his | il, le, lui)" w:date="2026-05-15T13:47:00Z" w16du:dateUtc="2026-05-15T17:47:00Z">
                    <w:rPr>
                      <w:rFonts w:ascii="Cambria Math" w:hAnsi="Cambria Math"/>
                      <w:color w:val="000000"/>
                    </w:rPr>
                    <m:t>=1…</m:t>
                  </w:ins>
                </m:r>
                <m:r>
                  <w:ins w:id="1918" w:author="Fernandes, Richard (he, him, his | il, le, lui)" w:date="2026-05-20T15:24:00Z" w16du:dateUtc="2026-05-20T19:24:00Z">
                    <w:rPr>
                      <w:rFonts w:ascii="Cambria Math" w:hAnsi="Cambria Math"/>
                      <w:color w:val="000000"/>
                    </w:rPr>
                    <m:t>n</m:t>
                  </w:ins>
                </m:r>
              </m:lim>
            </m:limLow>
          </m:fName>
          <m:e>
            <m:d>
              <m:dPr>
                <m:ctrlPr>
                  <w:ins w:id="1919" w:author="Fernandes, Richard (he, him, his | il, le, lui)" w:date="2026-05-14T14:28:00Z" w16du:dateUtc="2026-05-14T18:28:00Z">
                    <w:rPr>
                      <w:rFonts w:ascii="Cambria Math" w:hAnsi="Cambria Math"/>
                      <w:i/>
                      <w:color w:val="000000"/>
                    </w:rPr>
                  </w:ins>
                </m:ctrlPr>
              </m:dPr>
              <m:e>
                <m:sSub>
                  <m:sSubPr>
                    <m:ctrlPr>
                      <w:ins w:id="1920" w:author="Fernandes, Richard (he, him, his | il, le, lui)" w:date="2026-05-14T14:28:00Z" w16du:dateUtc="2026-05-14T18:28:00Z">
                        <w:rPr>
                          <w:rFonts w:ascii="Cambria Math" w:hAnsi="Cambria Math"/>
                          <w:i/>
                          <w:color w:val="000000"/>
                        </w:rPr>
                      </w:ins>
                    </m:ctrlPr>
                  </m:sSubPr>
                  <m:e>
                    <m:acc>
                      <m:accPr>
                        <m:ctrlPr>
                          <w:ins w:id="1921" w:author="Fernandes, Richard (he, him, his | il, le, lui)" w:date="2026-05-14T14:28:00Z" w16du:dateUtc="2026-05-14T18:28:00Z">
                            <w:rPr>
                              <w:rFonts w:ascii="Cambria Math" w:hAnsi="Cambria Math"/>
                              <w:i/>
                              <w:color w:val="000000"/>
                            </w:rPr>
                          </w:ins>
                        </m:ctrlPr>
                      </m:accPr>
                      <m:e>
                        <m:r>
                          <w:ins w:id="1922" w:author="Fernandes, Richard (he, him, his | il, le, lui)" w:date="2026-05-14T14:28:00Z" w16du:dateUtc="2026-05-14T18:28:00Z">
                            <w:rPr>
                              <w:rFonts w:ascii="Cambria Math" w:hAnsi="Cambria Math"/>
                              <w:color w:val="000000"/>
                            </w:rPr>
                            <m:t>e</m:t>
                          </w:ins>
                        </m:r>
                      </m:e>
                    </m:acc>
                  </m:e>
                  <m:sub>
                    <m:r>
                      <w:ins w:id="1923" w:author="Fernandes, Richard (he, him, his | il, le, lui)" w:date="2026-05-14T14:28:00Z" w16du:dateUtc="2026-05-14T18:28:00Z">
                        <w:rPr>
                          <w:rFonts w:ascii="Cambria Math" w:hAnsi="Cambria Math"/>
                          <w:color w:val="000000"/>
                        </w:rPr>
                        <m:t>j</m:t>
                      </w:ins>
                    </m:r>
                  </m:sub>
                </m:sSub>
                <m:r>
                  <w:ins w:id="1924" w:author="Fernandes, Richard (he, him, his | il, le, lui)" w:date="2026-05-14T14:28:00Z" w16du:dateUtc="2026-05-14T18:28:00Z">
                    <w:rPr>
                      <w:rFonts w:ascii="Cambria Math" w:hAnsi="Cambria Math"/>
                      <w:color w:val="000000"/>
                    </w:rPr>
                    <m:t>,</m:t>
                  </w:ins>
                </m:r>
                <m:sSub>
                  <m:sSubPr>
                    <m:ctrlPr>
                      <w:ins w:id="1925" w:author="Fernandes, Richard (he, him, his | il, le, lui)" w:date="2026-05-14T14:28:00Z" w16du:dateUtc="2026-05-14T18:28:00Z">
                        <w:rPr>
                          <w:rFonts w:ascii="Cambria Math" w:hAnsi="Cambria Math"/>
                          <w:i/>
                          <w:color w:val="000000"/>
                        </w:rPr>
                      </w:ins>
                    </m:ctrlPr>
                  </m:sSubPr>
                  <m:e>
                    <m:r>
                      <w:ins w:id="1926" w:author="Fernandes, Richard (he, him, his | il, le, lui)" w:date="2026-05-14T14:28:00Z" w16du:dateUtc="2026-05-14T18:28:00Z">
                        <w:rPr>
                          <w:rFonts w:ascii="Cambria Math" w:hAnsi="Cambria Math"/>
                          <w:color w:val="000000"/>
                        </w:rPr>
                        <m:t>w</m:t>
                      </w:ins>
                    </m:r>
                  </m:e>
                  <m:sub>
                    <m:r>
                      <w:ins w:id="1927" w:author="Fernandes, Richard (he, him, his | il, le, lui)" w:date="2026-05-14T14:28:00Z" w16du:dateUtc="2026-05-14T18:28:00Z">
                        <w:rPr>
                          <w:rFonts w:ascii="Cambria Math" w:hAnsi="Cambria Math"/>
                          <w:color w:val="000000"/>
                        </w:rPr>
                        <m:t>j</m:t>
                      </w:ins>
                    </m:r>
                  </m:sub>
                </m:sSub>
              </m:e>
            </m:d>
          </m:e>
        </m:func>
      </m:oMath>
      <w:ins w:id="1928" w:author="Fernandes, Richard (he, him, his | il, le, lui)" w:date="2026-05-19T15:42:00Z" w16du:dateUtc="2026-05-19T19:42:00Z">
        <w:r w:rsidR="00E4144C">
          <w:rPr>
            <w:color w:val="000000"/>
          </w:rPr>
          <w:tab/>
        </w:r>
        <w:r w:rsidR="00E4144C">
          <w:rPr>
            <w:color w:val="000000"/>
          </w:rPr>
          <w:tab/>
        </w:r>
        <w:r w:rsidR="00E4144C">
          <w:rPr>
            <w:color w:val="000000"/>
          </w:rPr>
          <w:tab/>
        </w:r>
        <w:r w:rsidR="00E4144C">
          <w:rPr>
            <w:color w:val="000000"/>
          </w:rPr>
          <w:tab/>
        </w:r>
        <w:r w:rsidR="00E4144C">
          <w:rPr>
            <w:color w:val="000000"/>
          </w:rPr>
          <w:tab/>
        </w:r>
        <w:r w:rsidR="00E4144C">
          <w:rPr>
            <w:color w:val="000000"/>
          </w:rPr>
          <w:tab/>
        </w:r>
        <w:r w:rsidR="00E4144C">
          <w:rPr>
            <w:color w:val="000000"/>
          </w:rPr>
          <w:tab/>
        </w:r>
        <w:r w:rsidR="00E4144C">
          <w:rPr>
            <w:color w:val="000000"/>
          </w:rPr>
          <w:tab/>
        </w:r>
        <w:r w:rsidR="00E4144C">
          <w:rPr>
            <w:color w:val="000000"/>
          </w:rPr>
          <w:tab/>
        </w:r>
        <w:r w:rsidR="00E4144C">
          <w:rPr>
            <w:color w:val="000000"/>
          </w:rPr>
          <w:tab/>
          <w:t>(5)</w:t>
        </w:r>
      </w:ins>
    </w:p>
    <w:p w14:paraId="2509D920" w14:textId="77777777" w:rsidR="008A1EF6" w:rsidRDefault="008A1EF6" w:rsidP="00586035">
      <w:pPr>
        <w:pBdr>
          <w:top w:val="nil"/>
          <w:left w:val="nil"/>
          <w:bottom w:val="nil"/>
          <w:right w:val="nil"/>
          <w:between w:val="nil"/>
        </w:pBdr>
        <w:spacing w:after="0" w:line="360" w:lineRule="auto"/>
        <w:rPr>
          <w:ins w:id="1929" w:author="Fernandes, Richard (he, him, his | il, le, lui)" w:date="2026-05-15T13:40:00Z" w16du:dateUtc="2026-05-15T17:40:00Z"/>
          <w:color w:val="000000"/>
        </w:rPr>
      </w:pPr>
    </w:p>
    <w:p w14:paraId="4CB7A350" w14:textId="557E991A" w:rsidR="00BA77F9" w:rsidRDefault="000D4FB9" w:rsidP="00586035">
      <w:pPr>
        <w:pBdr>
          <w:top w:val="nil"/>
          <w:left w:val="nil"/>
          <w:bottom w:val="nil"/>
          <w:right w:val="nil"/>
          <w:between w:val="nil"/>
        </w:pBdr>
        <w:spacing w:after="0" w:line="360" w:lineRule="auto"/>
        <w:rPr>
          <w:ins w:id="1930" w:author="Fernandes, Richard (he, him, his | il, le, lui)" w:date="2026-05-15T13:45:00Z" w16du:dateUtc="2026-05-15T17:45:00Z"/>
          <w:color w:val="000000"/>
        </w:rPr>
      </w:pPr>
      <w:ins w:id="1931" w:author="Fernandes, Richard (he, him, his | il, le, lui)" w:date="2026-05-20T15:23:00Z" w16du:dateUtc="2026-05-20T19:23:00Z">
        <w:r>
          <w:rPr>
            <w:color w:val="000000"/>
          </w:rPr>
          <w:t>w</w:t>
        </w:r>
      </w:ins>
      <w:ins w:id="1932" w:author="Fernandes, Richard (he, him, his | il, le, lui)" w:date="2026-05-15T13:40:00Z" w16du:dateUtc="2026-05-15T17:40:00Z">
        <w:r w:rsidR="00BA77F9">
          <w:rPr>
            <w:color w:val="000000"/>
          </w:rPr>
          <w:t xml:space="preserve">here </w:t>
        </w:r>
      </w:ins>
      <w:ins w:id="1933" w:author="Fernandes, Richard (he, him, his | il, le, lui)" w:date="2026-05-15T13:41:00Z" w16du:dateUtc="2026-05-15T17:41:00Z">
        <w:r w:rsidR="004A0034">
          <w:rPr>
            <w:color w:val="000000"/>
          </w:rPr>
          <w:t>with weights</w:t>
        </w:r>
      </w:ins>
      <m:oMath>
        <m:sSub>
          <m:sSubPr>
            <m:ctrlPr>
              <w:ins w:id="1934" w:author="Fernandes, Richard (he, him, his | il, le, lui)" w:date="2026-05-15T13:45:00Z" w16du:dateUtc="2026-05-15T17:45:00Z">
                <w:rPr>
                  <w:rFonts w:ascii="Cambria Math" w:hAnsi="Cambria Math"/>
                  <w:i/>
                  <w:color w:val="000000"/>
                </w:rPr>
              </w:ins>
            </m:ctrlPr>
          </m:sSubPr>
          <m:e>
            <m:r>
              <w:ins w:id="1935" w:author="Fernandes, Richard (he, him, his | il, le, lui)" w:date="2026-05-15T13:45:00Z" w16du:dateUtc="2026-05-15T17:45:00Z">
                <w:rPr>
                  <w:rFonts w:ascii="Cambria Math" w:hAnsi="Cambria Math"/>
                  <w:color w:val="000000"/>
                </w:rPr>
                <m:t xml:space="preserve"> w</m:t>
              </w:ins>
            </m:r>
          </m:e>
          <m:sub>
            <m:r>
              <w:ins w:id="1936" w:author="Fernandes, Richard (he, him, his | il, le, lui)" w:date="2026-05-15T13:45:00Z" w16du:dateUtc="2026-05-15T17:45:00Z">
                <w:rPr>
                  <w:rFonts w:ascii="Cambria Math" w:hAnsi="Cambria Math"/>
                  <w:color w:val="000000"/>
                </w:rPr>
                <m:t>i,j</m:t>
              </w:ins>
            </m:r>
          </m:sub>
        </m:sSub>
      </m:oMath>
      <w:ins w:id="1937" w:author="Fernandes, Richard (he, him, his | il, le, lui)" w:date="2026-05-15T13:41:00Z" w16du:dateUtc="2026-05-15T17:41:00Z">
        <w:r w:rsidR="004A0034">
          <w:rPr>
            <w:color w:val="000000"/>
          </w:rPr>
          <w:t xml:space="preserve"> </w:t>
        </w:r>
      </w:ins>
      <w:ins w:id="1938" w:author="Fernandes, Richard (he, him, his | il, le, lui)" w:date="2026-05-15T13:49:00Z" w16du:dateUtc="2026-05-15T17:49:00Z">
        <w:r w:rsidR="00C357FC">
          <w:rPr>
            <w:color w:val="000000"/>
          </w:rPr>
          <w:t xml:space="preserve">account for both the inclusion probability and the standard uncertainty of the estimated error for each matchup: </w:t>
        </w:r>
      </w:ins>
    </w:p>
    <w:p w14:paraId="77946DB6" w14:textId="77777777" w:rsidR="00B8685B" w:rsidRDefault="00B8685B" w:rsidP="00586035">
      <w:pPr>
        <w:pBdr>
          <w:top w:val="nil"/>
          <w:left w:val="nil"/>
          <w:bottom w:val="nil"/>
          <w:right w:val="nil"/>
          <w:between w:val="nil"/>
        </w:pBdr>
        <w:spacing w:after="0" w:line="360" w:lineRule="auto"/>
        <w:rPr>
          <w:ins w:id="1939" w:author="Fernandes, Richard (he, him, his | il, le, lui)" w:date="2026-05-15T13:45:00Z" w16du:dateUtc="2026-05-15T17:45:00Z"/>
          <w:color w:val="000000"/>
        </w:rPr>
      </w:pPr>
    </w:p>
    <w:p w14:paraId="7D026460" w14:textId="5C26F4C1" w:rsidR="00B8685B" w:rsidRPr="00902E03" w:rsidRDefault="00DD64EF" w:rsidP="00586035">
      <w:pPr>
        <w:pBdr>
          <w:top w:val="nil"/>
          <w:left w:val="nil"/>
          <w:bottom w:val="nil"/>
          <w:right w:val="nil"/>
          <w:between w:val="nil"/>
        </w:pBdr>
        <w:spacing w:after="0" w:line="360" w:lineRule="auto"/>
        <w:rPr>
          <w:ins w:id="1940" w:author="Fernandes, Richard (he, him, his | il, le, lui)" w:date="2026-05-14T11:54:00Z" w16du:dateUtc="2026-05-14T15:54:00Z"/>
          <w:color w:val="000000"/>
        </w:rPr>
      </w:pPr>
      <m:oMath>
        <m:sSub>
          <m:sSubPr>
            <m:ctrlPr>
              <w:ins w:id="1941" w:author="Fernandes, Richard (he, him, his | il, le, lui)" w:date="2026-05-15T13:45:00Z" w16du:dateUtc="2026-05-15T17:45:00Z">
                <w:rPr>
                  <w:rFonts w:ascii="Cambria Math" w:hAnsi="Cambria Math"/>
                  <w:i/>
                  <w:color w:val="000000"/>
                </w:rPr>
              </w:ins>
            </m:ctrlPr>
          </m:sSubPr>
          <m:e>
            <m:r>
              <w:ins w:id="1942" w:author="Fernandes, Richard (he, him, his | il, le, lui)" w:date="2026-05-15T13:45:00Z" w16du:dateUtc="2026-05-15T17:45:00Z">
                <w:rPr>
                  <w:rFonts w:ascii="Cambria Math" w:hAnsi="Cambria Math"/>
                  <w:color w:val="000000"/>
                </w:rPr>
                <m:t>w</m:t>
              </w:ins>
            </m:r>
          </m:e>
          <m:sub>
            <m:r>
              <w:ins w:id="1943" w:author="Fernandes, Richard (he, him, his | il, le, lui)" w:date="2026-05-15T13:45:00Z" w16du:dateUtc="2026-05-15T17:45:00Z">
                <w:rPr>
                  <w:rFonts w:ascii="Cambria Math" w:hAnsi="Cambria Math"/>
                  <w:color w:val="000000"/>
                </w:rPr>
                <m:t>i</m:t>
              </w:ins>
            </m:r>
            <m:r>
              <w:ins w:id="1944" w:author="Fernandes, Richard (he, him, his | il, le, lui)" w:date="2026-05-15T13:45:00Z" w16du:dateUtc="2026-05-15T17:45:00Z">
                <w:rPr>
                  <w:rFonts w:ascii="Cambria Math" w:hAnsi="Cambria Math"/>
                  <w:color w:val="000000"/>
                </w:rPr>
                <m:t>,</m:t>
              </w:ins>
            </m:r>
            <m:r>
              <w:ins w:id="1945" w:author="Fernandes, Richard (he, him, his | il, le, lui)" w:date="2026-05-15T13:45:00Z" w16du:dateUtc="2026-05-15T17:45:00Z">
                <w:rPr>
                  <w:rFonts w:ascii="Cambria Math" w:hAnsi="Cambria Math"/>
                  <w:color w:val="000000"/>
                </w:rPr>
                <m:t>j</m:t>
              </w:ins>
            </m:r>
          </m:sub>
        </m:sSub>
        <m:r>
          <w:ins w:id="1946" w:author="Fernandes, Richard (he, him, his | il, le, lui)" w:date="2026-05-15T13:45:00Z" w16du:dateUtc="2026-05-15T17:45:00Z">
            <w:rPr>
              <w:rFonts w:ascii="Cambria Math" w:hAnsi="Cambria Math"/>
              <w:color w:val="000000"/>
            </w:rPr>
            <m:t>=</m:t>
          </w:ins>
        </m:r>
        <m:f>
          <m:fPr>
            <m:ctrlPr>
              <w:ins w:id="1947" w:author="Fernandes, Richard (he, him, his | il, le, lui)" w:date="2026-05-15T13:48:00Z" w16du:dateUtc="2026-05-15T17:48:00Z">
                <w:rPr>
                  <w:rFonts w:ascii="Cambria Math" w:hAnsi="Cambria Math"/>
                  <w:i/>
                  <w:color w:val="000000"/>
                </w:rPr>
              </w:ins>
            </m:ctrlPr>
          </m:fPr>
          <m:num>
            <m:r>
              <w:ins w:id="1948" w:author="Fernandes, Richard (he, him, his | il, le, lui)" w:date="2026-05-15T13:48:00Z" w16du:dateUtc="2026-05-15T17:48:00Z">
                <w:rPr>
                  <w:rFonts w:ascii="Cambria Math" w:hAnsi="Cambria Math"/>
                  <w:color w:val="000000"/>
                </w:rPr>
                <m:t>1</m:t>
              </w:ins>
            </m:r>
          </m:num>
          <m:den>
            <m:nary>
              <m:naryPr>
                <m:chr m:val="∑"/>
                <m:limLoc m:val="undOvr"/>
                <m:ctrlPr>
                  <w:ins w:id="1949" w:author="Fernandes, Richard (he, him, his | il, le, lui)" w:date="2026-05-15T13:48:00Z" w16du:dateUtc="2026-05-15T17:48:00Z">
                    <w:rPr>
                      <w:rFonts w:ascii="Cambria Math" w:hAnsi="Cambria Math"/>
                      <w:i/>
                      <w:color w:val="000000"/>
                    </w:rPr>
                  </w:ins>
                </m:ctrlPr>
              </m:naryPr>
              <m:sub>
                <m:r>
                  <w:ins w:id="1950" w:author="Fernandes, Richard (he, him, his | il, le, lui)" w:date="2026-05-15T13:48:00Z" w16du:dateUtc="2026-05-15T17:48:00Z">
                    <w:rPr>
                      <w:rFonts w:ascii="Cambria Math" w:hAnsi="Cambria Math"/>
                      <w:color w:val="000000"/>
                    </w:rPr>
                    <m:t>j</m:t>
                  </w:ins>
                </m:r>
                <m:r>
                  <w:ins w:id="1951" w:author="Fernandes, Richard (he, him, his | il, le, lui)" w:date="2026-05-15T13:48:00Z" w16du:dateUtc="2026-05-15T17:48:00Z">
                    <w:rPr>
                      <w:rFonts w:ascii="Cambria Math" w:hAnsi="Cambria Math"/>
                      <w:color w:val="000000"/>
                    </w:rPr>
                    <m:t>=1</m:t>
                  </w:ins>
                </m:r>
              </m:sub>
              <m:sup>
                <m:r>
                  <w:ins w:id="1952" w:author="Fernandes, Richard (he, him, his | il, le, lui)" w:date="2026-05-20T15:24:00Z" w16du:dateUtc="2026-05-20T19:24:00Z">
                    <w:rPr>
                      <w:rFonts w:ascii="Cambria Math" w:hAnsi="Cambria Math"/>
                      <w:color w:val="000000"/>
                    </w:rPr>
                    <m:t>n</m:t>
                  </w:ins>
                </m:r>
              </m:sup>
              <m:e>
                <m:f>
                  <m:fPr>
                    <m:ctrlPr>
                      <w:ins w:id="1953" w:author="Fernandes, Richard (he, him, his | il, le, lui)" w:date="2026-05-15T13:49:00Z" w16du:dateUtc="2026-05-15T17:49:00Z">
                        <w:rPr>
                          <w:rFonts w:ascii="Cambria Math" w:hAnsi="Cambria Math"/>
                          <w:i/>
                          <w:color w:val="000000"/>
                        </w:rPr>
                      </w:ins>
                    </m:ctrlPr>
                  </m:fPr>
                  <m:num>
                    <m:r>
                      <w:ins w:id="1954" w:author="Fernandes, Richard (he, him, his | il, le, lui)" w:date="2026-05-15T13:49:00Z" w16du:dateUtc="2026-05-15T17:49:00Z">
                        <m:rPr>
                          <m:sty m:val="p"/>
                        </m:rPr>
                        <w:rPr>
                          <w:rFonts w:ascii="Cambria Math" w:hAnsi="Cambria Math"/>
                          <w:color w:val="000000"/>
                        </w:rPr>
                        <m:t xml:space="preserve"> </m:t>
                      </w:ins>
                    </m:r>
                    <m:r>
                      <w:ins w:id="1955" w:author="Fernandes, Richard (he, him, his | il, le, lui)" w:date="2026-05-15T13:49:00Z" w16du:dateUtc="2026-05-15T17:49:00Z">
                        <w:rPr>
                          <w:rFonts w:ascii="Cambria Math" w:hAnsi="Cambria Math"/>
                          <w:color w:val="000000"/>
                        </w:rPr>
                        <m:t>p</m:t>
                      </w:ins>
                    </m:r>
                    <m:d>
                      <m:dPr>
                        <m:ctrlPr>
                          <w:ins w:id="1956" w:author="Fernandes, Richard (he, him, his | il, le, lui)" w:date="2026-05-15T13:49:00Z" w16du:dateUtc="2026-05-15T17:49:00Z">
                            <w:rPr>
                              <w:rFonts w:ascii="Cambria Math" w:hAnsi="Cambria Math"/>
                              <w:i/>
                              <w:color w:val="000000"/>
                            </w:rPr>
                          </w:ins>
                        </m:ctrlPr>
                      </m:dPr>
                      <m:e>
                        <m:sSub>
                          <m:sSubPr>
                            <m:ctrlPr>
                              <w:ins w:id="1957" w:author="Fernandes, Richard (he, him, his | il, le, lui)" w:date="2026-05-15T13:49:00Z" w16du:dateUtc="2026-05-15T17:49:00Z">
                                <w:rPr>
                                  <w:rFonts w:ascii="Cambria Math" w:eastAsia="Cambria Math" w:hAnsi="Cambria Math" w:cs="Cambria Math"/>
                                  <w:color w:val="000000"/>
                                </w:rPr>
                              </w:ins>
                            </m:ctrlPr>
                          </m:sSubPr>
                          <m:e>
                            <m:bar>
                              <m:barPr>
                                <m:ctrlPr>
                                  <w:ins w:id="1958" w:author="Fernandes, Richard (he, him, his | il, le, lui)" w:date="2026-05-15T13:49:00Z" w16du:dateUtc="2026-05-15T17:49:00Z">
                                    <w:rPr>
                                      <w:rFonts w:ascii="Cambria Math" w:eastAsia="Cambria Math" w:hAnsi="Cambria Math" w:cs="Cambria Math"/>
                                      <w:color w:val="000000"/>
                                    </w:rPr>
                                  </w:ins>
                                </m:ctrlPr>
                              </m:barPr>
                              <m:e>
                                <m:r>
                                  <w:ins w:id="1959" w:author="Fernandes, Richard (he, him, his | il, le, lui)" w:date="2026-05-15T13:49:00Z" w16du:dateUtc="2026-05-15T17:49:00Z">
                                    <m:rPr>
                                      <m:sty m:val="p"/>
                                    </m:rPr>
                                    <w:rPr>
                                      <w:rFonts w:ascii="Cambria Math" w:eastAsia="Cambria Math" w:hAnsi="Cambria Math" w:cs="Cambria Math"/>
                                      <w:color w:val="000000"/>
                                    </w:rPr>
                                    <m:t>x</m:t>
                                  </w:ins>
                                </m:r>
                              </m:e>
                            </m:bar>
                          </m:e>
                          <m:sub>
                            <m:r>
                              <w:ins w:id="1960" w:author="Fernandes, Richard (he, him, his | il, le, lui)" w:date="2026-05-15T13:49:00Z" w16du:dateUtc="2026-05-15T17:49:00Z">
                                <w:rPr>
                                  <w:rFonts w:ascii="Cambria Math" w:eastAsia="Cambria Math" w:hAnsi="Cambria Math" w:cs="Cambria Math"/>
                                  <w:color w:val="000000"/>
                                </w:rPr>
                                <m:t>j</m:t>
                              </w:ins>
                            </m:r>
                          </m:sub>
                        </m:sSub>
                      </m:e>
                      <m:e>
                        <m:sSub>
                          <m:sSubPr>
                            <m:ctrlPr>
                              <w:ins w:id="1961" w:author="Fernandes, Richard (he, him, his | il, le, lui)" w:date="2026-05-15T13:49:00Z" w16du:dateUtc="2026-05-15T17:49:00Z">
                                <w:rPr>
                                  <w:rFonts w:ascii="Cambria Math" w:eastAsia="Cambria Math" w:hAnsi="Cambria Math" w:cs="Cambria Math"/>
                                  <w:color w:val="000000"/>
                                </w:rPr>
                              </w:ins>
                            </m:ctrlPr>
                          </m:sSubPr>
                          <m:e>
                            <m:bar>
                              <m:barPr>
                                <m:ctrlPr>
                                  <w:ins w:id="1962" w:author="Fernandes, Richard (he, him, his | il, le, lui)" w:date="2026-05-15T13:49:00Z" w16du:dateUtc="2026-05-15T17:49:00Z">
                                    <w:rPr>
                                      <w:rFonts w:ascii="Cambria Math" w:eastAsia="Cambria Math" w:hAnsi="Cambria Math" w:cs="Cambria Math"/>
                                      <w:color w:val="000000"/>
                                    </w:rPr>
                                  </w:ins>
                                </m:ctrlPr>
                              </m:barPr>
                              <m:e>
                                <m:r>
                                  <w:ins w:id="1963" w:author="Fernandes, Richard (he, him, his | il, le, lui)" w:date="2026-05-15T13:49:00Z" w16du:dateUtc="2026-05-15T17:49:00Z">
                                    <m:rPr>
                                      <m:sty m:val="p"/>
                                    </m:rPr>
                                    <w:rPr>
                                      <w:rFonts w:ascii="Cambria Math" w:eastAsia="Cambria Math" w:hAnsi="Cambria Math" w:cs="Cambria Math"/>
                                      <w:color w:val="000000"/>
                                    </w:rPr>
                                    <m:t>x</m:t>
                                  </w:ins>
                                </m:r>
                              </m:e>
                            </m:bar>
                          </m:e>
                          <m:sub>
                            <m:r>
                              <w:ins w:id="1964" w:author="Fernandes, Richard (he, him, his | il, le, lui)" w:date="2026-05-15T13:49:00Z" w16du:dateUtc="2026-05-15T17:49:00Z">
                                <w:rPr>
                                  <w:rFonts w:ascii="Cambria Math" w:eastAsia="Cambria Math" w:hAnsi="Cambria Math" w:cs="Cambria Math"/>
                                  <w:color w:val="000000"/>
                                </w:rPr>
                                <m:t>i</m:t>
                              </w:ins>
                            </m:r>
                          </m:sub>
                        </m:sSub>
                        <m:ctrlPr>
                          <w:ins w:id="1965" w:author="Fernandes, Richard (he, him, his | il, le, lui)" w:date="2026-05-15T13:49:00Z" w16du:dateUtc="2026-05-15T17:49:00Z">
                            <w:rPr>
                              <w:rFonts w:ascii="Cambria Math" w:eastAsia="Cambria Math" w:hAnsi="Cambria Math" w:cs="Cambria Math"/>
                              <w:i/>
                              <w:color w:val="000000"/>
                            </w:rPr>
                          </w:ins>
                        </m:ctrlPr>
                      </m:e>
                    </m:d>
                  </m:num>
                  <m:den>
                    <m:sSubSup>
                      <m:sSubSupPr>
                        <m:ctrlPr>
                          <w:ins w:id="1966" w:author="Fernandes, Richard (he, him, his | il, le, lui)" w:date="2026-05-15T13:49:00Z" w16du:dateUtc="2026-05-15T17:49:00Z">
                            <w:rPr>
                              <w:rFonts w:ascii="Cambria Math" w:hAnsi="Cambria Math"/>
                              <w:i/>
                              <w:color w:val="000000"/>
                            </w:rPr>
                          </w:ins>
                        </m:ctrlPr>
                      </m:sSubSupPr>
                      <m:e>
                        <m:acc>
                          <m:accPr>
                            <m:ctrlPr>
                              <w:ins w:id="1967" w:author="Fernandes, Richard (he, him, his | il, le, lui)" w:date="2026-05-15T13:49:00Z" w16du:dateUtc="2026-05-15T17:49:00Z">
                                <w:rPr>
                                  <w:rFonts w:ascii="Cambria Math" w:hAnsi="Cambria Math"/>
                                  <w:i/>
                                  <w:color w:val="000000"/>
                                </w:rPr>
                              </w:ins>
                            </m:ctrlPr>
                          </m:accPr>
                          <m:e>
                            <m:r>
                              <w:ins w:id="1968" w:author="Fernandes, Richard (he, him, his | il, le, lui)" w:date="2026-05-15T13:49:00Z" w16du:dateUtc="2026-05-15T17:49:00Z">
                                <w:rPr>
                                  <w:rFonts w:ascii="Cambria Math" w:hAnsi="Cambria Math"/>
                                  <w:color w:val="000000"/>
                                </w:rPr>
                                <m:t>σ</m:t>
                              </w:ins>
                            </m:r>
                          </m:e>
                        </m:acc>
                      </m:e>
                      <m:sub>
                        <m:sSub>
                          <m:sSubPr>
                            <m:ctrlPr>
                              <w:ins w:id="1969" w:author="Fernandes, Richard (he, him, his | il, le, lui)" w:date="2026-05-15T13:49:00Z" w16du:dateUtc="2026-05-15T17:49:00Z">
                                <w:rPr>
                                  <w:rFonts w:ascii="Cambria Math" w:hAnsi="Cambria Math"/>
                                  <w:i/>
                                  <w:color w:val="000000"/>
                                </w:rPr>
                              </w:ins>
                            </m:ctrlPr>
                          </m:sSubPr>
                          <m:e>
                            <m:acc>
                              <m:accPr>
                                <m:ctrlPr>
                                  <w:ins w:id="1970" w:author="Fernandes, Richard (he, him, his | il, le, lui)" w:date="2026-05-15T13:49:00Z" w16du:dateUtc="2026-05-15T17:49:00Z">
                                    <w:rPr>
                                      <w:rFonts w:ascii="Cambria Math" w:hAnsi="Cambria Math"/>
                                      <w:i/>
                                      <w:color w:val="000000"/>
                                    </w:rPr>
                                  </w:ins>
                                </m:ctrlPr>
                              </m:accPr>
                              <m:e>
                                <m:r>
                                  <w:ins w:id="1971" w:author="Fernandes, Richard (he, him, his | il, le, lui)" w:date="2026-05-15T13:49:00Z" w16du:dateUtc="2026-05-15T17:49:00Z">
                                    <w:rPr>
                                      <w:rFonts w:ascii="Cambria Math" w:hAnsi="Cambria Math"/>
                                      <w:color w:val="000000"/>
                                    </w:rPr>
                                    <m:t>e</m:t>
                                  </w:ins>
                                </m:r>
                              </m:e>
                            </m:acc>
                          </m:e>
                          <m:sub>
                            <m:r>
                              <w:ins w:id="1972" w:author="Fernandes, Richard (he, him, his | il, le, lui)" w:date="2026-05-15T13:49:00Z" w16du:dateUtc="2026-05-15T17:49:00Z">
                                <w:rPr>
                                  <w:rFonts w:ascii="Cambria Math" w:hAnsi="Cambria Math"/>
                                  <w:color w:val="000000"/>
                                </w:rPr>
                                <m:t>j</m:t>
                              </w:ins>
                            </m:r>
                          </m:sub>
                        </m:sSub>
                      </m:sub>
                      <m:sup>
                        <m:r>
                          <w:ins w:id="1973" w:author="Fernandes, Richard (he, him, his | il, le, lui)" w:date="2026-05-15T13:49:00Z" w16du:dateUtc="2026-05-15T17:49:00Z">
                            <w:rPr>
                              <w:rFonts w:ascii="Cambria Math" w:hAnsi="Cambria Math"/>
                              <w:color w:val="000000"/>
                            </w:rPr>
                            <m:t>2</m:t>
                          </w:ins>
                        </m:r>
                      </m:sup>
                    </m:sSubSup>
                  </m:den>
                </m:f>
              </m:e>
            </m:nary>
          </m:den>
        </m:f>
        <m:f>
          <m:fPr>
            <m:ctrlPr>
              <w:ins w:id="1974" w:author="Fernandes, Richard (he, him, his | il, le, lui)" w:date="2026-05-15T13:45:00Z" w16du:dateUtc="2026-05-15T17:45:00Z">
                <w:rPr>
                  <w:rFonts w:ascii="Cambria Math" w:hAnsi="Cambria Math"/>
                  <w:i/>
                  <w:color w:val="000000"/>
                </w:rPr>
              </w:ins>
            </m:ctrlPr>
          </m:fPr>
          <m:num>
            <m:r>
              <w:ins w:id="1975" w:author="Fernandes, Richard (he, him, his | il, le, lui)" w:date="2026-05-15T13:47:00Z" w16du:dateUtc="2026-05-15T17:47:00Z">
                <m:rPr>
                  <m:sty m:val="p"/>
                </m:rPr>
                <w:rPr>
                  <w:rFonts w:ascii="Cambria Math" w:hAnsi="Cambria Math"/>
                  <w:color w:val="000000"/>
                </w:rPr>
                <m:t xml:space="preserve"> </m:t>
              </w:ins>
            </m:r>
            <m:r>
              <w:ins w:id="1976" w:author="Fernandes, Richard (he, him, his | il, le, lui)" w:date="2026-05-15T13:47:00Z" w16du:dateUtc="2026-05-15T17:47:00Z">
                <w:rPr>
                  <w:rFonts w:ascii="Cambria Math" w:hAnsi="Cambria Math"/>
                  <w:color w:val="000000"/>
                </w:rPr>
                <m:t>p</m:t>
              </w:ins>
            </m:r>
            <m:d>
              <m:dPr>
                <m:ctrlPr>
                  <w:ins w:id="1977" w:author="Fernandes, Richard (he, him, his | il, le, lui)" w:date="2026-05-15T13:47:00Z" w16du:dateUtc="2026-05-15T17:47:00Z">
                    <w:rPr>
                      <w:rFonts w:ascii="Cambria Math" w:hAnsi="Cambria Math"/>
                      <w:i/>
                      <w:color w:val="000000"/>
                    </w:rPr>
                  </w:ins>
                </m:ctrlPr>
              </m:dPr>
              <m:e>
                <m:sSub>
                  <m:sSubPr>
                    <m:ctrlPr>
                      <w:ins w:id="1978" w:author="Fernandes, Richard (he, him, his | il, le, lui)" w:date="2026-05-15T13:47:00Z" w16du:dateUtc="2026-05-15T17:47:00Z">
                        <w:rPr>
                          <w:rFonts w:ascii="Cambria Math" w:eastAsia="Cambria Math" w:hAnsi="Cambria Math" w:cs="Cambria Math"/>
                          <w:color w:val="000000"/>
                        </w:rPr>
                      </w:ins>
                    </m:ctrlPr>
                  </m:sSubPr>
                  <m:e>
                    <m:bar>
                      <m:barPr>
                        <m:ctrlPr>
                          <w:ins w:id="1979" w:author="Fernandes, Richard (he, him, his | il, le, lui)" w:date="2026-05-15T13:47:00Z" w16du:dateUtc="2026-05-15T17:47:00Z">
                            <w:rPr>
                              <w:rFonts w:ascii="Cambria Math" w:eastAsia="Cambria Math" w:hAnsi="Cambria Math" w:cs="Cambria Math"/>
                              <w:color w:val="000000"/>
                            </w:rPr>
                          </w:ins>
                        </m:ctrlPr>
                      </m:barPr>
                      <m:e>
                        <m:r>
                          <w:ins w:id="1980" w:author="Fernandes, Richard (he, him, his | il, le, lui)" w:date="2026-05-15T13:47:00Z" w16du:dateUtc="2026-05-15T17:47:00Z">
                            <m:rPr>
                              <m:sty m:val="p"/>
                            </m:rPr>
                            <w:rPr>
                              <w:rFonts w:ascii="Cambria Math" w:eastAsia="Cambria Math" w:hAnsi="Cambria Math" w:cs="Cambria Math"/>
                              <w:color w:val="000000"/>
                            </w:rPr>
                            <m:t>x</m:t>
                          </w:ins>
                        </m:r>
                      </m:e>
                    </m:bar>
                  </m:e>
                  <m:sub>
                    <m:r>
                      <w:ins w:id="1981" w:author="Fernandes, Richard (he, him, his | il, le, lui)" w:date="2026-05-15T13:47:00Z" w16du:dateUtc="2026-05-15T17:47:00Z">
                        <w:rPr>
                          <w:rFonts w:ascii="Cambria Math" w:eastAsia="Cambria Math" w:hAnsi="Cambria Math" w:cs="Cambria Math"/>
                          <w:color w:val="000000"/>
                        </w:rPr>
                        <m:t>j</m:t>
                      </w:ins>
                    </m:r>
                  </m:sub>
                </m:sSub>
              </m:e>
              <m:e>
                <m:sSub>
                  <m:sSubPr>
                    <m:ctrlPr>
                      <w:ins w:id="1982" w:author="Fernandes, Richard (he, him, his | il, le, lui)" w:date="2026-05-15T13:47:00Z" w16du:dateUtc="2026-05-15T17:47:00Z">
                        <w:rPr>
                          <w:rFonts w:ascii="Cambria Math" w:eastAsia="Cambria Math" w:hAnsi="Cambria Math" w:cs="Cambria Math"/>
                          <w:color w:val="000000"/>
                        </w:rPr>
                      </w:ins>
                    </m:ctrlPr>
                  </m:sSubPr>
                  <m:e>
                    <m:bar>
                      <m:barPr>
                        <m:ctrlPr>
                          <w:ins w:id="1983" w:author="Fernandes, Richard (he, him, his | il, le, lui)" w:date="2026-05-15T13:47:00Z" w16du:dateUtc="2026-05-15T17:47:00Z">
                            <w:rPr>
                              <w:rFonts w:ascii="Cambria Math" w:eastAsia="Cambria Math" w:hAnsi="Cambria Math" w:cs="Cambria Math"/>
                              <w:color w:val="000000"/>
                            </w:rPr>
                          </w:ins>
                        </m:ctrlPr>
                      </m:barPr>
                      <m:e>
                        <m:r>
                          <w:ins w:id="1984" w:author="Fernandes, Richard (he, him, his | il, le, lui)" w:date="2026-05-15T13:47:00Z" w16du:dateUtc="2026-05-15T17:47:00Z">
                            <m:rPr>
                              <m:sty m:val="p"/>
                            </m:rPr>
                            <w:rPr>
                              <w:rFonts w:ascii="Cambria Math" w:eastAsia="Cambria Math" w:hAnsi="Cambria Math" w:cs="Cambria Math"/>
                              <w:color w:val="000000"/>
                            </w:rPr>
                            <m:t>x</m:t>
                          </w:ins>
                        </m:r>
                      </m:e>
                    </m:bar>
                  </m:e>
                  <m:sub>
                    <m:r>
                      <w:ins w:id="1985" w:author="Fernandes, Richard (he, him, his | il, le, lui)" w:date="2026-05-15T13:47:00Z" w16du:dateUtc="2026-05-15T17:47:00Z">
                        <w:rPr>
                          <w:rFonts w:ascii="Cambria Math" w:eastAsia="Cambria Math" w:hAnsi="Cambria Math" w:cs="Cambria Math"/>
                          <w:color w:val="000000"/>
                        </w:rPr>
                        <m:t>i</m:t>
                      </w:ins>
                    </m:r>
                  </m:sub>
                </m:sSub>
                <m:ctrlPr>
                  <w:ins w:id="1986" w:author="Fernandes, Richard (he, him, his | il, le, lui)" w:date="2026-05-15T13:47:00Z" w16du:dateUtc="2026-05-15T17:47:00Z">
                    <w:rPr>
                      <w:rFonts w:ascii="Cambria Math" w:eastAsia="Cambria Math" w:hAnsi="Cambria Math" w:cs="Cambria Math"/>
                      <w:i/>
                      <w:color w:val="000000"/>
                    </w:rPr>
                  </w:ins>
                </m:ctrlPr>
              </m:e>
            </m:d>
          </m:num>
          <m:den>
            <m:sSubSup>
              <m:sSubSupPr>
                <m:ctrlPr>
                  <w:ins w:id="1987" w:author="Fernandes, Richard (he, him, his | il, le, lui)" w:date="2026-05-15T13:48:00Z" w16du:dateUtc="2026-05-15T17:48:00Z">
                    <w:rPr>
                      <w:rFonts w:ascii="Cambria Math" w:hAnsi="Cambria Math"/>
                      <w:i/>
                      <w:color w:val="000000"/>
                    </w:rPr>
                  </w:ins>
                </m:ctrlPr>
              </m:sSubSupPr>
              <m:e>
                <m:acc>
                  <m:accPr>
                    <m:ctrlPr>
                      <w:ins w:id="1988" w:author="Fernandes, Richard (he, him, his | il, le, lui)" w:date="2026-05-15T13:48:00Z" w16du:dateUtc="2026-05-15T17:48:00Z">
                        <w:rPr>
                          <w:rFonts w:ascii="Cambria Math" w:hAnsi="Cambria Math"/>
                          <w:i/>
                          <w:color w:val="000000"/>
                        </w:rPr>
                      </w:ins>
                    </m:ctrlPr>
                  </m:accPr>
                  <m:e>
                    <m:r>
                      <w:ins w:id="1989" w:author="Fernandes, Richard (he, him, his | il, le, lui)" w:date="2026-05-15T13:48:00Z" w16du:dateUtc="2026-05-15T17:48:00Z">
                        <w:rPr>
                          <w:rFonts w:ascii="Cambria Math" w:hAnsi="Cambria Math"/>
                          <w:color w:val="000000"/>
                        </w:rPr>
                        <m:t>σ</m:t>
                      </w:ins>
                    </m:r>
                  </m:e>
                </m:acc>
              </m:e>
              <m:sub>
                <m:sSub>
                  <m:sSubPr>
                    <m:ctrlPr>
                      <w:ins w:id="1990" w:author="Fernandes, Richard (he, him, his | il, le, lui)" w:date="2026-05-15T13:48:00Z" w16du:dateUtc="2026-05-15T17:48:00Z">
                        <w:rPr>
                          <w:rFonts w:ascii="Cambria Math" w:hAnsi="Cambria Math"/>
                          <w:i/>
                          <w:color w:val="000000"/>
                        </w:rPr>
                      </w:ins>
                    </m:ctrlPr>
                  </m:sSubPr>
                  <m:e>
                    <m:acc>
                      <m:accPr>
                        <m:ctrlPr>
                          <w:ins w:id="1991" w:author="Fernandes, Richard (he, him, his | il, le, lui)" w:date="2026-05-15T13:48:00Z" w16du:dateUtc="2026-05-15T17:48:00Z">
                            <w:rPr>
                              <w:rFonts w:ascii="Cambria Math" w:hAnsi="Cambria Math"/>
                              <w:i/>
                              <w:color w:val="000000"/>
                            </w:rPr>
                          </w:ins>
                        </m:ctrlPr>
                      </m:accPr>
                      <m:e>
                        <m:r>
                          <w:ins w:id="1992" w:author="Fernandes, Richard (he, him, his | il, le, lui)" w:date="2026-05-15T13:48:00Z" w16du:dateUtc="2026-05-15T17:48:00Z">
                            <w:rPr>
                              <w:rFonts w:ascii="Cambria Math" w:hAnsi="Cambria Math"/>
                              <w:color w:val="000000"/>
                            </w:rPr>
                            <m:t>e</m:t>
                          </w:ins>
                        </m:r>
                      </m:e>
                    </m:acc>
                  </m:e>
                  <m:sub>
                    <m:r>
                      <w:ins w:id="1993" w:author="Fernandes, Richard (he, him, his | il, le, lui)" w:date="2026-05-15T13:48:00Z" w16du:dateUtc="2026-05-15T17:48:00Z">
                        <w:rPr>
                          <w:rFonts w:ascii="Cambria Math" w:hAnsi="Cambria Math"/>
                          <w:color w:val="000000"/>
                        </w:rPr>
                        <m:t>j</m:t>
                      </w:ins>
                    </m:r>
                  </m:sub>
                </m:sSub>
              </m:sub>
              <m:sup>
                <m:r>
                  <w:ins w:id="1994" w:author="Fernandes, Richard (he, him, his | il, le, lui)" w:date="2026-05-15T13:48:00Z" w16du:dateUtc="2026-05-15T17:48:00Z">
                    <w:rPr>
                      <w:rFonts w:ascii="Cambria Math" w:hAnsi="Cambria Math"/>
                      <w:color w:val="000000"/>
                    </w:rPr>
                    <m:t>2</m:t>
                  </w:ins>
                </m:r>
              </m:sup>
            </m:sSubSup>
          </m:den>
        </m:f>
      </m:oMath>
      <w:ins w:id="1995" w:author="Fernandes, Richard (he, him, his | il, le, lui)" w:date="2026-05-19T15:42:00Z" w16du:dateUtc="2026-05-19T19:42:00Z">
        <w:r w:rsidR="00E4144C">
          <w:rPr>
            <w:color w:val="000000"/>
          </w:rPr>
          <w:tab/>
        </w:r>
        <w:r w:rsidR="00E4144C">
          <w:rPr>
            <w:color w:val="000000"/>
          </w:rPr>
          <w:tab/>
        </w:r>
        <w:r w:rsidR="00E4144C">
          <w:rPr>
            <w:color w:val="000000"/>
          </w:rPr>
          <w:tab/>
        </w:r>
        <w:r w:rsidR="00E4144C">
          <w:rPr>
            <w:color w:val="000000"/>
          </w:rPr>
          <w:tab/>
        </w:r>
        <w:r w:rsidR="00E4144C">
          <w:rPr>
            <w:color w:val="000000"/>
          </w:rPr>
          <w:tab/>
        </w:r>
        <w:r w:rsidR="00E4144C">
          <w:rPr>
            <w:color w:val="000000"/>
          </w:rPr>
          <w:tab/>
        </w:r>
        <w:r w:rsidR="00E4144C">
          <w:rPr>
            <w:color w:val="000000"/>
          </w:rPr>
          <w:tab/>
        </w:r>
      </w:ins>
      <w:ins w:id="1996" w:author="Fernandes, Richard (he, him, his | il, le, lui)" w:date="2026-05-19T15:43:00Z" w16du:dateUtc="2026-05-19T19:43:00Z">
        <w:r w:rsidR="00E4144C">
          <w:rPr>
            <w:color w:val="000000"/>
          </w:rPr>
          <w:tab/>
        </w:r>
        <w:r w:rsidR="00E4144C">
          <w:rPr>
            <w:color w:val="000000"/>
          </w:rPr>
          <w:tab/>
          <w:t>(6)</w:t>
        </w:r>
      </w:ins>
    </w:p>
    <w:p w14:paraId="2EDA830C" w14:textId="77777777" w:rsidR="00902E03" w:rsidRDefault="00902E03" w:rsidP="00586035">
      <w:pPr>
        <w:pBdr>
          <w:top w:val="nil"/>
          <w:left w:val="nil"/>
          <w:bottom w:val="nil"/>
          <w:right w:val="nil"/>
          <w:between w:val="nil"/>
        </w:pBdr>
        <w:spacing w:after="0" w:line="360" w:lineRule="auto"/>
        <w:rPr>
          <w:ins w:id="1997" w:author="Fernandes, Richard (he, him, his | il, le, lui)" w:date="2026-05-14T11:54:00Z" w16du:dateUtc="2026-05-14T15:54:00Z"/>
          <w:color w:val="000000"/>
        </w:rPr>
      </w:pPr>
    </w:p>
    <w:p w14:paraId="17FA1B33" w14:textId="19B4250B" w:rsidR="00E11E86" w:rsidRDefault="00E11E86" w:rsidP="00586035">
      <w:pPr>
        <w:pBdr>
          <w:top w:val="nil"/>
          <w:left w:val="nil"/>
          <w:bottom w:val="nil"/>
          <w:right w:val="nil"/>
          <w:between w:val="nil"/>
        </w:pBdr>
        <w:spacing w:after="0" w:line="360" w:lineRule="auto"/>
        <w:rPr>
          <w:ins w:id="1998" w:author="Fernandes, Richard (he, him, his | il, le, lui)" w:date="2026-05-14T11:54:00Z" w16du:dateUtc="2026-05-14T15:54:00Z"/>
          <w:color w:val="000000"/>
        </w:rPr>
      </w:pPr>
      <w:ins w:id="1999" w:author="Fernandes, Richard (he, him, his | il, le, lui)" w:date="2026-05-14T12:06:00Z" w16du:dateUtc="2026-05-14T16:06:00Z">
        <w:r>
          <w:rPr>
            <w:color w:val="000000"/>
          </w:rPr>
          <w:t xml:space="preserve">The </w:t>
        </w:r>
      </w:ins>
      <w:ins w:id="2000" w:author="Fernandes, Richard (he, him, his | il, le, lui)" w:date="2026-05-14T12:14:00Z" w16du:dateUtc="2026-05-14T16:14:00Z">
        <w:r w:rsidR="00146B33">
          <w:rPr>
            <w:color w:val="000000"/>
          </w:rPr>
          <w:t xml:space="preserve">one standard deviation </w:t>
        </w:r>
      </w:ins>
      <w:ins w:id="2001" w:author="Fernandes, Richard (he, him, his | il, le, lui)" w:date="2026-05-14T12:06:00Z" w16du:dateUtc="2026-05-14T16:06:00Z">
        <w:r>
          <w:rPr>
            <w:color w:val="000000"/>
          </w:rPr>
          <w:t xml:space="preserve">confidence interval of </w:t>
        </w:r>
      </w:ins>
      <m:oMath>
        <m:sSub>
          <m:sSubPr>
            <m:ctrlPr>
              <w:ins w:id="2002" w:author="Fernandes, Richard (he, him, his | il, le, lui)" w:date="2026-05-14T12:07:00Z" w16du:dateUtc="2026-05-14T16:07:00Z">
                <w:rPr>
                  <w:rFonts w:ascii="Cambria Math" w:hAnsi="Cambria Math"/>
                  <w:i/>
                  <w:color w:val="000000"/>
                </w:rPr>
              </w:ins>
            </m:ctrlPr>
          </m:sSubPr>
          <m:e>
            <m:acc>
              <m:accPr>
                <m:ctrlPr>
                  <w:ins w:id="2003" w:author="Fernandes, Richard (he, him, his | il, le, lui)" w:date="2026-05-14T12:07:00Z" w16du:dateUtc="2026-05-14T16:07:00Z">
                    <w:rPr>
                      <w:rFonts w:ascii="Cambria Math" w:hAnsi="Cambria Math"/>
                      <w:i/>
                      <w:color w:val="000000"/>
                    </w:rPr>
                  </w:ins>
                </m:ctrlPr>
              </m:accPr>
              <m:e>
                <m:r>
                  <w:ins w:id="2004" w:author="Fernandes, Richard (he, him, his | il, le, lui)" w:date="2026-05-14T12:07:00Z" w16du:dateUtc="2026-05-14T16:07:00Z">
                    <w:rPr>
                      <w:rFonts w:ascii="Cambria Math" w:hAnsi="Cambria Math"/>
                      <w:color w:val="000000"/>
                    </w:rPr>
                    <m:t>b</m:t>
                  </w:ins>
                </m:r>
              </m:e>
            </m:acc>
          </m:e>
          <m:sub>
            <m:r>
              <w:ins w:id="2005" w:author="Fernandes, Richard (he, him, his | il, le, lui)" w:date="2026-05-14T12:07:00Z" w16du:dateUtc="2026-05-14T16:07:00Z">
                <w:rPr>
                  <w:rFonts w:ascii="Cambria Math" w:hAnsi="Cambria Math"/>
                  <w:color w:val="000000"/>
                </w:rPr>
                <m:t>i</m:t>
              </w:ins>
            </m:r>
          </m:sub>
        </m:sSub>
      </m:oMath>
      <w:ins w:id="2006" w:author="Fernandes, Richard (he, him, his | il, le, lui)" w:date="2026-05-14T12:07:00Z" w16du:dateUtc="2026-05-14T16:07:00Z">
        <w:r>
          <w:rPr>
            <w:color w:val="000000"/>
          </w:rPr>
          <w:t xml:space="preserve"> </w:t>
        </w:r>
      </w:ins>
      <w:ins w:id="2007" w:author="Fernandes, Richard (he, him, his | il, le, lui)" w:date="2026-05-19T15:32:00Z" w16du:dateUtc="2026-05-19T19:32:00Z">
        <w:r w:rsidR="003D453E">
          <w:rPr>
            <w:color w:val="000000"/>
          </w:rPr>
          <w:t xml:space="preserve"> (</w:t>
        </w:r>
      </w:ins>
      <m:oMath>
        <m:sSub>
          <m:sSubPr>
            <m:ctrlPr>
              <w:ins w:id="2008" w:author="Fernandes, Richard (he, him, his | il, le, lui)" w:date="2026-05-19T15:33:00Z" w16du:dateUtc="2026-05-19T19:33:00Z">
                <w:rPr>
                  <w:rFonts w:ascii="Cambria Math" w:hAnsi="Cambria Math"/>
                  <w:i/>
                  <w:color w:val="000000"/>
                </w:rPr>
              </w:ins>
            </m:ctrlPr>
          </m:sSubPr>
          <m:e>
            <m:acc>
              <m:accPr>
                <m:ctrlPr>
                  <w:ins w:id="2009" w:author="Fernandes, Richard (he, him, his | il, le, lui)" w:date="2026-05-19T15:33:00Z" w16du:dateUtc="2026-05-19T19:33:00Z">
                    <w:rPr>
                      <w:rFonts w:ascii="Cambria Math" w:hAnsi="Cambria Math"/>
                      <w:i/>
                      <w:color w:val="000000"/>
                    </w:rPr>
                  </w:ins>
                </m:ctrlPr>
              </m:accPr>
              <m:e>
                <m:r>
                  <w:ins w:id="2010" w:author="Fernandes, Richard (he, him, his | il, le, lui)" w:date="2026-05-19T15:33:00Z" w16du:dateUtc="2026-05-19T19:33:00Z">
                    <w:rPr>
                      <w:rFonts w:ascii="Cambria Math" w:hAnsi="Cambria Math"/>
                      <w:color w:val="000000"/>
                    </w:rPr>
                    <m:t>σ</m:t>
                  </w:ins>
                </m:r>
              </m:e>
            </m:acc>
          </m:e>
          <m:sub>
            <m:sSub>
              <m:sSubPr>
                <m:ctrlPr>
                  <w:ins w:id="2011" w:author="Fernandes, Richard (he, him, his | il, le, lui)" w:date="2026-05-19T15:33:00Z" w16du:dateUtc="2026-05-19T19:33:00Z">
                    <w:rPr>
                      <w:rFonts w:ascii="Cambria Math" w:hAnsi="Cambria Math"/>
                      <w:i/>
                      <w:color w:val="000000"/>
                    </w:rPr>
                  </w:ins>
                </m:ctrlPr>
              </m:sSubPr>
              <m:e>
                <m:acc>
                  <m:accPr>
                    <m:ctrlPr>
                      <w:ins w:id="2012" w:author="Fernandes, Richard (he, him, his | il, le, lui)" w:date="2026-05-19T15:33:00Z" w16du:dateUtc="2026-05-19T19:33:00Z">
                        <w:rPr>
                          <w:rFonts w:ascii="Cambria Math" w:hAnsi="Cambria Math"/>
                          <w:i/>
                          <w:color w:val="000000"/>
                        </w:rPr>
                      </w:ins>
                    </m:ctrlPr>
                  </m:accPr>
                  <m:e>
                    <m:r>
                      <w:ins w:id="2013" w:author="Fernandes, Richard (he, him, his | il, le, lui)" w:date="2026-05-19T15:33:00Z" w16du:dateUtc="2026-05-19T19:33:00Z">
                        <w:rPr>
                          <w:rFonts w:ascii="Cambria Math" w:hAnsi="Cambria Math"/>
                          <w:color w:val="000000"/>
                        </w:rPr>
                        <m:t>b</m:t>
                      </w:ins>
                    </m:r>
                  </m:e>
                </m:acc>
              </m:e>
              <m:sub>
                <m:r>
                  <w:ins w:id="2014" w:author="Fernandes, Richard (he, him, his | il, le, lui)" w:date="2026-05-19T15:33:00Z" w16du:dateUtc="2026-05-19T19:33:00Z">
                    <w:rPr>
                      <w:rFonts w:ascii="Cambria Math" w:hAnsi="Cambria Math"/>
                      <w:color w:val="000000"/>
                    </w:rPr>
                    <m:t>j</m:t>
                  </w:ins>
                </m:r>
              </m:sub>
            </m:sSub>
          </m:sub>
        </m:sSub>
        <m:r>
          <w:ins w:id="2015" w:author="Fernandes, Richard (he, him, his | il, le, lui)" w:date="2026-05-19T15:33:00Z" w16du:dateUtc="2026-05-19T19:33:00Z">
            <w:rPr>
              <w:rFonts w:ascii="Cambria Math" w:hAnsi="Cambria Math"/>
              <w:color w:val="000000"/>
            </w:rPr>
            <m:t>)</m:t>
          </w:ins>
        </m:r>
      </m:oMath>
      <w:ins w:id="2016" w:author="Fernandes, Richard (he, him, his | il, le, lui)" w:date="2026-05-14T12:14:00Z" w16du:dateUtc="2026-05-14T16:14:00Z">
        <w:r w:rsidR="00146B33">
          <w:rPr>
            <w:color w:val="000000"/>
          </w:rPr>
          <w:t xml:space="preserve"> </w:t>
        </w:r>
      </w:ins>
      <w:ins w:id="2017" w:author="Fernandes, Richard (he, him, his | il, le, lui)" w:date="2026-05-14T12:07:00Z" w16du:dateUtc="2026-05-14T16:07:00Z">
        <w:r>
          <w:rPr>
            <w:color w:val="000000"/>
          </w:rPr>
          <w:t xml:space="preserve">is </w:t>
        </w:r>
      </w:ins>
      <w:ins w:id="2018" w:author="Fernandes, Richard (he, him, his | il, le, lui)" w:date="2026-05-15T13:51:00Z" w16du:dateUtc="2026-05-15T17:51:00Z">
        <w:r w:rsidR="004079A8">
          <w:rPr>
            <w:color w:val="000000"/>
          </w:rPr>
          <w:t>estimated as the</w:t>
        </w:r>
      </w:ins>
      <w:ins w:id="2019" w:author="Fernandes, Richard (he, him, his | il, le, lui)" w:date="2026-05-14T12:07:00Z" w16du:dateUtc="2026-05-14T16:07:00Z">
        <w:r>
          <w:rPr>
            <w:color w:val="000000"/>
          </w:rPr>
          <w:t xml:space="preserve"> </w:t>
        </w:r>
      </w:ins>
      <w:ins w:id="2020" w:author="Fernandes, Richard (he, him, his | il, le, lui)" w:date="2026-05-14T15:03:00Z" w16du:dateUtc="2026-05-14T19:03:00Z">
        <w:r w:rsidR="008A4F70">
          <w:rPr>
            <w:color w:val="000000"/>
          </w:rPr>
          <w:t xml:space="preserve">half width of the 67.5%ile confidence interval of the weighted median </w:t>
        </w:r>
      </w:ins>
      <w:ins w:id="2021" w:author="Fernandes, Richard (he, him, his | il, le, lui)" w:date="2026-05-15T13:59:00Z" w16du:dateUtc="2026-05-15T17:59:00Z">
        <w:r w:rsidR="00C96C81">
          <w:rPr>
            <w:color w:val="000000"/>
          </w:rPr>
          <w:t>(Allouche and Gobet, 2025)</w:t>
        </w:r>
        <w:r w:rsidR="005447CE">
          <w:rPr>
            <w:color w:val="000000"/>
          </w:rPr>
          <w:t xml:space="preserve"> </w:t>
        </w:r>
      </w:ins>
      <w:ins w:id="2022" w:author="Fernandes, Richard (he, him, his | il, le, lui)" w:date="2026-05-20T15:23:00Z" w16du:dateUtc="2026-05-20T19:23:00Z">
        <w:r w:rsidR="00DA60B0">
          <w:rPr>
            <w:color w:val="000000"/>
          </w:rPr>
          <w:t>with a</w:t>
        </w:r>
      </w:ins>
      <w:ins w:id="2023" w:author="Fernandes, Richard (he, him, his | il, le, lui)" w:date="2026-05-20T15:24:00Z" w16du:dateUtc="2026-05-20T19:24:00Z">
        <w:r w:rsidR="00F53479">
          <w:rPr>
            <w:color w:val="000000"/>
          </w:rPr>
          <w:t>n</w:t>
        </w:r>
      </w:ins>
      <w:ins w:id="2024" w:author="Fernandes, Richard (he, him, his | il, le, lui)" w:date="2026-05-20T15:23:00Z" w16du:dateUtc="2026-05-20T19:23:00Z">
        <w:r w:rsidR="00DA60B0">
          <w:rPr>
            <w:color w:val="000000"/>
          </w:rPr>
          <w:t xml:space="preserve"> </w:t>
        </w:r>
      </w:ins>
      <w:ins w:id="2025" w:author="Fernandes, Richard (he, him, his | il, le, lui)" w:date="2026-05-14T12:07:00Z" w16du:dateUtc="2026-05-14T16:07:00Z">
        <w:r>
          <w:rPr>
            <w:color w:val="000000"/>
          </w:rPr>
          <w:t>effective degrees of freedom</w:t>
        </w:r>
        <w:r w:rsidR="001F64A7">
          <w:rPr>
            <w:color w:val="000000"/>
          </w:rPr>
          <w:t xml:space="preserve"> </w:t>
        </w:r>
      </w:ins>
      <w:ins w:id="2026" w:author="Fernandes, Richard (he, him, his | il, le, lui)" w:date="2026-05-19T15:33:00Z" w16du:dateUtc="2026-05-19T19:33:00Z">
        <w:r w:rsidR="00361F4B">
          <w:rPr>
            <w:color w:val="000000"/>
          </w:rPr>
          <w:t>(</w:t>
        </w:r>
      </w:ins>
      <m:oMath>
        <m:sSub>
          <m:sSubPr>
            <m:ctrlPr>
              <w:ins w:id="2027" w:author="Fernandes, Richard (he, him, his | il, le, lui)" w:date="2026-05-15T13:50:00Z" w16du:dateUtc="2026-05-15T17:50:00Z">
                <w:rPr>
                  <w:rFonts w:ascii="Cambria Math" w:hAnsi="Cambria Math"/>
                  <w:i/>
                  <w:color w:val="000000"/>
                </w:rPr>
              </w:ins>
            </m:ctrlPr>
          </m:sSubPr>
          <m:e>
            <m:acc>
              <m:accPr>
                <m:ctrlPr>
                  <w:ins w:id="2028" w:author="Fernandes, Richard (he, him, his | il, le, lui)" w:date="2026-05-15T13:50:00Z" w16du:dateUtc="2026-05-15T17:50:00Z">
                    <w:rPr>
                      <w:rFonts w:ascii="Cambria Math" w:hAnsi="Cambria Math"/>
                      <w:i/>
                      <w:color w:val="000000"/>
                    </w:rPr>
                  </w:ins>
                </m:ctrlPr>
              </m:accPr>
              <m:e>
                <m:r>
                  <w:ins w:id="2029" w:author="Fernandes, Richard (he, him, his | il, le, lui)" w:date="2026-05-19T15:34:00Z" w16du:dateUtc="2026-05-19T19:34:00Z">
                    <w:rPr>
                      <w:rFonts w:ascii="Cambria Math" w:hAnsi="Cambria Math"/>
                      <w:color w:val="000000"/>
                    </w:rPr>
                    <m:t>n</m:t>
                  </w:ins>
                </m:r>
              </m:e>
            </m:acc>
          </m:e>
          <m:sub>
            <m:r>
              <w:ins w:id="2030" w:author="Fernandes, Richard (he, him, his | il, le, lui)" w:date="2026-05-15T13:50:00Z" w16du:dateUtc="2026-05-15T17:50:00Z">
                <w:rPr>
                  <w:rFonts w:ascii="Cambria Math" w:hAnsi="Cambria Math"/>
                  <w:color w:val="000000"/>
                </w:rPr>
                <m:t>i</m:t>
              </w:ins>
            </m:r>
          </m:sub>
        </m:sSub>
      </m:oMath>
      <w:ins w:id="2031" w:author="Fernandes, Richard (he, him, his | il, le, lui)" w:date="2026-05-19T15:34:00Z" w16du:dateUtc="2026-05-19T19:34:00Z">
        <w:r w:rsidR="00361F4B">
          <w:rPr>
            <w:color w:val="000000"/>
          </w:rPr>
          <w:t>)</w:t>
        </w:r>
      </w:ins>
      <w:ins w:id="2032" w:author="Fernandes, Richard (he, him, his | il, le, lui)" w:date="2026-05-15T13:59:00Z" w16du:dateUtc="2026-05-15T17:59:00Z">
        <w:r w:rsidR="00C96C81">
          <w:rPr>
            <w:color w:val="000000"/>
          </w:rPr>
          <w:t>:</w:t>
        </w:r>
      </w:ins>
    </w:p>
    <w:p w14:paraId="3EDB0CDB" w14:textId="77777777" w:rsidR="00CC681E" w:rsidRDefault="00CC681E" w:rsidP="00586035">
      <w:pPr>
        <w:pBdr>
          <w:top w:val="nil"/>
          <w:left w:val="nil"/>
          <w:bottom w:val="nil"/>
          <w:right w:val="nil"/>
          <w:between w:val="nil"/>
        </w:pBdr>
        <w:spacing w:after="0" w:line="360" w:lineRule="auto"/>
        <w:rPr>
          <w:ins w:id="2033" w:author="Fernandes, Richard (he, him, his | il, le, lui)" w:date="2026-05-15T13:50:00Z" w16du:dateUtc="2026-05-15T17:50:00Z"/>
          <w:color w:val="000000"/>
        </w:rPr>
      </w:pPr>
    </w:p>
    <w:p w14:paraId="183C5E23" w14:textId="0587170A" w:rsidR="00B461C8" w:rsidRDefault="00DD64EF" w:rsidP="00B461C8">
      <w:pPr>
        <w:pBdr>
          <w:top w:val="nil"/>
          <w:left w:val="nil"/>
          <w:bottom w:val="nil"/>
          <w:right w:val="nil"/>
          <w:between w:val="nil"/>
        </w:pBdr>
        <w:spacing w:after="0" w:line="360" w:lineRule="auto"/>
        <w:rPr>
          <w:ins w:id="2034" w:author="Fernandes, Richard (he, him, his | il, le, lui)" w:date="2026-05-20T15:23:00Z" w16du:dateUtc="2026-05-20T19:23:00Z"/>
          <w:color w:val="000000"/>
        </w:rPr>
      </w:pPr>
      <m:oMath>
        <m:sSub>
          <m:sSubPr>
            <m:ctrlPr>
              <w:ins w:id="2035" w:author="Fernandes, Richard (he, him, his | il, le, lui)" w:date="2026-05-15T13:50:00Z" w16du:dateUtc="2026-05-15T17:50:00Z">
                <w:rPr>
                  <w:rFonts w:ascii="Cambria Math" w:hAnsi="Cambria Math"/>
                  <w:i/>
                  <w:color w:val="000000"/>
                </w:rPr>
              </w:ins>
            </m:ctrlPr>
          </m:sSubPr>
          <m:e>
            <m:acc>
              <m:accPr>
                <m:ctrlPr>
                  <w:ins w:id="2036" w:author="Fernandes, Richard (he, him, his | il, le, lui)" w:date="2026-05-15T13:50:00Z" w16du:dateUtc="2026-05-15T17:50:00Z">
                    <w:rPr>
                      <w:rFonts w:ascii="Cambria Math" w:hAnsi="Cambria Math"/>
                      <w:i/>
                      <w:color w:val="000000"/>
                    </w:rPr>
                  </w:ins>
                </m:ctrlPr>
              </m:accPr>
              <m:e>
                <m:r>
                  <w:ins w:id="2037" w:author="Fernandes, Richard (he, him, his | il, le, lui)" w:date="2026-05-19T15:34:00Z" w16du:dateUtc="2026-05-19T19:34:00Z">
                    <w:rPr>
                      <w:rFonts w:ascii="Cambria Math" w:hAnsi="Cambria Math"/>
                      <w:color w:val="000000"/>
                    </w:rPr>
                    <m:t>n</m:t>
                  </w:ins>
                </m:r>
              </m:e>
            </m:acc>
          </m:e>
          <m:sub>
            <m:r>
              <w:ins w:id="2038" w:author="Fernandes, Richard (he, him, his | il, le, lui)" w:date="2026-05-15T13:50:00Z" w16du:dateUtc="2026-05-15T17:50:00Z">
                <w:rPr>
                  <w:rFonts w:ascii="Cambria Math" w:hAnsi="Cambria Math"/>
                  <w:color w:val="000000"/>
                </w:rPr>
                <m:t>i</m:t>
              </w:ins>
            </m:r>
          </m:sub>
        </m:sSub>
        <m:r>
          <w:ins w:id="2039" w:author="Fernandes, Richard (he, him, his | il, le, lui)" w:date="2026-05-15T13:50:00Z" w16du:dateUtc="2026-05-15T17:50:00Z">
            <w:rPr>
              <w:rFonts w:ascii="Cambria Math" w:hAnsi="Cambria Math"/>
              <w:color w:val="000000"/>
            </w:rPr>
            <m:t>=</m:t>
          </w:ins>
        </m:r>
        <m:f>
          <m:fPr>
            <m:ctrlPr>
              <w:ins w:id="2040" w:author="Fernandes, Richard (he, him, his | il, le, lui)" w:date="2026-05-15T13:50:00Z" w16du:dateUtc="2026-05-15T17:50:00Z">
                <w:rPr>
                  <w:rFonts w:ascii="Cambria Math" w:hAnsi="Cambria Math"/>
                  <w:i/>
                  <w:color w:val="000000"/>
                </w:rPr>
              </w:ins>
            </m:ctrlPr>
          </m:fPr>
          <m:num>
            <m:sSup>
              <m:sSupPr>
                <m:ctrlPr>
                  <w:ins w:id="2041" w:author="Fernandes, Richard (he, him, his | il, le, lui)" w:date="2026-05-15T13:50:00Z" w16du:dateUtc="2026-05-15T17:50:00Z">
                    <w:rPr>
                      <w:rFonts w:ascii="Cambria Math" w:hAnsi="Cambria Math"/>
                      <w:i/>
                      <w:color w:val="000000"/>
                    </w:rPr>
                  </w:ins>
                </m:ctrlPr>
              </m:sSupPr>
              <m:e>
                <m:d>
                  <m:dPr>
                    <m:ctrlPr>
                      <w:ins w:id="2042" w:author="Fernandes, Richard (he, him, his | il, le, lui)" w:date="2026-05-15T13:50:00Z" w16du:dateUtc="2026-05-15T17:50:00Z">
                        <w:rPr>
                          <w:rFonts w:ascii="Cambria Math" w:hAnsi="Cambria Math"/>
                          <w:i/>
                          <w:color w:val="000000"/>
                        </w:rPr>
                      </w:ins>
                    </m:ctrlPr>
                  </m:dPr>
                  <m:e>
                    <m:nary>
                      <m:naryPr>
                        <m:chr m:val="∑"/>
                        <m:limLoc m:val="undOvr"/>
                        <m:ctrlPr>
                          <w:ins w:id="2043" w:author="Fernandes, Richard (he, him, his | il, le, lui)" w:date="2026-05-15T13:50:00Z" w16du:dateUtc="2026-05-15T17:50:00Z">
                            <w:rPr>
                              <w:rFonts w:ascii="Cambria Math" w:hAnsi="Cambria Math"/>
                              <w:i/>
                              <w:color w:val="000000"/>
                            </w:rPr>
                          </w:ins>
                        </m:ctrlPr>
                      </m:naryPr>
                      <m:sub>
                        <m:r>
                          <w:ins w:id="2044" w:author="Fernandes, Richard (he, him, his | il, le, lui)" w:date="2026-05-15T13:50:00Z" w16du:dateUtc="2026-05-15T17:50:00Z">
                            <w:rPr>
                              <w:rFonts w:ascii="Cambria Math" w:hAnsi="Cambria Math"/>
                              <w:color w:val="000000"/>
                            </w:rPr>
                            <m:t>j</m:t>
                          </w:ins>
                        </m:r>
                        <m:r>
                          <w:ins w:id="2045" w:author="Fernandes, Richard (he, him, his | il, le, lui)" w:date="2026-05-15T13:50:00Z" w16du:dateUtc="2026-05-15T17:50:00Z">
                            <w:rPr>
                              <w:rFonts w:ascii="Cambria Math" w:hAnsi="Cambria Math"/>
                              <w:color w:val="000000"/>
                            </w:rPr>
                            <m:t>=1</m:t>
                          </w:ins>
                        </m:r>
                      </m:sub>
                      <m:sup>
                        <m:r>
                          <w:ins w:id="2046" w:author="Fernandes, Richard (he, him, his | il, le, lui)" w:date="2026-05-20T15:24:00Z" w16du:dateUtc="2026-05-20T19:24:00Z">
                            <w:rPr>
                              <w:rFonts w:ascii="Cambria Math" w:hAnsi="Cambria Math"/>
                              <w:color w:val="000000"/>
                            </w:rPr>
                            <m:t>n</m:t>
                          </w:ins>
                        </m:r>
                      </m:sup>
                      <m:e>
                        <m:sSub>
                          <m:sSubPr>
                            <m:ctrlPr>
                              <w:ins w:id="2047" w:author="Fernandes, Richard (he, him, his | il, le, lui)" w:date="2026-05-15T13:50:00Z" w16du:dateUtc="2026-05-15T17:50:00Z">
                                <w:rPr>
                                  <w:rFonts w:ascii="Cambria Math" w:hAnsi="Cambria Math"/>
                                  <w:i/>
                                  <w:color w:val="000000"/>
                                </w:rPr>
                              </w:ins>
                            </m:ctrlPr>
                          </m:sSubPr>
                          <m:e>
                            <m:r>
                              <w:ins w:id="2048" w:author="Fernandes, Richard (he, him, his | il, le, lui)" w:date="2026-05-15T13:50:00Z" w16du:dateUtc="2026-05-15T17:50:00Z">
                                <w:rPr>
                                  <w:rFonts w:ascii="Cambria Math" w:hAnsi="Cambria Math"/>
                                  <w:color w:val="000000"/>
                                </w:rPr>
                                <m:t>w</m:t>
                              </w:ins>
                            </m:r>
                          </m:e>
                          <m:sub>
                            <m:r>
                              <w:ins w:id="2049" w:author="Fernandes, Richard (he, him, his | il, le, lui)" w:date="2026-05-15T13:50:00Z" w16du:dateUtc="2026-05-15T17:50:00Z">
                                <w:rPr>
                                  <w:rFonts w:ascii="Cambria Math" w:hAnsi="Cambria Math"/>
                                  <w:color w:val="000000"/>
                                </w:rPr>
                                <m:t>i</m:t>
                              </w:ins>
                            </m:r>
                            <m:r>
                              <w:ins w:id="2050" w:author="Fernandes, Richard (he, him, his | il, le, lui)" w:date="2026-05-15T13:50:00Z" w16du:dateUtc="2026-05-15T17:50:00Z">
                                <w:rPr>
                                  <w:rFonts w:ascii="Cambria Math" w:hAnsi="Cambria Math"/>
                                  <w:color w:val="000000"/>
                                </w:rPr>
                                <m:t>,</m:t>
                              </w:ins>
                            </m:r>
                            <m:r>
                              <w:ins w:id="2051" w:author="Fernandes, Richard (he, him, his | il, le, lui)" w:date="2026-05-15T13:50:00Z" w16du:dateUtc="2026-05-15T17:50:00Z">
                                <w:rPr>
                                  <w:rFonts w:ascii="Cambria Math" w:hAnsi="Cambria Math"/>
                                  <w:color w:val="000000"/>
                                </w:rPr>
                                <m:t>j</m:t>
                              </w:ins>
                            </m:r>
                          </m:sub>
                        </m:sSub>
                      </m:e>
                    </m:nary>
                  </m:e>
                </m:d>
              </m:e>
              <m:sup>
                <m:r>
                  <w:ins w:id="2052" w:author="Fernandes, Richard (he, him, his | il, le, lui)" w:date="2026-05-19T15:34:00Z" w16du:dateUtc="2026-05-19T19:34:00Z">
                    <w:rPr>
                      <w:rFonts w:ascii="Cambria Math" w:hAnsi="Cambria Math"/>
                      <w:color w:val="000000"/>
                    </w:rPr>
                    <m:t>2</m:t>
                  </w:ins>
                </m:r>
              </m:sup>
            </m:sSup>
          </m:num>
          <m:den>
            <m:nary>
              <m:naryPr>
                <m:chr m:val="∑"/>
                <m:limLoc m:val="undOvr"/>
                <m:ctrlPr>
                  <w:ins w:id="2053" w:author="Fernandes, Richard (he, him, his | il, le, lui)" w:date="2026-05-15T13:50:00Z" w16du:dateUtc="2026-05-15T17:50:00Z">
                    <w:rPr>
                      <w:rFonts w:ascii="Cambria Math" w:hAnsi="Cambria Math"/>
                      <w:i/>
                      <w:color w:val="000000"/>
                    </w:rPr>
                  </w:ins>
                </m:ctrlPr>
              </m:naryPr>
              <m:sub>
                <m:r>
                  <w:ins w:id="2054" w:author="Fernandes, Richard (he, him, his | il, le, lui)" w:date="2026-05-15T13:50:00Z" w16du:dateUtc="2026-05-15T17:50:00Z">
                    <w:rPr>
                      <w:rFonts w:ascii="Cambria Math" w:hAnsi="Cambria Math"/>
                      <w:color w:val="000000"/>
                    </w:rPr>
                    <m:t>j</m:t>
                  </w:ins>
                </m:r>
                <m:r>
                  <w:ins w:id="2055" w:author="Fernandes, Richard (he, him, his | il, le, lui)" w:date="2026-05-15T13:50:00Z" w16du:dateUtc="2026-05-15T17:50:00Z">
                    <w:rPr>
                      <w:rFonts w:ascii="Cambria Math" w:hAnsi="Cambria Math"/>
                      <w:color w:val="000000"/>
                    </w:rPr>
                    <m:t>=1</m:t>
                  </w:ins>
                </m:r>
              </m:sub>
              <m:sup>
                <m:r>
                  <w:ins w:id="2056" w:author="Fernandes, Richard (he, him, his | il, le, lui)" w:date="2026-05-20T15:24:00Z" w16du:dateUtc="2026-05-20T19:24:00Z">
                    <w:rPr>
                      <w:rFonts w:ascii="Cambria Math" w:hAnsi="Cambria Math"/>
                      <w:color w:val="000000"/>
                    </w:rPr>
                    <m:t>n</m:t>
                  </w:ins>
                </m:r>
              </m:sup>
              <m:e>
                <m:sSubSup>
                  <m:sSubSupPr>
                    <m:ctrlPr>
                      <w:ins w:id="2057" w:author="Fernandes, Richard (he, him, his | il, le, lui)" w:date="2026-05-15T13:50:00Z" w16du:dateUtc="2026-05-15T17:50:00Z">
                        <w:rPr>
                          <w:rFonts w:ascii="Cambria Math" w:hAnsi="Cambria Math"/>
                          <w:i/>
                          <w:color w:val="000000"/>
                        </w:rPr>
                      </w:ins>
                    </m:ctrlPr>
                  </m:sSubSupPr>
                  <m:e>
                    <m:r>
                      <w:ins w:id="2058" w:author="Fernandes, Richard (he, him, his | il, le, lui)" w:date="2026-05-15T13:50:00Z" w16du:dateUtc="2026-05-15T17:50:00Z">
                        <w:rPr>
                          <w:rFonts w:ascii="Cambria Math" w:hAnsi="Cambria Math"/>
                          <w:color w:val="000000"/>
                        </w:rPr>
                        <m:t>w</m:t>
                      </w:ins>
                    </m:r>
                  </m:e>
                  <m:sub>
                    <m:r>
                      <w:ins w:id="2059" w:author="Fernandes, Richard (he, him, his | il, le, lui)" w:date="2026-05-15T13:50:00Z" w16du:dateUtc="2026-05-15T17:50:00Z">
                        <w:rPr>
                          <w:rFonts w:ascii="Cambria Math" w:hAnsi="Cambria Math"/>
                          <w:color w:val="000000"/>
                        </w:rPr>
                        <m:t>i</m:t>
                      </w:ins>
                    </m:r>
                    <m:r>
                      <w:ins w:id="2060" w:author="Fernandes, Richard (he, him, his | il, le, lui)" w:date="2026-05-15T13:50:00Z" w16du:dateUtc="2026-05-15T17:50:00Z">
                        <w:rPr>
                          <w:rFonts w:ascii="Cambria Math" w:hAnsi="Cambria Math"/>
                          <w:color w:val="000000"/>
                        </w:rPr>
                        <m:t>,</m:t>
                      </w:ins>
                    </m:r>
                    <m:r>
                      <w:ins w:id="2061" w:author="Fernandes, Richard (he, him, his | il, le, lui)" w:date="2026-05-15T13:50:00Z" w16du:dateUtc="2026-05-15T17:50:00Z">
                        <w:rPr>
                          <w:rFonts w:ascii="Cambria Math" w:hAnsi="Cambria Math"/>
                          <w:color w:val="000000"/>
                        </w:rPr>
                        <m:t>j</m:t>
                      </w:ins>
                    </m:r>
                  </m:sub>
                  <m:sup>
                    <m:r>
                      <w:ins w:id="2062" w:author="Fernandes, Richard (he, him, his | il, le, lui)" w:date="2026-05-15T13:50:00Z" w16du:dateUtc="2026-05-15T17:50:00Z">
                        <w:rPr>
                          <w:rFonts w:ascii="Cambria Math" w:hAnsi="Cambria Math"/>
                          <w:color w:val="000000"/>
                        </w:rPr>
                        <m:t>2</m:t>
                      </w:ins>
                    </m:r>
                  </m:sup>
                </m:sSubSup>
              </m:e>
            </m:nary>
          </m:den>
        </m:f>
      </m:oMath>
      <w:ins w:id="2063" w:author="Fernandes, Richard (he, him, his | il, le, lui)" w:date="2026-05-19T15:43:00Z" w16du:dateUtc="2026-05-19T19:43:00Z">
        <w:r w:rsidR="00E4144C">
          <w:rPr>
            <w:color w:val="000000"/>
          </w:rPr>
          <w:tab/>
        </w:r>
        <w:r w:rsidR="00E4144C">
          <w:rPr>
            <w:color w:val="000000"/>
          </w:rPr>
          <w:tab/>
        </w:r>
        <w:r w:rsidR="00E4144C">
          <w:rPr>
            <w:color w:val="000000"/>
          </w:rPr>
          <w:tab/>
        </w:r>
        <w:r w:rsidR="00E4144C">
          <w:rPr>
            <w:color w:val="000000"/>
          </w:rPr>
          <w:tab/>
        </w:r>
        <w:r w:rsidR="00E4144C">
          <w:rPr>
            <w:color w:val="000000"/>
          </w:rPr>
          <w:tab/>
        </w:r>
        <w:r w:rsidR="00E4144C">
          <w:rPr>
            <w:color w:val="000000"/>
          </w:rPr>
          <w:tab/>
        </w:r>
        <w:r w:rsidR="00E4144C">
          <w:rPr>
            <w:color w:val="000000"/>
          </w:rPr>
          <w:tab/>
        </w:r>
        <w:r w:rsidR="00E4144C">
          <w:rPr>
            <w:color w:val="000000"/>
          </w:rPr>
          <w:tab/>
        </w:r>
        <w:r w:rsidR="00E4144C">
          <w:rPr>
            <w:color w:val="000000"/>
          </w:rPr>
          <w:tab/>
        </w:r>
        <w:r w:rsidR="00E4144C">
          <w:rPr>
            <w:color w:val="000000"/>
          </w:rPr>
          <w:tab/>
        </w:r>
        <w:r w:rsidR="00E4144C">
          <w:rPr>
            <w:color w:val="000000"/>
          </w:rPr>
          <w:tab/>
          <w:t>(7)</w:t>
        </w:r>
      </w:ins>
    </w:p>
    <w:p w14:paraId="57414E0A" w14:textId="77777777" w:rsidR="00C45E62" w:rsidRDefault="00C45E62" w:rsidP="00B461C8">
      <w:pPr>
        <w:pBdr>
          <w:top w:val="nil"/>
          <w:left w:val="nil"/>
          <w:bottom w:val="nil"/>
          <w:right w:val="nil"/>
          <w:between w:val="nil"/>
        </w:pBdr>
        <w:spacing w:after="0" w:line="360" w:lineRule="auto"/>
        <w:rPr>
          <w:ins w:id="2064" w:author="Fernandes, Richard (he, him, his | il, le, lui)" w:date="2026-05-15T13:50:00Z" w16du:dateUtc="2026-05-15T17:50:00Z"/>
          <w:color w:val="000000"/>
        </w:rPr>
      </w:pPr>
    </w:p>
    <w:p w14:paraId="6B53D5D6" w14:textId="4218012E" w:rsidR="00524D14" w:rsidRDefault="00524D14" w:rsidP="00524D14">
      <w:pPr>
        <w:pStyle w:val="Heading4"/>
        <w:rPr>
          <w:ins w:id="2065" w:author="Fernandes, Richard (he, him, his | il, le, lui)" w:date="2026-05-19T15:35:00Z" w16du:dateUtc="2026-05-19T19:35:00Z"/>
          <w:color w:val="000000"/>
        </w:rPr>
      </w:pPr>
      <w:ins w:id="2066" w:author="Fernandes, Richard (he, him, his | il, le, lui)" w:date="2026-05-19T15:35:00Z" w16du:dateUtc="2026-05-19T19:35:00Z">
        <w:r>
          <w:rPr>
            <w:color w:val="000000"/>
          </w:rPr>
          <w:t>2.5.1.2 Standard Uncertainty</w:t>
        </w:r>
      </w:ins>
    </w:p>
    <w:p w14:paraId="0A3F5B1F" w14:textId="77777777" w:rsidR="00524D14" w:rsidRDefault="00524D14" w:rsidP="00524D14">
      <w:pPr>
        <w:pBdr>
          <w:top w:val="nil"/>
          <w:left w:val="nil"/>
          <w:bottom w:val="nil"/>
          <w:right w:val="nil"/>
          <w:between w:val="nil"/>
        </w:pBdr>
        <w:spacing w:after="0" w:line="360" w:lineRule="auto"/>
        <w:rPr>
          <w:ins w:id="2067" w:author="Fernandes, Richard (he, him, his | il, le, lui)" w:date="2026-05-19T15:39:00Z" w16du:dateUtc="2026-05-19T19:39:00Z"/>
          <w:color w:val="000000"/>
        </w:rPr>
      </w:pPr>
    </w:p>
    <w:p w14:paraId="70C4622D" w14:textId="09B7F7D1" w:rsidR="00E4144C" w:rsidRDefault="000113D8" w:rsidP="00E4144C">
      <w:pPr>
        <w:pBdr>
          <w:top w:val="nil"/>
          <w:left w:val="nil"/>
          <w:bottom w:val="nil"/>
          <w:right w:val="nil"/>
          <w:between w:val="nil"/>
        </w:pBdr>
        <w:spacing w:after="0" w:line="360" w:lineRule="auto"/>
        <w:rPr>
          <w:ins w:id="2068" w:author="Fernandes, Richard (he, him, his | il, le, lui)" w:date="2026-05-19T15:42:00Z" w16du:dateUtc="2026-05-19T19:42:00Z"/>
          <w:color w:val="000000"/>
        </w:rPr>
      </w:pPr>
      <w:ins w:id="2069" w:author="Fernandes, Richard (he, him, his | il, le, lui)" w:date="2026-05-19T15:40:00Z" w16du:dateUtc="2026-05-19T19:40:00Z">
        <w:r>
          <w:rPr>
            <w:color w:val="000000"/>
          </w:rPr>
          <w:t xml:space="preserve">The standard uncertainty of the ith matchup is estimated as the </w:t>
        </w:r>
      </w:ins>
      <w:ins w:id="2070" w:author="Fernandes, Richard (he, him, his | il, le, lui)" w:date="2026-05-19T15:39:00Z" w16du:dateUtc="2026-05-19T19:39:00Z">
        <w:r>
          <w:rPr>
            <w:color w:val="000000"/>
          </w:rPr>
          <w:t xml:space="preserve"> weighted median absolute deviation of bias corrected errors</w:t>
        </w:r>
      </w:ins>
      <w:ins w:id="2071" w:author="Fernandes, Richard (he, him, his | il, le, lui)" w:date="2026-05-19T15:41:00Z" w16du:dateUtc="2026-05-19T19:41:00Z">
        <w:r w:rsidR="000E4D08">
          <w:rPr>
            <w:color w:val="000000"/>
          </w:rPr>
          <w:t xml:space="preserve"> observed for all </w:t>
        </w:r>
      </w:ins>
      <m:oMath>
        <m:r>
          <w:ins w:id="2072" w:author="Fernandes, Richard (he, him, his | il, le, lui)" w:date="2026-05-20T15:25:00Z" w16du:dateUtc="2026-05-20T19:25:00Z">
            <w:rPr>
              <w:rFonts w:ascii="Cambria Math" w:hAnsi="Cambria Math"/>
              <w:color w:val="000000"/>
            </w:rPr>
            <m:t>n</m:t>
          </w:ins>
        </m:r>
      </m:oMath>
      <w:ins w:id="2073" w:author="Fernandes, Richard (he, him, his | il, le, lui)" w:date="2026-05-20T15:25:00Z" w16du:dateUtc="2026-05-20T19:25:00Z">
        <w:r w:rsidR="006F69CE">
          <w:rPr>
            <w:color w:val="000000"/>
          </w:rPr>
          <w:t xml:space="preserve"> </w:t>
        </w:r>
      </w:ins>
      <w:ins w:id="2074" w:author="Fernandes, Richard (he, him, his | il, le, lui)" w:date="2026-05-19T15:41:00Z" w16du:dateUtc="2026-05-19T19:41:00Z">
        <w:r w:rsidR="000E4D08">
          <w:rPr>
            <w:color w:val="000000"/>
          </w:rPr>
          <w:t>matchups of the same stratum</w:t>
        </w:r>
        <w:r w:rsidR="00E4144C">
          <w:rPr>
            <w:color w:val="000000"/>
          </w:rPr>
          <w:t xml:space="preserve"> </w:t>
        </w:r>
      </w:ins>
      <w:ins w:id="2075" w:author="Fernandes, Richard (he, him, his | il, le, lui)" w:date="2026-05-19T15:42:00Z" w16du:dateUtc="2026-05-19T19:42:00Z">
        <w:r w:rsidR="00E4144C">
          <w:rPr>
            <w:color w:val="000000"/>
          </w:rPr>
          <w:t>corrected for the contribution of the standard error</w:t>
        </w:r>
      </w:ins>
      <w:ins w:id="2076" w:author="Fernandes, Richard (he, him, his | il, le, lui)" w:date="2026-05-19T15:44:00Z" w16du:dateUtc="2026-05-19T19:44:00Z">
        <w:r w:rsidR="00516C6F">
          <w:rPr>
            <w:color w:val="000000"/>
          </w:rPr>
          <w:t xml:space="preserve"> </w:t>
        </w:r>
      </w:ins>
      <w:ins w:id="2077" w:author="Fernandes, Richard (he, him, his | il, le, lui)" w:date="2026-05-19T15:42:00Z" w16du:dateUtc="2026-05-19T19:42:00Z">
        <w:r w:rsidR="00E4144C">
          <w:rPr>
            <w:color w:val="000000"/>
          </w:rPr>
          <w:t xml:space="preserve">of the reference measurements: </w:t>
        </w:r>
      </w:ins>
    </w:p>
    <w:p w14:paraId="625E77C7" w14:textId="77777777" w:rsidR="000E4D08" w:rsidRDefault="000E4D08" w:rsidP="000113D8">
      <w:pPr>
        <w:pBdr>
          <w:top w:val="nil"/>
          <w:left w:val="nil"/>
          <w:bottom w:val="nil"/>
          <w:right w:val="nil"/>
          <w:between w:val="nil"/>
        </w:pBdr>
        <w:spacing w:after="0" w:line="360" w:lineRule="auto"/>
        <w:rPr>
          <w:ins w:id="2078" w:author="Fernandes, Richard (he, him, his | il, le, lui)" w:date="2026-05-19T15:41:00Z" w16du:dateUtc="2026-05-19T19:41:00Z"/>
          <w:color w:val="000000"/>
        </w:rPr>
      </w:pPr>
    </w:p>
    <w:p w14:paraId="17D12334" w14:textId="77777777" w:rsidR="000E4D08" w:rsidRDefault="000E4D08" w:rsidP="000E4D08">
      <w:pPr>
        <w:pBdr>
          <w:top w:val="nil"/>
          <w:left w:val="nil"/>
          <w:bottom w:val="nil"/>
          <w:right w:val="nil"/>
          <w:between w:val="nil"/>
        </w:pBdr>
        <w:spacing w:after="0" w:line="360" w:lineRule="auto"/>
        <w:rPr>
          <w:ins w:id="2079" w:author="Fernandes, Richard (he, him, his | il, le, lui)" w:date="2026-05-19T15:41:00Z" w16du:dateUtc="2026-05-19T19:41:00Z"/>
          <w:color w:val="000000"/>
        </w:rPr>
      </w:pPr>
    </w:p>
    <w:p w14:paraId="4D403B5C" w14:textId="023DA5E3" w:rsidR="000E4D08" w:rsidRPr="003D0367" w:rsidRDefault="00DD64EF" w:rsidP="000E4D08">
      <w:pPr>
        <w:pBdr>
          <w:top w:val="nil"/>
          <w:left w:val="nil"/>
          <w:bottom w:val="nil"/>
          <w:right w:val="nil"/>
          <w:between w:val="nil"/>
        </w:pBdr>
        <w:spacing w:after="0" w:line="360" w:lineRule="auto"/>
        <w:rPr>
          <w:ins w:id="2080" w:author="Fernandes, Richard (he, him, his | il, le, lui)" w:date="2026-05-19T15:41:00Z" w16du:dateUtc="2026-05-19T19:41:00Z"/>
        </w:rPr>
      </w:pPr>
      <m:oMath>
        <m:sSub>
          <m:sSubPr>
            <m:ctrlPr>
              <w:ins w:id="2081" w:author="Fernandes, Richard (he, him, his | il, le, lui)" w:date="2026-05-19T15:41:00Z" w16du:dateUtc="2026-05-19T19:41:00Z">
                <w:rPr>
                  <w:rFonts w:ascii="Cambria Math" w:hAnsi="Cambria Math"/>
                  <w:i/>
                  <w:color w:val="000000"/>
                </w:rPr>
              </w:ins>
            </m:ctrlPr>
          </m:sSubPr>
          <m:e>
            <m:acc>
              <m:accPr>
                <m:ctrlPr>
                  <w:ins w:id="2082" w:author="Fernandes, Richard (he, him, his | il, le, lui)" w:date="2026-05-19T15:41:00Z" w16du:dateUtc="2026-05-19T19:41:00Z">
                    <w:rPr>
                      <w:rFonts w:ascii="Cambria Math" w:hAnsi="Cambria Math"/>
                      <w:i/>
                      <w:color w:val="000000"/>
                    </w:rPr>
                  </w:ins>
                </m:ctrlPr>
              </m:accPr>
              <m:e>
                <m:r>
                  <w:ins w:id="2083" w:author="Fernandes, Richard (he, him, his | il, le, lui)" w:date="2026-05-19T15:41:00Z" w16du:dateUtc="2026-05-19T19:41:00Z">
                    <w:rPr>
                      <w:rFonts w:ascii="Cambria Math" w:hAnsi="Cambria Math"/>
                      <w:color w:val="000000"/>
                    </w:rPr>
                    <m:t>u</m:t>
                  </w:ins>
                </m:r>
              </m:e>
            </m:acc>
          </m:e>
          <m:sub>
            <m:r>
              <w:ins w:id="2084" w:author="Fernandes, Richard (he, him, his | il, le, lui)" w:date="2026-05-19T15:41:00Z" w16du:dateUtc="2026-05-19T19:41:00Z">
                <w:rPr>
                  <w:rFonts w:ascii="Cambria Math" w:hAnsi="Cambria Math"/>
                  <w:color w:val="000000"/>
                </w:rPr>
                <m:t>i</m:t>
              </w:ins>
            </m:r>
          </m:sub>
        </m:sSub>
        <m:r>
          <w:ins w:id="2085" w:author="Fernandes, Richard (he, him, his | il, le, lui)" w:date="2026-05-19T15:41:00Z" w16du:dateUtc="2026-05-19T19:41:00Z">
            <w:rPr>
              <w:rFonts w:ascii="Cambria Math" w:hAnsi="Cambria Math"/>
              <w:color w:val="000000"/>
            </w:rPr>
            <m:t>=</m:t>
          </w:ins>
        </m:r>
        <m:rad>
          <m:radPr>
            <m:degHide m:val="1"/>
            <m:ctrlPr>
              <w:ins w:id="2086" w:author="Fernandes, Richard (he, him, his | il, le, lui)" w:date="2026-05-19T15:41:00Z" w16du:dateUtc="2026-05-19T19:41:00Z">
                <w:rPr>
                  <w:rFonts w:ascii="Cambria Math" w:hAnsi="Cambria Math"/>
                  <w:i/>
                  <w:color w:val="000000"/>
                </w:rPr>
              </w:ins>
            </m:ctrlPr>
          </m:radPr>
          <m:deg/>
          <m:e>
            <m:sSup>
              <m:sSupPr>
                <m:ctrlPr>
                  <w:ins w:id="2087" w:author="Fernandes, Richard (he, him, his | il, le, lui)" w:date="2026-05-19T15:41:00Z" w16du:dateUtc="2026-05-19T19:41:00Z">
                    <w:rPr>
                      <w:rFonts w:ascii="Cambria Math" w:hAnsi="Cambria Math"/>
                      <w:i/>
                      <w:color w:val="000000"/>
                    </w:rPr>
                  </w:ins>
                </m:ctrlPr>
              </m:sSupPr>
              <m:e>
                <m:d>
                  <m:dPr>
                    <m:begChr m:val="["/>
                    <m:endChr m:val="]"/>
                    <m:ctrlPr>
                      <w:ins w:id="2088" w:author="Fernandes, Richard (he, him, his | il, le, lui)" w:date="2026-05-19T15:41:00Z" w16du:dateUtc="2026-05-19T19:41:00Z">
                        <w:rPr>
                          <w:rFonts w:ascii="Cambria Math" w:hAnsi="Cambria Math"/>
                          <w:i/>
                          <w:color w:val="000000"/>
                        </w:rPr>
                      </w:ins>
                    </m:ctrlPr>
                  </m:dPr>
                  <m:e>
                    <m:r>
                      <w:ins w:id="2089" w:author="Fernandes, Richard (he, him, his | il, le, lui)" w:date="2026-05-19T15:41:00Z" w16du:dateUtc="2026-05-19T19:41:00Z">
                        <w:rPr>
                          <w:rFonts w:ascii="Cambria Math" w:hAnsi="Cambria Math"/>
                          <w:color w:val="000000"/>
                        </w:rPr>
                        <m:t>1.35</m:t>
                      </w:ins>
                    </m:r>
                    <m:func>
                      <m:funcPr>
                        <m:ctrlPr>
                          <w:ins w:id="2090" w:author="Fernandes, Richard (he, him, his | il, le, lui)" w:date="2026-05-19T15:41:00Z" w16du:dateUtc="2026-05-19T19:41:00Z">
                            <w:rPr>
                              <w:rFonts w:ascii="Cambria Math" w:hAnsi="Cambria Math"/>
                              <w:i/>
                              <w:color w:val="000000"/>
                            </w:rPr>
                          </w:ins>
                        </m:ctrlPr>
                      </m:funcPr>
                      <m:fName>
                        <m:limLow>
                          <m:limLowPr>
                            <m:ctrlPr>
                              <w:ins w:id="2091" w:author="Fernandes, Richard (he, him, his | il, le, lui)" w:date="2026-05-19T15:41:00Z" w16du:dateUtc="2026-05-19T19:41:00Z">
                                <w:rPr>
                                  <w:rFonts w:ascii="Cambria Math" w:hAnsi="Cambria Math"/>
                                  <w:i/>
                                  <w:color w:val="000000"/>
                                </w:rPr>
                              </w:ins>
                            </m:ctrlPr>
                          </m:limLowPr>
                          <m:e>
                            <m:r>
                              <w:ins w:id="2092" w:author="Fernandes, Richard (he, him, his | il, le, lui)" w:date="2026-05-19T15:41:00Z" w16du:dateUtc="2026-05-19T19:41:00Z">
                                <m:rPr>
                                  <m:sty m:val="p"/>
                                </m:rPr>
                                <w:rPr>
                                  <w:rFonts w:ascii="Cambria Math" w:hAnsi="Cambria Math"/>
                                  <w:color w:val="000000"/>
                                </w:rPr>
                                <m:t>MdnW</m:t>
                              </w:ins>
                            </m:r>
                          </m:e>
                          <m:lim>
                            <m:r>
                              <w:ins w:id="2093" w:author="Fernandes, Richard (he, him, his | il, le, lui)" w:date="2026-05-20T15:25:00Z" w16du:dateUtc="2026-05-20T19:25:00Z">
                                <w:rPr>
                                  <w:rFonts w:ascii="Cambria Math" w:hAnsi="Cambria Math"/>
                                  <w:color w:val="000000"/>
                                </w:rPr>
                                <m:t>j</m:t>
                              </w:ins>
                            </m:r>
                            <m:r>
                              <w:ins w:id="2094" w:author="Fernandes, Richard (he, him, his | il, le, lui)" w:date="2026-05-20T15:25:00Z" w16du:dateUtc="2026-05-20T19:25:00Z">
                                <w:rPr>
                                  <w:rFonts w:ascii="Cambria Math" w:hAnsi="Cambria Math"/>
                                  <w:color w:val="000000"/>
                                </w:rPr>
                                <m:t>=1…</m:t>
                              </w:ins>
                            </m:r>
                            <m:r>
                              <w:ins w:id="2095" w:author="Fernandes, Richard (he, him, his | il, le, lui)" w:date="2026-05-20T15:25:00Z" w16du:dateUtc="2026-05-20T19:25:00Z">
                                <w:rPr>
                                  <w:rFonts w:ascii="Cambria Math" w:hAnsi="Cambria Math"/>
                                  <w:color w:val="000000"/>
                                </w:rPr>
                                <m:t>n</m:t>
                              </w:ins>
                            </m:r>
                          </m:lim>
                        </m:limLow>
                      </m:fName>
                      <m:e>
                        <m:d>
                          <m:dPr>
                            <m:ctrlPr>
                              <w:ins w:id="2096" w:author="Fernandes, Richard (he, him, his | il, le, lui)" w:date="2026-05-19T15:41:00Z" w16du:dateUtc="2026-05-19T19:41:00Z">
                                <w:rPr>
                                  <w:rFonts w:ascii="Cambria Math" w:hAnsi="Cambria Math"/>
                                  <w:i/>
                                  <w:color w:val="000000"/>
                                </w:rPr>
                              </w:ins>
                            </m:ctrlPr>
                          </m:dPr>
                          <m:e>
                            <m:sSub>
                              <m:sSubPr>
                                <m:ctrlPr>
                                  <w:ins w:id="2097" w:author="Fernandes, Richard (he, him, his | il, le, lui)" w:date="2026-05-19T15:41:00Z" w16du:dateUtc="2026-05-19T19:41:00Z">
                                    <w:rPr>
                                      <w:rFonts w:ascii="Cambria Math" w:hAnsi="Cambria Math"/>
                                      <w:i/>
                                      <w:color w:val="000000"/>
                                    </w:rPr>
                                  </w:ins>
                                </m:ctrlPr>
                              </m:sSubPr>
                              <m:e>
                                <m:acc>
                                  <m:accPr>
                                    <m:chr m:val="̌"/>
                                    <m:ctrlPr>
                                      <w:ins w:id="2098" w:author="Fernandes, Richard (he, him, his | il, le, lui)" w:date="2026-05-19T15:41:00Z" w16du:dateUtc="2026-05-19T19:41:00Z">
                                        <w:rPr>
                                          <w:rFonts w:ascii="Cambria Math" w:hAnsi="Cambria Math"/>
                                          <w:i/>
                                          <w:color w:val="000000"/>
                                        </w:rPr>
                                      </w:ins>
                                    </m:ctrlPr>
                                  </m:accPr>
                                  <m:e>
                                    <m:r>
                                      <w:ins w:id="2099" w:author="Fernandes, Richard (he, him, his | il, le, lui)" w:date="2026-05-19T15:41:00Z" w16du:dateUtc="2026-05-19T19:41:00Z">
                                        <w:rPr>
                                          <w:rFonts w:ascii="Cambria Math" w:hAnsi="Cambria Math"/>
                                          <w:color w:val="000000"/>
                                        </w:rPr>
                                        <m:t>e</m:t>
                                      </w:ins>
                                    </m:r>
                                  </m:e>
                                </m:acc>
                              </m:e>
                              <m:sub>
                                <m:r>
                                  <w:ins w:id="2100" w:author="Fernandes, Richard (he, him, his | il, le, lui)" w:date="2026-05-19T15:41:00Z" w16du:dateUtc="2026-05-19T19:41:00Z">
                                    <w:rPr>
                                      <w:rFonts w:ascii="Cambria Math" w:hAnsi="Cambria Math"/>
                                      <w:color w:val="000000"/>
                                    </w:rPr>
                                    <m:t>j</m:t>
                                  </w:ins>
                                </m:r>
                              </m:sub>
                            </m:sSub>
                            <m:r>
                              <w:ins w:id="2101" w:author="Fernandes, Richard (he, him, his | il, le, lui)" w:date="2026-05-19T15:41:00Z" w16du:dateUtc="2026-05-19T19:41:00Z">
                                <w:rPr>
                                  <w:rFonts w:ascii="Cambria Math" w:hAnsi="Cambria Math"/>
                                  <w:color w:val="000000"/>
                                </w:rPr>
                                <m:t>-</m:t>
                              </w:ins>
                            </m:r>
                            <m:sSub>
                              <m:sSubPr>
                                <m:ctrlPr>
                                  <w:ins w:id="2102" w:author="Fernandes, Richard (he, him, his | il, le, lui)" w:date="2026-05-19T15:41:00Z" w16du:dateUtc="2026-05-19T19:41:00Z">
                                    <w:rPr>
                                      <w:rFonts w:ascii="Cambria Math" w:hAnsi="Cambria Math"/>
                                      <w:i/>
                                      <w:color w:val="000000"/>
                                    </w:rPr>
                                  </w:ins>
                                </m:ctrlPr>
                              </m:sSubPr>
                              <m:e>
                                <m:acc>
                                  <m:accPr>
                                    <m:ctrlPr>
                                      <w:ins w:id="2103" w:author="Fernandes, Richard (he, him, his | il, le, lui)" w:date="2026-05-19T15:41:00Z" w16du:dateUtc="2026-05-19T19:41:00Z">
                                        <w:rPr>
                                          <w:rFonts w:ascii="Cambria Math" w:hAnsi="Cambria Math"/>
                                          <w:i/>
                                          <w:color w:val="000000"/>
                                        </w:rPr>
                                      </w:ins>
                                    </m:ctrlPr>
                                  </m:accPr>
                                  <m:e>
                                    <m:r>
                                      <w:ins w:id="2104" w:author="Fernandes, Richard (he, him, his | il, le, lui)" w:date="2026-05-19T15:41:00Z" w16du:dateUtc="2026-05-19T19:41:00Z">
                                        <w:rPr>
                                          <w:rFonts w:ascii="Cambria Math" w:hAnsi="Cambria Math"/>
                                          <w:color w:val="000000"/>
                                        </w:rPr>
                                        <m:t>b</m:t>
                                      </w:ins>
                                    </m:r>
                                  </m:e>
                                </m:acc>
                              </m:e>
                              <m:sub>
                                <m:r>
                                  <w:ins w:id="2105" w:author="Fernandes, Richard (he, him, his | il, le, lui)" w:date="2026-05-19T15:41:00Z" w16du:dateUtc="2026-05-19T19:41:00Z">
                                    <w:rPr>
                                      <w:rFonts w:ascii="Cambria Math" w:hAnsi="Cambria Math"/>
                                      <w:color w:val="000000"/>
                                    </w:rPr>
                                    <m:t>j</m:t>
                                  </w:ins>
                                </m:r>
                              </m:sub>
                            </m:sSub>
                            <m:r>
                              <w:ins w:id="2106" w:author="Fernandes, Richard (he, him, his | il, le, lui)" w:date="2026-05-19T15:41:00Z" w16du:dateUtc="2026-05-19T19:41:00Z">
                                <w:rPr>
                                  <w:rFonts w:ascii="Cambria Math" w:hAnsi="Cambria Math"/>
                                  <w:color w:val="000000"/>
                                </w:rPr>
                                <m:t>,</m:t>
                              </w:ins>
                            </m:r>
                            <m:sSub>
                              <m:sSubPr>
                                <m:ctrlPr>
                                  <w:ins w:id="2107" w:author="Fernandes, Richard (he, him, his | il, le, lui)" w:date="2026-05-19T15:41:00Z" w16du:dateUtc="2026-05-19T19:41:00Z">
                                    <w:rPr>
                                      <w:rFonts w:ascii="Cambria Math" w:hAnsi="Cambria Math"/>
                                      <w:i/>
                                      <w:color w:val="000000"/>
                                    </w:rPr>
                                  </w:ins>
                                </m:ctrlPr>
                              </m:sSubPr>
                              <m:e>
                                <m:r>
                                  <w:ins w:id="2108" w:author="Fernandes, Richard (he, him, his | il, le, lui)" w:date="2026-05-19T15:41:00Z" w16du:dateUtc="2026-05-19T19:41:00Z">
                                    <w:rPr>
                                      <w:rFonts w:ascii="Cambria Math" w:hAnsi="Cambria Math"/>
                                      <w:color w:val="000000"/>
                                    </w:rPr>
                                    <m:t>w</m:t>
                                  </w:ins>
                                </m:r>
                              </m:e>
                              <m:sub>
                                <m:r>
                                  <w:ins w:id="2109" w:author="Fernandes, Richard (he, him, his | il, le, lui)" w:date="2026-05-20T15:28:00Z" w16du:dateUtc="2026-05-20T19:28:00Z">
                                    <w:rPr>
                                      <w:rFonts w:ascii="Cambria Math" w:hAnsi="Cambria Math"/>
                                      <w:color w:val="000000"/>
                                    </w:rPr>
                                    <m:t>i</m:t>
                                  </w:ins>
                                </m:r>
                                <m:r>
                                  <w:ins w:id="2110" w:author="Fernandes, Richard (he, him, his | il, le, lui)" w:date="2026-05-20T15:28:00Z" w16du:dateUtc="2026-05-20T19:28:00Z">
                                    <w:rPr>
                                      <w:rFonts w:ascii="Cambria Math" w:hAnsi="Cambria Math"/>
                                      <w:color w:val="000000"/>
                                    </w:rPr>
                                    <m:t>,</m:t>
                                  </w:ins>
                                </m:r>
                                <m:r>
                                  <w:ins w:id="2111" w:author="Fernandes, Richard (he, him, his | il, le, lui)" w:date="2026-05-19T15:41:00Z" w16du:dateUtc="2026-05-19T19:41:00Z">
                                    <w:rPr>
                                      <w:rFonts w:ascii="Cambria Math" w:hAnsi="Cambria Math"/>
                                      <w:color w:val="000000"/>
                                    </w:rPr>
                                    <m:t>j</m:t>
                                  </w:ins>
                                </m:r>
                              </m:sub>
                            </m:sSub>
                          </m:e>
                        </m:d>
                      </m:e>
                    </m:func>
                  </m:e>
                </m:d>
              </m:e>
              <m:sup>
                <m:r>
                  <w:ins w:id="2112" w:author="Fernandes, Richard (he, him, his | il, le, lui)" w:date="2026-05-19T15:41:00Z" w16du:dateUtc="2026-05-19T19:41:00Z">
                    <w:rPr>
                      <w:rFonts w:ascii="Cambria Math" w:hAnsi="Cambria Math"/>
                      <w:color w:val="000000"/>
                    </w:rPr>
                    <m:t>2</m:t>
                  </w:ins>
                </m:r>
              </m:sup>
            </m:sSup>
            <m:r>
              <w:ins w:id="2113" w:author="Fernandes, Richard (he, him, his | il, le, lui)" w:date="2026-05-19T15:41:00Z" w16du:dateUtc="2026-05-19T19:41:00Z">
                <w:rPr>
                  <w:rFonts w:ascii="Cambria Math" w:hAnsi="Cambria Math"/>
                  <w:color w:val="000000"/>
                </w:rPr>
                <m:t>-</m:t>
              </w:ins>
            </m:r>
            <m:sSubSup>
              <m:sSubSupPr>
                <m:ctrlPr>
                  <w:ins w:id="2114" w:author="Fernandes, Richard (he, him, his | il, le, lui)" w:date="2026-05-19T15:41:00Z" w16du:dateUtc="2026-05-19T19:41:00Z">
                    <w:rPr>
                      <w:rFonts w:ascii="Cambria Math" w:hAnsi="Cambria Math"/>
                      <w:i/>
                      <w:color w:val="000000"/>
                    </w:rPr>
                  </w:ins>
                </m:ctrlPr>
              </m:sSubSupPr>
              <m:e>
                <m:acc>
                  <m:accPr>
                    <m:ctrlPr>
                      <w:ins w:id="2115" w:author="Fernandes, Richard (he, him, his | il, le, lui)" w:date="2026-05-19T15:41:00Z" w16du:dateUtc="2026-05-19T19:41:00Z">
                        <w:rPr>
                          <w:rFonts w:ascii="Cambria Math" w:hAnsi="Cambria Math"/>
                          <w:i/>
                          <w:color w:val="000000"/>
                        </w:rPr>
                      </w:ins>
                    </m:ctrlPr>
                  </m:accPr>
                  <m:e>
                    <m:r>
                      <w:ins w:id="2116" w:author="Fernandes, Richard (he, him, his | il, le, lui)" w:date="2026-05-19T15:41:00Z" w16du:dateUtc="2026-05-19T19:41:00Z">
                        <w:rPr>
                          <w:rFonts w:ascii="Cambria Math" w:hAnsi="Cambria Math"/>
                          <w:color w:val="000000"/>
                        </w:rPr>
                        <m:t>s</m:t>
                      </w:ins>
                    </m:r>
                  </m:e>
                </m:acc>
              </m:e>
              <m:sub>
                <m:sSub>
                  <m:sSubPr>
                    <m:ctrlPr>
                      <w:ins w:id="2117" w:author="Fernandes, Richard (he, him, his | il, le, lui)" w:date="2026-05-19T15:41:00Z" w16du:dateUtc="2026-05-19T19:41:00Z">
                        <w:rPr>
                          <w:rFonts w:ascii="Cambria Math" w:hAnsi="Cambria Math"/>
                          <w:i/>
                          <w:color w:val="000000"/>
                        </w:rPr>
                      </w:ins>
                    </m:ctrlPr>
                  </m:sSubPr>
                  <m:e>
                    <m:acc>
                      <m:accPr>
                        <m:chr m:val="̌"/>
                        <m:ctrlPr>
                          <w:ins w:id="2118" w:author="Fernandes, Richard (he, him, his | il, le, lui)" w:date="2026-05-19T15:41:00Z" w16du:dateUtc="2026-05-19T19:41:00Z">
                            <w:rPr>
                              <w:rFonts w:ascii="Cambria Math" w:hAnsi="Cambria Math"/>
                              <w:i/>
                              <w:color w:val="000000"/>
                            </w:rPr>
                          </w:ins>
                        </m:ctrlPr>
                      </m:accPr>
                      <m:e>
                        <m:r>
                          <w:ins w:id="2119" w:author="Fernandes, Richard (he, him, his | il, le, lui)" w:date="2026-05-19T15:41:00Z" w16du:dateUtc="2026-05-19T19:41:00Z">
                            <w:rPr>
                              <w:rFonts w:ascii="Cambria Math" w:hAnsi="Cambria Math"/>
                              <w:color w:val="000000"/>
                            </w:rPr>
                            <m:t>y</m:t>
                          </w:ins>
                        </m:r>
                      </m:e>
                    </m:acc>
                  </m:e>
                  <m:sub>
                    <m:r>
                      <w:ins w:id="2120" w:author="Fernandes, Richard (he, him, his | il, le, lui)" w:date="2026-05-19T15:41:00Z" w16du:dateUtc="2026-05-19T19:41:00Z">
                        <w:rPr>
                          <w:rFonts w:ascii="Cambria Math" w:hAnsi="Cambria Math"/>
                          <w:color w:val="000000"/>
                        </w:rPr>
                        <m:t>i</m:t>
                      </w:ins>
                    </m:r>
                  </m:sub>
                </m:sSub>
              </m:sub>
              <m:sup>
                <m:r>
                  <w:ins w:id="2121" w:author="Fernandes, Richard (he, him, his | il, le, lui)" w:date="2026-05-19T15:41:00Z" w16du:dateUtc="2026-05-19T19:41:00Z">
                    <w:rPr>
                      <w:rFonts w:ascii="Cambria Math" w:hAnsi="Cambria Math"/>
                      <w:color w:val="000000"/>
                    </w:rPr>
                    <m:t>2</m:t>
                  </w:ins>
                </m:r>
              </m:sup>
            </m:sSubSup>
          </m:e>
        </m:rad>
      </m:oMath>
      <w:ins w:id="2122" w:author="Fernandes, Richard (he, him, his | il, le, lui)" w:date="2026-05-19T15:43:00Z" w16du:dateUtc="2026-05-19T19:43:00Z">
        <w:r w:rsidR="00E4144C">
          <w:rPr>
            <w:color w:val="000000"/>
          </w:rPr>
          <w:tab/>
        </w:r>
        <w:r w:rsidR="00E4144C">
          <w:rPr>
            <w:color w:val="000000"/>
          </w:rPr>
          <w:tab/>
        </w:r>
        <w:r w:rsidR="00E4144C">
          <w:rPr>
            <w:color w:val="000000"/>
          </w:rPr>
          <w:tab/>
        </w:r>
        <w:r w:rsidR="00E4144C">
          <w:rPr>
            <w:color w:val="000000"/>
          </w:rPr>
          <w:tab/>
        </w:r>
        <w:r w:rsidR="00E4144C">
          <w:rPr>
            <w:color w:val="000000"/>
          </w:rPr>
          <w:tab/>
        </w:r>
        <w:r w:rsidR="00E4144C">
          <w:rPr>
            <w:color w:val="000000"/>
          </w:rPr>
          <w:tab/>
        </w:r>
        <w:r w:rsidR="00E4144C">
          <w:rPr>
            <w:color w:val="000000"/>
          </w:rPr>
          <w:tab/>
          <w:t>(8)</w:t>
        </w:r>
      </w:ins>
    </w:p>
    <w:p w14:paraId="34321E7A" w14:textId="77777777" w:rsidR="000E4D08" w:rsidRDefault="000E4D08" w:rsidP="000E4D08">
      <w:pPr>
        <w:pBdr>
          <w:top w:val="nil"/>
          <w:left w:val="nil"/>
          <w:bottom w:val="nil"/>
          <w:right w:val="nil"/>
          <w:between w:val="nil"/>
        </w:pBdr>
        <w:spacing w:after="0" w:line="360" w:lineRule="auto"/>
        <w:rPr>
          <w:ins w:id="2123" w:author="Fernandes, Richard (he, him, his | il, le, lui)" w:date="2026-05-19T15:41:00Z" w16du:dateUtc="2026-05-19T19:41:00Z"/>
          <w:color w:val="000000"/>
        </w:rPr>
      </w:pPr>
    </w:p>
    <w:p w14:paraId="7BD7908B" w14:textId="77777777" w:rsidR="000E4D08" w:rsidRDefault="000E4D08" w:rsidP="000113D8">
      <w:pPr>
        <w:pBdr>
          <w:top w:val="nil"/>
          <w:left w:val="nil"/>
          <w:bottom w:val="nil"/>
          <w:right w:val="nil"/>
          <w:between w:val="nil"/>
        </w:pBdr>
        <w:spacing w:after="0" w:line="360" w:lineRule="auto"/>
        <w:rPr>
          <w:ins w:id="2124" w:author="Fernandes, Richard (he, him, his | il, le, lui)" w:date="2026-05-19T15:40:00Z" w16du:dateUtc="2026-05-19T19:40:00Z"/>
          <w:color w:val="000000"/>
        </w:rPr>
      </w:pPr>
    </w:p>
    <w:p w14:paraId="3599730C" w14:textId="55DF21B3" w:rsidR="000113D8" w:rsidRDefault="00E4144C" w:rsidP="000113D8">
      <w:pPr>
        <w:pBdr>
          <w:top w:val="nil"/>
          <w:left w:val="nil"/>
          <w:bottom w:val="nil"/>
          <w:right w:val="nil"/>
          <w:between w:val="nil"/>
        </w:pBdr>
        <w:spacing w:after="0" w:line="360" w:lineRule="auto"/>
        <w:rPr>
          <w:ins w:id="2125" w:author="Fernandes, Richard (he, him, his | il, le, lui)" w:date="2026-05-19T15:39:00Z" w16du:dateUtc="2026-05-19T19:39:00Z"/>
          <w:color w:val="000000"/>
        </w:rPr>
      </w:pPr>
      <w:ins w:id="2126" w:author="Fernandes, Richard (he, him, his | il, le, lui)" w:date="2026-05-19T15:43:00Z" w16du:dateUtc="2026-05-19T19:43:00Z">
        <w:r>
          <w:rPr>
            <w:color w:val="000000"/>
          </w:rPr>
          <w:t xml:space="preserve">Note that the weighted median is </w:t>
        </w:r>
      </w:ins>
      <w:ins w:id="2127" w:author="Fernandes, Richard (he, him, his | il, le, lui)" w:date="2026-05-19T15:39:00Z" w16du:dateUtc="2026-05-19T19:39:00Z">
        <w:r w:rsidR="000113D8">
          <w:rPr>
            <w:color w:val="000000"/>
          </w:rPr>
          <w:t xml:space="preserve"> multiplied by 1.35 to account for the difference in magnitudes of median absolute deviations and standard deviations assuming errors are normally distribution (Kendall and Stuart, xx).  </w:t>
        </w:r>
      </w:ins>
    </w:p>
    <w:p w14:paraId="3E393BDE" w14:textId="77777777" w:rsidR="00524D14" w:rsidRPr="003A3FD5" w:rsidRDefault="00524D14" w:rsidP="00524D14">
      <w:pPr>
        <w:pBdr>
          <w:top w:val="nil"/>
          <w:left w:val="nil"/>
          <w:bottom w:val="nil"/>
          <w:right w:val="nil"/>
          <w:between w:val="nil"/>
        </w:pBdr>
        <w:spacing w:after="0" w:line="360" w:lineRule="auto"/>
        <w:rPr>
          <w:ins w:id="2128" w:author="Fernandes, Richard (he, him, his | il, le, lui)" w:date="2026-05-19T15:35:00Z" w16du:dateUtc="2026-05-19T19:35:00Z"/>
          <w:color w:val="000000"/>
        </w:rPr>
      </w:pPr>
    </w:p>
    <w:p w14:paraId="661BFB2F" w14:textId="77777777" w:rsidR="00524D14" w:rsidRDefault="00524D14" w:rsidP="00524D14">
      <w:pPr>
        <w:pBdr>
          <w:top w:val="nil"/>
          <w:left w:val="nil"/>
          <w:bottom w:val="nil"/>
          <w:right w:val="nil"/>
          <w:between w:val="nil"/>
        </w:pBdr>
        <w:spacing w:after="0" w:line="360" w:lineRule="auto"/>
        <w:rPr>
          <w:ins w:id="2129" w:author="Fernandes, Richard (he, him, his | il, le, lui)" w:date="2026-05-19T15:35:00Z" w16du:dateUtc="2026-05-19T19:35:00Z"/>
          <w:color w:val="000000"/>
        </w:rPr>
      </w:pPr>
    </w:p>
    <w:p w14:paraId="178441D2" w14:textId="77777777" w:rsidR="009071F3" w:rsidRDefault="009071F3" w:rsidP="00524D14">
      <w:pPr>
        <w:pBdr>
          <w:top w:val="nil"/>
          <w:left w:val="nil"/>
          <w:bottom w:val="nil"/>
          <w:right w:val="nil"/>
          <w:between w:val="nil"/>
        </w:pBdr>
        <w:spacing w:after="0" w:line="360" w:lineRule="auto"/>
        <w:rPr>
          <w:ins w:id="2130" w:author="Fernandes, Richard (he, him, his | il, le, lui)" w:date="2026-05-19T15:49:00Z" w16du:dateUtc="2026-05-19T19:49:00Z"/>
          <w:color w:val="000000"/>
        </w:rPr>
      </w:pPr>
    </w:p>
    <w:p w14:paraId="059B103A" w14:textId="5B40833E" w:rsidR="00524D14" w:rsidRDefault="00524D14" w:rsidP="00524D14">
      <w:pPr>
        <w:pBdr>
          <w:top w:val="nil"/>
          <w:left w:val="nil"/>
          <w:bottom w:val="nil"/>
          <w:right w:val="nil"/>
          <w:between w:val="nil"/>
        </w:pBdr>
        <w:spacing w:after="0" w:line="360" w:lineRule="auto"/>
        <w:rPr>
          <w:ins w:id="2131" w:author="Fernandes, Richard (he, him, his | il, le, lui)" w:date="2026-05-19T15:35:00Z" w16du:dateUtc="2026-05-19T19:35:00Z"/>
          <w:color w:val="000000"/>
        </w:rPr>
      </w:pPr>
      <w:ins w:id="2132" w:author="Fernandes, Richard (he, him, his | il, le, lui)" w:date="2026-05-19T15:35:00Z" w16du:dateUtc="2026-05-19T19:35:00Z">
        <w:r>
          <w:rPr>
            <w:color w:val="000000"/>
          </w:rPr>
          <w:t xml:space="preserve">The one standard deviation confidence interval of </w:t>
        </w:r>
      </w:ins>
      <m:oMath>
        <m:sSub>
          <m:sSubPr>
            <m:ctrlPr>
              <w:ins w:id="2133" w:author="Fernandes, Richard (he, him, his | il, le, lui)" w:date="2026-05-19T15:35:00Z" w16du:dateUtc="2026-05-19T19:35:00Z">
                <w:rPr>
                  <w:rFonts w:ascii="Cambria Math" w:hAnsi="Cambria Math"/>
                  <w:i/>
                  <w:color w:val="000000"/>
                </w:rPr>
              </w:ins>
            </m:ctrlPr>
          </m:sSubPr>
          <m:e>
            <m:acc>
              <m:accPr>
                <m:ctrlPr>
                  <w:ins w:id="2134" w:author="Fernandes, Richard (he, him, his | il, le, lui)" w:date="2026-05-19T15:35:00Z" w16du:dateUtc="2026-05-19T19:35:00Z">
                    <w:rPr>
                      <w:rFonts w:ascii="Cambria Math" w:hAnsi="Cambria Math"/>
                      <w:i/>
                      <w:color w:val="000000"/>
                    </w:rPr>
                  </w:ins>
                </m:ctrlPr>
              </m:accPr>
              <m:e>
                <m:r>
                  <w:ins w:id="2135" w:author="Fernandes, Richard (he, him, his | il, le, lui)" w:date="2026-05-19T15:35:00Z" w16du:dateUtc="2026-05-19T19:35:00Z">
                    <w:rPr>
                      <w:rFonts w:ascii="Cambria Math" w:hAnsi="Cambria Math"/>
                      <w:color w:val="000000"/>
                    </w:rPr>
                    <m:t>u</m:t>
                  </w:ins>
                </m:r>
              </m:e>
            </m:acc>
          </m:e>
          <m:sub>
            <m:r>
              <w:ins w:id="2136" w:author="Fernandes, Richard (he, him, his | il, le, lui)" w:date="2026-05-19T15:35:00Z" w16du:dateUtc="2026-05-19T19:35:00Z">
                <w:rPr>
                  <w:rFonts w:ascii="Cambria Math" w:hAnsi="Cambria Math"/>
                  <w:color w:val="000000"/>
                </w:rPr>
                <m:t>i</m:t>
              </w:ins>
            </m:r>
          </m:sub>
        </m:sSub>
      </m:oMath>
      <w:ins w:id="2137" w:author="Fernandes, Richard (he, him, his | il, le, lui)" w:date="2026-05-19T15:35:00Z" w16du:dateUtc="2026-05-19T19:35:00Z">
        <w:r>
          <w:rPr>
            <w:color w:val="000000"/>
          </w:rPr>
          <w:t xml:space="preserve"> , </w:t>
        </w:r>
      </w:ins>
      <m:oMath>
        <m:sSubSup>
          <m:sSubSupPr>
            <m:ctrlPr>
              <w:ins w:id="2138" w:author="Fernandes, Richard (he, him, his | il, le, lui)" w:date="2026-05-19T15:35:00Z" w16du:dateUtc="2026-05-19T19:35:00Z">
                <w:rPr>
                  <w:rFonts w:ascii="Cambria Math" w:hAnsi="Cambria Math"/>
                  <w:i/>
                  <w:color w:val="000000"/>
                </w:rPr>
              </w:ins>
            </m:ctrlPr>
          </m:sSubSupPr>
          <m:e>
            <m:acc>
              <m:accPr>
                <m:ctrlPr>
                  <w:ins w:id="2139" w:author="Fernandes, Richard (he, him, his | il, le, lui)" w:date="2026-05-19T15:35:00Z" w16du:dateUtc="2026-05-19T19:35:00Z">
                    <w:rPr>
                      <w:rFonts w:ascii="Cambria Math" w:hAnsi="Cambria Math"/>
                      <w:i/>
                      <w:color w:val="000000"/>
                    </w:rPr>
                  </w:ins>
                </m:ctrlPr>
              </m:accPr>
              <m:e>
                <m:r>
                  <w:ins w:id="2140" w:author="Fernandes, Richard (he, him, his | il, le, lui)" w:date="2026-05-19T15:35:00Z" w16du:dateUtc="2026-05-19T19:35:00Z">
                    <w:rPr>
                      <w:rFonts w:ascii="Cambria Math" w:hAnsi="Cambria Math"/>
                      <w:color w:val="000000"/>
                    </w:rPr>
                    <m:t>σ</m:t>
                  </w:ins>
                </m:r>
              </m:e>
            </m:acc>
          </m:e>
          <m:sub>
            <m:sSub>
              <m:sSubPr>
                <m:ctrlPr>
                  <w:ins w:id="2141" w:author="Fernandes, Richard (he, him, his | il, le, lui)" w:date="2026-05-19T15:35:00Z" w16du:dateUtc="2026-05-19T19:35:00Z">
                    <w:rPr>
                      <w:rFonts w:ascii="Cambria Math" w:hAnsi="Cambria Math"/>
                      <w:i/>
                      <w:color w:val="000000"/>
                    </w:rPr>
                  </w:ins>
                </m:ctrlPr>
              </m:sSubPr>
              <m:e>
                <m:acc>
                  <m:accPr>
                    <m:ctrlPr>
                      <w:ins w:id="2142" w:author="Fernandes, Richard (he, him, his | il, le, lui)" w:date="2026-05-19T15:35:00Z" w16du:dateUtc="2026-05-19T19:35:00Z">
                        <w:rPr>
                          <w:rFonts w:ascii="Cambria Math" w:hAnsi="Cambria Math"/>
                          <w:i/>
                          <w:color w:val="000000"/>
                        </w:rPr>
                      </w:ins>
                    </m:ctrlPr>
                  </m:accPr>
                  <m:e>
                    <m:r>
                      <w:ins w:id="2143" w:author="Fernandes, Richard (he, him, his | il, le, lui)" w:date="2026-05-19T15:35:00Z" w16du:dateUtc="2026-05-19T19:35:00Z">
                        <w:rPr>
                          <w:rFonts w:ascii="Cambria Math" w:hAnsi="Cambria Math"/>
                          <w:color w:val="000000"/>
                        </w:rPr>
                        <m:t>u</m:t>
                      </w:ins>
                    </m:r>
                  </m:e>
                </m:acc>
              </m:e>
              <m:sub>
                <m:r>
                  <w:ins w:id="2144" w:author="Fernandes, Richard (he, him, his | il, le, lui)" w:date="2026-05-19T15:35:00Z" w16du:dateUtc="2026-05-19T19:35:00Z">
                    <w:rPr>
                      <w:rFonts w:ascii="Cambria Math" w:hAnsi="Cambria Math"/>
                      <w:color w:val="000000"/>
                    </w:rPr>
                    <m:t>i</m:t>
                  </w:ins>
                </m:r>
              </m:sub>
            </m:sSub>
          </m:sub>
          <m:sup/>
        </m:sSubSup>
      </m:oMath>
      <w:ins w:id="2145" w:author="Fernandes, Richard (he, him, his | il, le, lui)" w:date="2026-05-19T15:35:00Z" w16du:dateUtc="2026-05-19T19:35:00Z">
        <w:r>
          <w:rPr>
            <w:color w:val="000000"/>
          </w:rPr>
          <w:t xml:space="preserve">, is estimated as </w:t>
        </w:r>
      </w:ins>
      <w:ins w:id="2146" w:author="Fernandes, Richard (he, him, his | il, le, lui)" w:date="2026-05-19T15:51:00Z" w16du:dateUtc="2026-05-19T19:51:00Z">
        <w:r w:rsidR="005C2CE0">
          <w:rPr>
            <w:color w:val="000000"/>
          </w:rPr>
          <w:t xml:space="preserve">the </w:t>
        </w:r>
      </w:ins>
      <w:ins w:id="2147" w:author="Fernandes, Richard (he, him, his | il, le, lui)" w:date="2026-05-20T15:29:00Z" w16du:dateUtc="2026-05-20T19:29:00Z">
        <w:r w:rsidR="00BF1A98">
          <w:rPr>
            <w:color w:val="000000"/>
          </w:rPr>
          <w:t>Euclidean</w:t>
        </w:r>
      </w:ins>
      <w:ins w:id="2148" w:author="Fernandes, Richard (he, him, his | il, le, lui)" w:date="2026-05-19T15:51:00Z" w16du:dateUtc="2026-05-19T19:51:00Z">
        <w:r w:rsidR="005C2CE0">
          <w:rPr>
            <w:color w:val="000000"/>
          </w:rPr>
          <w:t xml:space="preserve"> sum of the </w:t>
        </w:r>
      </w:ins>
      <w:ins w:id="2149" w:author="Fernandes, Richard (he, him, his | il, le, lui)" w:date="2026-05-19T15:35:00Z" w16du:dateUtc="2026-05-19T19:35:00Z">
        <w:r>
          <w:rPr>
            <w:color w:val="000000"/>
          </w:rPr>
          <w:t>the</w:t>
        </w:r>
      </w:ins>
      <w:ins w:id="2150" w:author="Fernandes, Richard (he, him, his | il, le, lui)" w:date="2026-05-19T15:50:00Z" w16du:dateUtc="2026-05-19T19:50:00Z">
        <w:r w:rsidR="005C2CE0">
          <w:rPr>
            <w:color w:val="000000"/>
          </w:rPr>
          <w:t xml:space="preserve"> numerically determined</w:t>
        </w:r>
      </w:ins>
      <w:ins w:id="2151" w:author="Fernandes, Richard (he, him, his | il, le, lui)" w:date="2026-05-19T15:35:00Z" w16du:dateUtc="2026-05-19T19:35:00Z">
        <w:r>
          <w:rPr>
            <w:color w:val="000000"/>
          </w:rPr>
          <w:t xml:space="preserve"> 67.5%ile interval of </w:t>
        </w:r>
      </w:ins>
      <w:ins w:id="2152" w:author="Fernandes, Richard (he, him, his | il, le, lui)" w:date="2026-05-19T15:50:00Z" w16du:dateUtc="2026-05-19T19:50:00Z">
        <w:r w:rsidR="005C2CE0">
          <w:rPr>
            <w:color w:val="000000"/>
          </w:rPr>
          <w:t xml:space="preserve">the weighted median of errors </w:t>
        </w:r>
      </w:ins>
      <w:ins w:id="2153" w:author="Fernandes, Richard (he, him, his | il, le, lui)" w:date="2026-05-19T15:35:00Z" w16du:dateUtc="2026-05-19T19:35:00Z">
        <w:r>
          <w:rPr>
            <w:color w:val="000000"/>
          </w:rPr>
          <w:t xml:space="preserve"> </w:t>
        </w:r>
      </w:ins>
      <m:oMath>
        <m:sSub>
          <m:sSubPr>
            <m:ctrlPr>
              <w:ins w:id="2154" w:author="Fernandes, Richard (he, him, his | il, le, lui)" w:date="2026-05-19T15:54:00Z" w16du:dateUtc="2026-05-19T19:54:00Z">
                <w:rPr>
                  <w:rFonts w:ascii="Cambria Math" w:hAnsi="Cambria Math"/>
                  <w:i/>
                  <w:color w:val="000000"/>
                </w:rPr>
              </w:ins>
            </m:ctrlPr>
          </m:sSubPr>
          <m:e>
            <m:r>
              <w:ins w:id="2155" w:author="Fernandes, Richard (he, him, his | il, le, lui)" w:date="2026-05-19T15:54:00Z" w16du:dateUtc="2026-05-19T19:54:00Z">
                <w:rPr>
                  <w:rFonts w:ascii="Cambria Math" w:hAnsi="Cambria Math"/>
                  <w:color w:val="000000"/>
                </w:rPr>
                <m:t>φ</m:t>
              </w:ins>
            </m:r>
          </m:e>
          <m:sub>
            <m:r>
              <w:ins w:id="2156" w:author="Fernandes, Richard (he, him, his | il, le, lui)" w:date="2026-05-19T15:54:00Z" w16du:dateUtc="2026-05-19T19:54:00Z">
                <w:rPr>
                  <w:rFonts w:ascii="Cambria Math" w:hAnsi="Cambria Math"/>
                  <w:color w:val="000000"/>
                </w:rPr>
                <m:t>i</m:t>
              </w:ins>
            </m:r>
          </m:sub>
        </m:sSub>
      </m:oMath>
      <w:ins w:id="2157" w:author="Fernandes, Richard (he, him, his | il, le, lui)" w:date="2026-05-19T15:50:00Z" w16du:dateUtc="2026-05-19T19:50:00Z">
        <w:r w:rsidR="005C2CE0">
          <w:rPr>
            <w:color w:val="000000"/>
          </w:rPr>
          <w:t xml:space="preserve"> </w:t>
        </w:r>
      </w:ins>
      <w:ins w:id="2158" w:author="Fernandes, Richard (he, him, his | il, le, lui)" w:date="2026-05-19T15:51:00Z" w16du:dateUtc="2026-05-19T19:51:00Z">
        <w:r w:rsidR="005C2CE0">
          <w:rPr>
            <w:color w:val="000000"/>
          </w:rPr>
          <w:t>and the</w:t>
        </w:r>
        <w:r w:rsidR="000C3B36">
          <w:rPr>
            <w:color w:val="000000"/>
          </w:rPr>
          <w:t xml:space="preserve"> weighted average uncertainty of reference measurement</w:t>
        </w:r>
      </w:ins>
      <w:ins w:id="2159" w:author="Fernandes, Richard (he, him, his | il, le, lui)" w:date="2026-05-19T15:52:00Z" w16du:dateUtc="2026-05-19T19:52:00Z">
        <w:r w:rsidR="000C3B36">
          <w:rPr>
            <w:color w:val="000000"/>
          </w:rPr>
          <w:t>s:</w:t>
        </w:r>
      </w:ins>
    </w:p>
    <w:p w14:paraId="28CA3F7D" w14:textId="77777777" w:rsidR="00524D14" w:rsidRDefault="00524D14" w:rsidP="00524D14">
      <w:pPr>
        <w:pBdr>
          <w:top w:val="nil"/>
          <w:left w:val="nil"/>
          <w:bottom w:val="nil"/>
          <w:right w:val="nil"/>
          <w:between w:val="nil"/>
        </w:pBdr>
        <w:spacing w:after="0" w:line="360" w:lineRule="auto"/>
        <w:rPr>
          <w:ins w:id="2160" w:author="Fernandes, Richard (he, him, his | il, le, lui)" w:date="2026-05-19T15:35:00Z" w16du:dateUtc="2026-05-19T19:35:00Z"/>
          <w:color w:val="000000"/>
        </w:rPr>
      </w:pPr>
    </w:p>
    <w:p w14:paraId="71F25DA6" w14:textId="77777777" w:rsidR="00524D14" w:rsidRDefault="00524D14" w:rsidP="00524D14">
      <w:pPr>
        <w:pBdr>
          <w:top w:val="nil"/>
          <w:left w:val="nil"/>
          <w:bottom w:val="nil"/>
          <w:right w:val="nil"/>
          <w:between w:val="nil"/>
        </w:pBdr>
        <w:spacing w:after="0" w:line="360" w:lineRule="auto"/>
        <w:rPr>
          <w:ins w:id="2161" w:author="Fernandes, Richard (he, him, his | il, le, lui)" w:date="2026-05-19T15:35:00Z" w16du:dateUtc="2026-05-19T19:35:00Z"/>
          <w:color w:val="000000"/>
        </w:rPr>
      </w:pPr>
    </w:p>
    <w:p w14:paraId="79FF8ED4" w14:textId="10240688" w:rsidR="00524D14" w:rsidRPr="00F34CEC" w:rsidRDefault="00DD64EF" w:rsidP="00524D14">
      <w:pPr>
        <w:pBdr>
          <w:top w:val="nil"/>
          <w:left w:val="nil"/>
          <w:bottom w:val="nil"/>
          <w:right w:val="nil"/>
          <w:between w:val="nil"/>
        </w:pBdr>
        <w:spacing w:after="0" w:line="360" w:lineRule="auto"/>
        <w:rPr>
          <w:ins w:id="2162" w:author="Fernandes, Richard (he, him, his | il, le, lui)" w:date="2026-05-19T15:35:00Z" w16du:dateUtc="2026-05-19T19:35:00Z"/>
          <w:rFonts w:ascii="Cambria Math" w:hAnsi="Cambria Math"/>
          <w:iCs/>
          <w:color w:val="000000"/>
          <w:rPrChange w:id="2163" w:author="Fernandes, Richard (he, him, his | il, le, lui)" w:date="2026-05-19T16:02:00Z" w16du:dateUtc="2026-05-19T20:02:00Z">
            <w:rPr>
              <w:ins w:id="2164" w:author="Fernandes, Richard (he, him, his | il, le, lui)" w:date="2026-05-19T15:35:00Z" w16du:dateUtc="2026-05-19T19:35:00Z"/>
              <w:rFonts w:ascii="Cambria Math" w:hAnsi="Cambria Math"/>
              <w:i/>
              <w:color w:val="000000"/>
            </w:rPr>
          </w:rPrChange>
        </w:rPr>
      </w:pPr>
      <m:oMath>
        <m:sSubSup>
          <m:sSubSupPr>
            <m:ctrlPr>
              <w:ins w:id="2165" w:author="Fernandes, Richard (he, him, his | il, le, lui)" w:date="2026-05-19T15:35:00Z" w16du:dateUtc="2026-05-19T19:35:00Z">
                <w:rPr>
                  <w:rFonts w:ascii="Cambria Math" w:hAnsi="Cambria Math"/>
                  <w:i/>
                  <w:color w:val="000000"/>
                </w:rPr>
              </w:ins>
            </m:ctrlPr>
          </m:sSubSupPr>
          <m:e>
            <m:acc>
              <m:accPr>
                <m:ctrlPr>
                  <w:ins w:id="2166" w:author="Fernandes, Richard (he, him, his | il, le, lui)" w:date="2026-05-19T15:35:00Z" w16du:dateUtc="2026-05-19T19:35:00Z">
                    <w:rPr>
                      <w:rFonts w:ascii="Cambria Math" w:hAnsi="Cambria Math"/>
                      <w:i/>
                      <w:color w:val="000000"/>
                    </w:rPr>
                  </w:ins>
                </m:ctrlPr>
              </m:accPr>
              <m:e>
                <m:r>
                  <w:ins w:id="2167" w:author="Fernandes, Richard (he, him, his | il, le, lui)" w:date="2026-05-19T15:35:00Z" w16du:dateUtc="2026-05-19T19:35:00Z">
                    <w:rPr>
                      <w:rFonts w:ascii="Cambria Math" w:hAnsi="Cambria Math"/>
                      <w:color w:val="000000"/>
                    </w:rPr>
                    <m:t>σ</m:t>
                  </w:ins>
                </m:r>
              </m:e>
            </m:acc>
          </m:e>
          <m:sub>
            <m:sSub>
              <m:sSubPr>
                <m:ctrlPr>
                  <w:ins w:id="2168" w:author="Fernandes, Richard (he, him, his | il, le, lui)" w:date="2026-05-19T15:35:00Z" w16du:dateUtc="2026-05-19T19:35:00Z">
                    <w:rPr>
                      <w:rFonts w:ascii="Cambria Math" w:hAnsi="Cambria Math"/>
                      <w:i/>
                      <w:color w:val="000000"/>
                    </w:rPr>
                  </w:ins>
                </m:ctrlPr>
              </m:sSubPr>
              <m:e>
                <m:acc>
                  <m:accPr>
                    <m:ctrlPr>
                      <w:ins w:id="2169" w:author="Fernandes, Richard (he, him, his | il, le, lui)" w:date="2026-05-19T15:35:00Z" w16du:dateUtc="2026-05-19T19:35:00Z">
                        <w:rPr>
                          <w:rFonts w:ascii="Cambria Math" w:hAnsi="Cambria Math"/>
                          <w:i/>
                          <w:color w:val="000000"/>
                        </w:rPr>
                      </w:ins>
                    </m:ctrlPr>
                  </m:accPr>
                  <m:e>
                    <m:r>
                      <w:ins w:id="2170" w:author="Fernandes, Richard (he, him, his | il, le, lui)" w:date="2026-05-19T15:35:00Z" w16du:dateUtc="2026-05-19T19:35:00Z">
                        <w:rPr>
                          <w:rFonts w:ascii="Cambria Math" w:hAnsi="Cambria Math"/>
                          <w:color w:val="000000"/>
                        </w:rPr>
                        <m:t>u</m:t>
                      </w:ins>
                    </m:r>
                  </m:e>
                </m:acc>
              </m:e>
              <m:sub>
                <m:r>
                  <w:ins w:id="2171" w:author="Fernandes, Richard (he, him, his | il, le, lui)" w:date="2026-05-19T15:35:00Z" w16du:dateUtc="2026-05-19T19:35:00Z">
                    <w:rPr>
                      <w:rFonts w:ascii="Cambria Math" w:hAnsi="Cambria Math"/>
                      <w:color w:val="000000"/>
                    </w:rPr>
                    <m:t>i</m:t>
                  </w:ins>
                </m:r>
              </m:sub>
            </m:sSub>
          </m:sub>
          <m:sup>
            <m:r>
              <w:ins w:id="2172" w:author="Fernandes, Richard (he, him, his | il, le, lui)" w:date="2026-05-19T15:53:00Z" w16du:dateUtc="2026-05-19T19:53:00Z">
                <w:rPr>
                  <w:rFonts w:ascii="Cambria Math" w:hAnsi="Cambria Math"/>
                  <w:color w:val="000000"/>
                </w:rPr>
                <m:t>2</m:t>
              </w:ins>
            </m:r>
          </m:sup>
        </m:sSubSup>
        <m:r>
          <w:ins w:id="2173" w:author="Fernandes, Richard (he, him, his | il, le, lui)" w:date="2026-05-19T15:53:00Z" w16du:dateUtc="2026-05-19T19:53:00Z">
            <w:rPr>
              <w:rFonts w:ascii="Cambria Math" w:hAnsi="Cambria Math"/>
              <w:color w:val="000000"/>
            </w:rPr>
            <m:t>=</m:t>
          </w:ins>
        </m:r>
        <m:sSup>
          <m:sSupPr>
            <m:ctrlPr>
              <w:ins w:id="2174" w:author="Fernandes, Richard (he, him, his | il, le, lui)" w:date="2026-05-19T15:55:00Z" w16du:dateUtc="2026-05-19T19:55:00Z">
                <w:rPr>
                  <w:rFonts w:ascii="Cambria Math" w:hAnsi="Cambria Math"/>
                  <w:color w:val="000000"/>
                </w:rPr>
              </w:ins>
            </m:ctrlPr>
          </m:sSupPr>
          <m:e>
            <m:d>
              <m:dPr>
                <m:ctrlPr>
                  <w:ins w:id="2175" w:author="Fernandes, Richard (he, him, his | il, le, lui)" w:date="2026-05-19T15:55:00Z" w16du:dateUtc="2026-05-19T19:55:00Z">
                    <w:rPr>
                      <w:rFonts w:ascii="Cambria Math" w:hAnsi="Cambria Math"/>
                      <w:color w:val="000000"/>
                    </w:rPr>
                  </w:ins>
                </m:ctrlPr>
              </m:dPr>
              <m:e>
                <m:r>
                  <w:ins w:id="2176" w:author="Fernandes, Richard (he, him, his | il, le, lui)" w:date="2026-05-19T15:55:00Z" w16du:dateUtc="2026-05-19T19:55:00Z">
                    <m:rPr>
                      <m:sty m:val="p"/>
                    </m:rPr>
                    <w:rPr>
                      <w:rFonts w:ascii="Cambria Math" w:hAnsi="Cambria Math"/>
                      <w:color w:val="000000"/>
                    </w:rPr>
                    <m:t>1.35</m:t>
                  </w:ins>
                </m:r>
                <m:r>
                  <w:ins w:id="2177" w:author="Fernandes, Richard (he, him, his | il, le, lui)" w:date="2026-05-19T15:55:00Z" w16du:dateUtc="2026-05-19T19:55:00Z">
                    <w:rPr>
                      <w:rFonts w:ascii="Cambria Math" w:hAnsi="Cambria Math"/>
                      <w:color w:val="000000"/>
                    </w:rPr>
                    <m:t xml:space="preserve"> </m:t>
                  </w:ins>
                </m:r>
                <m:sSub>
                  <m:sSubPr>
                    <m:ctrlPr>
                      <w:ins w:id="2178" w:author="Fernandes, Richard (he, him, his | il, le, lui)" w:date="2026-05-19T15:55:00Z" w16du:dateUtc="2026-05-19T19:55:00Z">
                        <w:rPr>
                          <w:rFonts w:ascii="Cambria Math" w:hAnsi="Cambria Math"/>
                          <w:i/>
                          <w:color w:val="000000"/>
                        </w:rPr>
                      </w:ins>
                    </m:ctrlPr>
                  </m:sSubPr>
                  <m:e>
                    <m:r>
                      <w:ins w:id="2179" w:author="Fernandes, Richard (he, him, his | il, le, lui)" w:date="2026-05-19T15:55:00Z" w16du:dateUtc="2026-05-19T19:55:00Z">
                        <w:rPr>
                          <w:rFonts w:ascii="Cambria Math" w:hAnsi="Cambria Math"/>
                          <w:color w:val="000000"/>
                        </w:rPr>
                        <m:t>φ</m:t>
                      </w:ins>
                    </m:r>
                  </m:e>
                  <m:sub>
                    <m:r>
                      <w:ins w:id="2180" w:author="Fernandes, Richard (he, him, his | il, le, lui)" w:date="2026-05-19T15:55:00Z" w16du:dateUtc="2026-05-19T19:55:00Z">
                        <w:rPr>
                          <w:rFonts w:ascii="Cambria Math" w:hAnsi="Cambria Math"/>
                          <w:color w:val="000000"/>
                        </w:rPr>
                        <m:t>i</m:t>
                      </w:ins>
                    </m:r>
                  </m:sub>
                </m:sSub>
              </m:e>
            </m:d>
          </m:e>
          <m:sup>
            <m:r>
              <w:ins w:id="2181" w:author="Fernandes, Richard (he, him, his | il, le, lui)" w:date="2026-05-19T15:55:00Z" w16du:dateUtc="2026-05-19T19:55:00Z">
                <w:rPr>
                  <w:rFonts w:ascii="Cambria Math" w:hAnsi="Cambria Math"/>
                  <w:color w:val="000000"/>
                </w:rPr>
                <m:t>2</m:t>
              </w:ins>
            </m:r>
          </m:sup>
        </m:sSup>
        <m:r>
          <w:ins w:id="2182" w:author="Fernandes, Richard (he, him, his | il, le, lui)" w:date="2026-05-19T15:55:00Z" w16du:dateUtc="2026-05-19T19:55:00Z">
            <w:rPr>
              <w:rFonts w:ascii="Cambria Math" w:hAnsi="Cambria Math"/>
              <w:color w:val="000000"/>
            </w:rPr>
            <m:t>+</m:t>
          </w:ins>
        </m:r>
        <m:f>
          <m:fPr>
            <m:ctrlPr>
              <w:ins w:id="2183" w:author="Fernandes, Richard (he, him, his | il, le, lui)" w:date="2026-05-19T15:57:00Z" w16du:dateUtc="2026-05-19T19:57:00Z">
                <w:rPr>
                  <w:rFonts w:ascii="Cambria Math" w:hAnsi="Cambria Math"/>
                  <w:i/>
                  <w:color w:val="000000"/>
                </w:rPr>
              </w:ins>
            </m:ctrlPr>
          </m:fPr>
          <m:num>
            <m:r>
              <w:ins w:id="2184" w:author="Fernandes, Richard (he, him, his | il, le, lui)" w:date="2026-05-19T15:57:00Z" w16du:dateUtc="2026-05-19T19:57:00Z">
                <w:rPr>
                  <w:rFonts w:ascii="Cambria Math" w:hAnsi="Cambria Math"/>
                  <w:color w:val="000000"/>
                </w:rPr>
                <m:t>1</m:t>
              </w:ins>
            </m:r>
          </m:num>
          <m:den>
            <m:nary>
              <m:naryPr>
                <m:chr m:val="∑"/>
                <m:limLoc m:val="undOvr"/>
                <m:ctrlPr>
                  <w:ins w:id="2185" w:author="Fernandes, Richard (he, him, his | il, le, lui)" w:date="2026-05-19T15:57:00Z" w16du:dateUtc="2026-05-19T19:57:00Z">
                    <w:rPr>
                      <w:rFonts w:ascii="Cambria Math" w:hAnsi="Cambria Math"/>
                      <w:i/>
                      <w:color w:val="000000"/>
                    </w:rPr>
                  </w:ins>
                </m:ctrlPr>
              </m:naryPr>
              <m:sub>
                <m:r>
                  <w:ins w:id="2186" w:author="Fernandes, Richard (he, him, his | il, le, lui)" w:date="2026-05-19T15:57:00Z" w16du:dateUtc="2026-05-19T19:57:00Z">
                    <w:rPr>
                      <w:rFonts w:ascii="Cambria Math" w:hAnsi="Cambria Math"/>
                      <w:color w:val="000000"/>
                    </w:rPr>
                    <m:t>j</m:t>
                  </w:ins>
                </m:r>
                <m:r>
                  <w:ins w:id="2187" w:author="Fernandes, Richard (he, him, his | il, le, lui)" w:date="2026-05-19T15:57:00Z" w16du:dateUtc="2026-05-19T19:57:00Z">
                    <w:rPr>
                      <w:rFonts w:ascii="Cambria Math" w:hAnsi="Cambria Math"/>
                      <w:color w:val="000000"/>
                    </w:rPr>
                    <m:t>=1</m:t>
                  </w:ins>
                </m:r>
              </m:sub>
              <m:sup>
                <m:r>
                  <w:ins w:id="2188" w:author="Fernandes, Richard (he, him, his | il, le, lui)" w:date="2026-05-19T15:57:00Z" w16du:dateUtc="2026-05-19T19:57:00Z">
                    <w:rPr>
                      <w:rFonts w:ascii="Cambria Math" w:hAnsi="Cambria Math"/>
                      <w:color w:val="000000"/>
                    </w:rPr>
                    <m:t>n</m:t>
                  </w:ins>
                </m:r>
              </m:sup>
              <m:e>
                <m:r>
                  <w:ins w:id="2189" w:author="Fernandes, Richard (he, him, his | il, le, lui)" w:date="2026-05-20T15:29:00Z" w16du:dateUtc="2026-05-20T19:29:00Z">
                    <w:rPr>
                      <w:rFonts w:ascii="Cambria Math" w:hAnsi="Cambria Math"/>
                      <w:color w:val="000000"/>
                    </w:rPr>
                    <m:t>p</m:t>
                  </w:ins>
                </m:r>
                <m:d>
                  <m:dPr>
                    <m:ctrlPr>
                      <w:ins w:id="2190" w:author="Fernandes, Richard (he, him, his | il, le, lui)" w:date="2026-05-20T15:29:00Z" w16du:dateUtc="2026-05-20T19:29:00Z">
                        <w:rPr>
                          <w:rFonts w:ascii="Cambria Math" w:hAnsi="Cambria Math"/>
                          <w:i/>
                          <w:color w:val="000000"/>
                        </w:rPr>
                      </w:ins>
                    </m:ctrlPr>
                  </m:dPr>
                  <m:e>
                    <m:sSub>
                      <m:sSubPr>
                        <m:ctrlPr>
                          <w:ins w:id="2191" w:author="Fernandes, Richard (he, him, his | il, le, lui)" w:date="2026-05-20T15:29:00Z" w16du:dateUtc="2026-05-20T19:29:00Z">
                            <w:rPr>
                              <w:rFonts w:ascii="Cambria Math" w:eastAsia="Cambria Math" w:hAnsi="Cambria Math" w:cs="Cambria Math"/>
                              <w:color w:val="000000"/>
                            </w:rPr>
                          </w:ins>
                        </m:ctrlPr>
                      </m:sSubPr>
                      <m:e>
                        <m:bar>
                          <m:barPr>
                            <m:ctrlPr>
                              <w:ins w:id="2192" w:author="Fernandes, Richard (he, him, his | il, le, lui)" w:date="2026-05-20T15:29:00Z" w16du:dateUtc="2026-05-20T19:29:00Z">
                                <w:rPr>
                                  <w:rFonts w:ascii="Cambria Math" w:eastAsia="Cambria Math" w:hAnsi="Cambria Math" w:cs="Cambria Math"/>
                                  <w:color w:val="000000"/>
                                </w:rPr>
                              </w:ins>
                            </m:ctrlPr>
                          </m:barPr>
                          <m:e>
                            <m:r>
                              <w:ins w:id="2193" w:author="Fernandes, Richard (he, him, his | il, le, lui)" w:date="2026-05-20T15:29:00Z" w16du:dateUtc="2026-05-20T19:29:00Z">
                                <m:rPr>
                                  <m:sty m:val="p"/>
                                </m:rPr>
                                <w:rPr>
                                  <w:rFonts w:ascii="Cambria Math" w:eastAsia="Cambria Math" w:hAnsi="Cambria Math" w:cs="Cambria Math"/>
                                  <w:color w:val="000000"/>
                                </w:rPr>
                                <m:t>x</m:t>
                              </w:ins>
                            </m:r>
                          </m:e>
                        </m:bar>
                      </m:e>
                      <m:sub>
                        <m:r>
                          <w:ins w:id="2194" w:author="Fernandes, Richard (he, him, his | il, le, lui)" w:date="2026-05-20T15:29:00Z" w16du:dateUtc="2026-05-20T19:29:00Z">
                            <w:rPr>
                              <w:rFonts w:ascii="Cambria Math" w:eastAsia="Cambria Math" w:hAnsi="Cambria Math" w:cs="Cambria Math"/>
                              <w:color w:val="000000"/>
                            </w:rPr>
                            <m:t>j</m:t>
                          </w:ins>
                        </m:r>
                      </m:sub>
                    </m:sSub>
                  </m:e>
                  <m:e>
                    <m:sSub>
                      <m:sSubPr>
                        <m:ctrlPr>
                          <w:ins w:id="2195" w:author="Fernandes, Richard (he, him, his | il, le, lui)" w:date="2026-05-20T15:29:00Z" w16du:dateUtc="2026-05-20T19:29:00Z">
                            <w:rPr>
                              <w:rFonts w:ascii="Cambria Math" w:eastAsia="Cambria Math" w:hAnsi="Cambria Math" w:cs="Cambria Math"/>
                              <w:color w:val="000000"/>
                            </w:rPr>
                          </w:ins>
                        </m:ctrlPr>
                      </m:sSubPr>
                      <m:e>
                        <m:bar>
                          <m:barPr>
                            <m:ctrlPr>
                              <w:ins w:id="2196" w:author="Fernandes, Richard (he, him, his | il, le, lui)" w:date="2026-05-20T15:29:00Z" w16du:dateUtc="2026-05-20T19:29:00Z">
                                <w:rPr>
                                  <w:rFonts w:ascii="Cambria Math" w:eastAsia="Cambria Math" w:hAnsi="Cambria Math" w:cs="Cambria Math"/>
                                  <w:color w:val="000000"/>
                                </w:rPr>
                              </w:ins>
                            </m:ctrlPr>
                          </m:barPr>
                          <m:e>
                            <m:r>
                              <w:ins w:id="2197" w:author="Fernandes, Richard (he, him, his | il, le, lui)" w:date="2026-05-20T15:29:00Z" w16du:dateUtc="2026-05-20T19:29:00Z">
                                <m:rPr>
                                  <m:sty m:val="p"/>
                                </m:rPr>
                                <w:rPr>
                                  <w:rFonts w:ascii="Cambria Math" w:eastAsia="Cambria Math" w:hAnsi="Cambria Math" w:cs="Cambria Math"/>
                                  <w:color w:val="000000"/>
                                </w:rPr>
                                <m:t>x</m:t>
                              </w:ins>
                            </m:r>
                          </m:e>
                        </m:bar>
                      </m:e>
                      <m:sub>
                        <m:r>
                          <w:ins w:id="2198" w:author="Fernandes, Richard (he, him, his | il, le, lui)" w:date="2026-05-20T15:29:00Z" w16du:dateUtc="2026-05-20T19:29:00Z">
                            <w:rPr>
                              <w:rFonts w:ascii="Cambria Math" w:eastAsia="Cambria Math" w:hAnsi="Cambria Math" w:cs="Cambria Math"/>
                              <w:color w:val="000000"/>
                            </w:rPr>
                            <m:t>i</m:t>
                          </w:ins>
                        </m:r>
                      </m:sub>
                    </m:sSub>
                    <m:ctrlPr>
                      <w:ins w:id="2199" w:author="Fernandes, Richard (he, him, his | il, le, lui)" w:date="2026-05-20T15:29:00Z" w16du:dateUtc="2026-05-20T19:29:00Z">
                        <w:rPr>
                          <w:rFonts w:ascii="Cambria Math" w:eastAsia="Cambria Math" w:hAnsi="Cambria Math" w:cs="Cambria Math"/>
                          <w:i/>
                          <w:color w:val="000000"/>
                        </w:rPr>
                      </w:ins>
                    </m:ctrlPr>
                  </m:e>
                </m:d>
              </m:e>
            </m:nary>
          </m:den>
        </m:f>
        <m:nary>
          <m:naryPr>
            <m:chr m:val="∑"/>
            <m:limLoc m:val="undOvr"/>
            <m:ctrlPr>
              <w:ins w:id="2200" w:author="Fernandes, Richard (he, him, his | il, le, lui)" w:date="2026-05-19T15:56:00Z" w16du:dateUtc="2026-05-19T19:56:00Z">
                <w:rPr>
                  <w:rFonts w:ascii="Cambria Math" w:hAnsi="Cambria Math"/>
                  <w:i/>
                  <w:color w:val="000000"/>
                </w:rPr>
              </w:ins>
            </m:ctrlPr>
          </m:naryPr>
          <m:sub>
            <m:r>
              <w:ins w:id="2201" w:author="Fernandes, Richard (he, him, his | il, le, lui)" w:date="2026-05-19T15:56:00Z" w16du:dateUtc="2026-05-19T19:56:00Z">
                <w:rPr>
                  <w:rFonts w:ascii="Cambria Math" w:hAnsi="Cambria Math"/>
                  <w:color w:val="000000"/>
                </w:rPr>
                <m:t>j</m:t>
              </w:ins>
            </m:r>
            <m:r>
              <w:ins w:id="2202" w:author="Fernandes, Richard (he, him, his | il, le, lui)" w:date="2026-05-19T15:56:00Z" w16du:dateUtc="2026-05-19T19:56:00Z">
                <w:rPr>
                  <w:rFonts w:ascii="Cambria Math" w:hAnsi="Cambria Math"/>
                  <w:color w:val="000000"/>
                </w:rPr>
                <m:t>=1</m:t>
              </w:ins>
            </m:r>
          </m:sub>
          <m:sup>
            <m:r>
              <w:ins w:id="2203" w:author="Fernandes, Richard (he, him, his | il, le, lui)" w:date="2026-05-19T15:56:00Z" w16du:dateUtc="2026-05-19T19:56:00Z">
                <w:rPr>
                  <w:rFonts w:ascii="Cambria Math" w:hAnsi="Cambria Math"/>
                  <w:color w:val="000000"/>
                </w:rPr>
                <m:t>n</m:t>
              </w:ins>
            </m:r>
          </m:sup>
          <m:e>
            <m:r>
              <w:ins w:id="2204" w:author="Fernandes, Richard (he, him, his | il, le, lui)" w:date="2026-05-20T15:29:00Z" w16du:dateUtc="2026-05-20T19:29:00Z">
                <w:rPr>
                  <w:rFonts w:ascii="Cambria Math" w:hAnsi="Cambria Math"/>
                  <w:color w:val="000000"/>
                </w:rPr>
                <m:t>p</m:t>
              </w:ins>
            </m:r>
            <m:d>
              <m:dPr>
                <m:ctrlPr>
                  <w:ins w:id="2205" w:author="Fernandes, Richard (he, him, his | il, le, lui)" w:date="2026-05-20T15:29:00Z" w16du:dateUtc="2026-05-20T19:29:00Z">
                    <w:rPr>
                      <w:rFonts w:ascii="Cambria Math" w:hAnsi="Cambria Math"/>
                      <w:i/>
                      <w:color w:val="000000"/>
                    </w:rPr>
                  </w:ins>
                </m:ctrlPr>
              </m:dPr>
              <m:e>
                <m:sSub>
                  <m:sSubPr>
                    <m:ctrlPr>
                      <w:ins w:id="2206" w:author="Fernandes, Richard (he, him, his | il, le, lui)" w:date="2026-05-20T15:29:00Z" w16du:dateUtc="2026-05-20T19:29:00Z">
                        <w:rPr>
                          <w:rFonts w:ascii="Cambria Math" w:eastAsia="Cambria Math" w:hAnsi="Cambria Math" w:cs="Cambria Math"/>
                          <w:color w:val="000000"/>
                        </w:rPr>
                      </w:ins>
                    </m:ctrlPr>
                  </m:sSubPr>
                  <m:e>
                    <m:bar>
                      <m:barPr>
                        <m:ctrlPr>
                          <w:ins w:id="2207" w:author="Fernandes, Richard (he, him, his | il, le, lui)" w:date="2026-05-20T15:29:00Z" w16du:dateUtc="2026-05-20T19:29:00Z">
                            <w:rPr>
                              <w:rFonts w:ascii="Cambria Math" w:eastAsia="Cambria Math" w:hAnsi="Cambria Math" w:cs="Cambria Math"/>
                              <w:color w:val="000000"/>
                            </w:rPr>
                          </w:ins>
                        </m:ctrlPr>
                      </m:barPr>
                      <m:e>
                        <m:r>
                          <w:ins w:id="2208" w:author="Fernandes, Richard (he, him, his | il, le, lui)" w:date="2026-05-20T15:29:00Z" w16du:dateUtc="2026-05-20T19:29:00Z">
                            <m:rPr>
                              <m:sty m:val="p"/>
                            </m:rPr>
                            <w:rPr>
                              <w:rFonts w:ascii="Cambria Math" w:eastAsia="Cambria Math" w:hAnsi="Cambria Math" w:cs="Cambria Math"/>
                              <w:color w:val="000000"/>
                            </w:rPr>
                            <m:t>x</m:t>
                          </w:ins>
                        </m:r>
                      </m:e>
                    </m:bar>
                  </m:e>
                  <m:sub>
                    <m:r>
                      <w:ins w:id="2209" w:author="Fernandes, Richard (he, him, his | il, le, lui)" w:date="2026-05-20T15:29:00Z" w16du:dateUtc="2026-05-20T19:29:00Z">
                        <w:rPr>
                          <w:rFonts w:ascii="Cambria Math" w:eastAsia="Cambria Math" w:hAnsi="Cambria Math" w:cs="Cambria Math"/>
                          <w:color w:val="000000"/>
                        </w:rPr>
                        <m:t>j</m:t>
                      </w:ins>
                    </m:r>
                  </m:sub>
                </m:sSub>
              </m:e>
              <m:e>
                <m:sSub>
                  <m:sSubPr>
                    <m:ctrlPr>
                      <w:ins w:id="2210" w:author="Fernandes, Richard (he, him, his | il, le, lui)" w:date="2026-05-20T15:29:00Z" w16du:dateUtc="2026-05-20T19:29:00Z">
                        <w:rPr>
                          <w:rFonts w:ascii="Cambria Math" w:eastAsia="Cambria Math" w:hAnsi="Cambria Math" w:cs="Cambria Math"/>
                          <w:color w:val="000000"/>
                        </w:rPr>
                      </w:ins>
                    </m:ctrlPr>
                  </m:sSubPr>
                  <m:e>
                    <m:bar>
                      <m:barPr>
                        <m:ctrlPr>
                          <w:ins w:id="2211" w:author="Fernandes, Richard (he, him, his | il, le, lui)" w:date="2026-05-20T15:29:00Z" w16du:dateUtc="2026-05-20T19:29:00Z">
                            <w:rPr>
                              <w:rFonts w:ascii="Cambria Math" w:eastAsia="Cambria Math" w:hAnsi="Cambria Math" w:cs="Cambria Math"/>
                              <w:color w:val="000000"/>
                            </w:rPr>
                          </w:ins>
                        </m:ctrlPr>
                      </m:barPr>
                      <m:e>
                        <m:r>
                          <w:ins w:id="2212" w:author="Fernandes, Richard (he, him, his | il, le, lui)" w:date="2026-05-20T15:29:00Z" w16du:dateUtc="2026-05-20T19:29:00Z">
                            <m:rPr>
                              <m:sty m:val="p"/>
                            </m:rPr>
                            <w:rPr>
                              <w:rFonts w:ascii="Cambria Math" w:eastAsia="Cambria Math" w:hAnsi="Cambria Math" w:cs="Cambria Math"/>
                              <w:color w:val="000000"/>
                            </w:rPr>
                            <m:t>x</m:t>
                          </w:ins>
                        </m:r>
                      </m:e>
                    </m:bar>
                  </m:e>
                  <m:sub>
                    <m:r>
                      <w:ins w:id="2213" w:author="Fernandes, Richard (he, him, his | il, le, lui)" w:date="2026-05-20T15:29:00Z" w16du:dateUtc="2026-05-20T19:29:00Z">
                        <w:rPr>
                          <w:rFonts w:ascii="Cambria Math" w:eastAsia="Cambria Math" w:hAnsi="Cambria Math" w:cs="Cambria Math"/>
                          <w:color w:val="000000"/>
                        </w:rPr>
                        <m:t>i</m:t>
                      </w:ins>
                    </m:r>
                  </m:sub>
                </m:sSub>
                <m:ctrlPr>
                  <w:ins w:id="2214" w:author="Fernandes, Richard (he, him, his | il, le, lui)" w:date="2026-05-20T15:29:00Z" w16du:dateUtc="2026-05-20T19:29:00Z">
                    <w:rPr>
                      <w:rFonts w:ascii="Cambria Math" w:eastAsia="Cambria Math" w:hAnsi="Cambria Math" w:cs="Cambria Math"/>
                      <w:i/>
                      <w:color w:val="000000"/>
                    </w:rPr>
                  </w:ins>
                </m:ctrlPr>
              </m:e>
            </m:d>
            <m:sSubSup>
              <m:sSubSupPr>
                <m:ctrlPr>
                  <w:ins w:id="2215" w:author="Fernandes, Richard (he, him, his | il, le, lui)" w:date="2026-05-19T15:57:00Z" w16du:dateUtc="2026-05-19T19:57:00Z">
                    <w:rPr>
                      <w:rFonts w:ascii="Cambria Math" w:hAnsi="Cambria Math"/>
                      <w:i/>
                      <w:color w:val="000000"/>
                    </w:rPr>
                  </w:ins>
                </m:ctrlPr>
              </m:sSubSupPr>
              <m:e>
                <m:acc>
                  <m:accPr>
                    <m:ctrlPr>
                      <w:ins w:id="2216" w:author="Fernandes, Richard (he, him, his | il, le, lui)" w:date="2026-05-19T15:57:00Z" w16du:dateUtc="2026-05-19T19:57:00Z">
                        <w:rPr>
                          <w:rFonts w:ascii="Cambria Math" w:hAnsi="Cambria Math"/>
                          <w:i/>
                          <w:color w:val="000000"/>
                        </w:rPr>
                      </w:ins>
                    </m:ctrlPr>
                  </m:accPr>
                  <m:e>
                    <m:r>
                      <w:ins w:id="2217" w:author="Fernandes, Richard (he, him, his | il, le, lui)" w:date="2026-05-19T15:57:00Z" w16du:dateUtc="2026-05-19T19:57:00Z">
                        <w:rPr>
                          <w:rFonts w:ascii="Cambria Math" w:hAnsi="Cambria Math"/>
                          <w:color w:val="000000"/>
                        </w:rPr>
                        <m:t>s</m:t>
                      </w:ins>
                    </m:r>
                  </m:e>
                </m:acc>
              </m:e>
              <m:sub>
                <m:sSub>
                  <m:sSubPr>
                    <m:ctrlPr>
                      <w:ins w:id="2218" w:author="Fernandes, Richard (he, him, his | il, le, lui)" w:date="2026-05-19T15:57:00Z" w16du:dateUtc="2026-05-19T19:57:00Z">
                        <w:rPr>
                          <w:rFonts w:ascii="Cambria Math" w:hAnsi="Cambria Math"/>
                          <w:i/>
                          <w:color w:val="000000"/>
                        </w:rPr>
                      </w:ins>
                    </m:ctrlPr>
                  </m:sSubPr>
                  <m:e>
                    <m:acc>
                      <m:accPr>
                        <m:chr m:val="̌"/>
                        <m:ctrlPr>
                          <w:ins w:id="2219" w:author="Fernandes, Richard (he, him, his | il, le, lui)" w:date="2026-05-19T15:57:00Z" w16du:dateUtc="2026-05-19T19:57:00Z">
                            <w:rPr>
                              <w:rFonts w:ascii="Cambria Math" w:hAnsi="Cambria Math"/>
                              <w:i/>
                              <w:color w:val="000000"/>
                            </w:rPr>
                          </w:ins>
                        </m:ctrlPr>
                      </m:accPr>
                      <m:e>
                        <m:r>
                          <w:ins w:id="2220" w:author="Fernandes, Richard (he, him, his | il, le, lui)" w:date="2026-05-19T15:57:00Z" w16du:dateUtc="2026-05-19T19:57:00Z">
                            <w:rPr>
                              <w:rFonts w:ascii="Cambria Math" w:hAnsi="Cambria Math"/>
                              <w:color w:val="000000"/>
                            </w:rPr>
                            <m:t>e</m:t>
                          </w:ins>
                        </m:r>
                      </m:e>
                    </m:acc>
                  </m:e>
                  <m:sub>
                    <m:r>
                      <w:ins w:id="2221" w:author="Fernandes, Richard (he, him, his | il, le, lui)" w:date="2026-05-19T15:57:00Z" w16du:dateUtc="2026-05-19T19:57:00Z">
                        <w:rPr>
                          <w:rFonts w:ascii="Cambria Math" w:hAnsi="Cambria Math"/>
                          <w:color w:val="000000"/>
                        </w:rPr>
                        <m:t>j</m:t>
                      </w:ins>
                    </m:r>
                  </m:sub>
                </m:sSub>
              </m:sub>
              <m:sup>
                <m:r>
                  <w:ins w:id="2222" w:author="Fernandes, Richard (he, him, his | il, le, lui)" w:date="2026-05-19T15:57:00Z" w16du:dateUtc="2026-05-19T19:57:00Z">
                    <w:rPr>
                      <w:rFonts w:ascii="Cambria Math" w:hAnsi="Cambria Math"/>
                      <w:color w:val="000000"/>
                    </w:rPr>
                    <m:t>2</m:t>
                  </w:ins>
                </m:r>
              </m:sup>
            </m:sSubSup>
          </m:e>
        </m:nary>
        <m:r>
          <w:ins w:id="2223" w:author="Fernandes, Richard (he, him, his | il, le, lui)" w:date="2026-05-19T15:52:00Z" w16du:dateUtc="2026-05-19T19:52:00Z">
            <w:rPr>
              <w:rFonts w:ascii="Cambria Math" w:hAnsi="Cambria Math"/>
              <w:color w:val="000000"/>
            </w:rPr>
            <m:t xml:space="preserve"> </m:t>
          </w:ins>
        </m:r>
      </m:oMath>
      <w:ins w:id="2224" w:author="Fernandes, Richard (he, him, his | il, le, lui)" w:date="2026-05-19T16:02:00Z" w16du:dateUtc="2026-05-19T20:02:00Z">
        <w:r w:rsidR="00F34CEC" w:rsidRPr="00F34CEC">
          <w:rPr>
            <w:rFonts w:ascii="Cambria Math" w:hAnsi="Cambria Math"/>
            <w:iCs/>
            <w:color w:val="000000"/>
            <w:rPrChange w:id="2225" w:author="Fernandes, Richard (he, him, his | il, le, lui)" w:date="2026-05-19T16:02:00Z" w16du:dateUtc="2026-05-19T20:02:00Z">
              <w:rPr>
                <w:rFonts w:ascii="Cambria Math" w:hAnsi="Cambria Math"/>
                <w:i/>
                <w:color w:val="000000"/>
              </w:rPr>
            </w:rPrChange>
          </w:rPr>
          <w:tab/>
        </w:r>
        <w:r w:rsidR="00F34CEC" w:rsidRPr="00F34CEC">
          <w:rPr>
            <w:rFonts w:ascii="Cambria Math" w:hAnsi="Cambria Math"/>
            <w:iCs/>
            <w:color w:val="000000"/>
            <w:rPrChange w:id="2226" w:author="Fernandes, Richard (he, him, his | il, le, lui)" w:date="2026-05-19T16:02:00Z" w16du:dateUtc="2026-05-19T20:02:00Z">
              <w:rPr>
                <w:rFonts w:ascii="Cambria Math" w:hAnsi="Cambria Math"/>
                <w:i/>
                <w:color w:val="000000"/>
              </w:rPr>
            </w:rPrChange>
          </w:rPr>
          <w:tab/>
        </w:r>
        <w:r w:rsidR="00F34CEC" w:rsidRPr="00F34CEC">
          <w:rPr>
            <w:rFonts w:ascii="Cambria Math" w:hAnsi="Cambria Math"/>
            <w:iCs/>
            <w:color w:val="000000"/>
            <w:rPrChange w:id="2227" w:author="Fernandes, Richard (he, him, his | il, le, lui)" w:date="2026-05-19T16:02:00Z" w16du:dateUtc="2026-05-19T20:02:00Z">
              <w:rPr>
                <w:rFonts w:ascii="Cambria Math" w:hAnsi="Cambria Math"/>
                <w:i/>
                <w:color w:val="000000"/>
              </w:rPr>
            </w:rPrChange>
          </w:rPr>
          <w:tab/>
        </w:r>
        <w:r w:rsidR="00F34CEC" w:rsidRPr="00F34CEC">
          <w:rPr>
            <w:rFonts w:ascii="Cambria Math" w:hAnsi="Cambria Math"/>
            <w:iCs/>
            <w:color w:val="000000"/>
            <w:rPrChange w:id="2228" w:author="Fernandes, Richard (he, him, his | il, le, lui)" w:date="2026-05-19T16:02:00Z" w16du:dateUtc="2026-05-19T20:02:00Z">
              <w:rPr>
                <w:rFonts w:ascii="Cambria Math" w:hAnsi="Cambria Math"/>
                <w:i/>
                <w:color w:val="000000"/>
              </w:rPr>
            </w:rPrChange>
          </w:rPr>
          <w:tab/>
        </w:r>
        <w:r w:rsidR="00F34CEC" w:rsidRPr="00F34CEC">
          <w:rPr>
            <w:rFonts w:ascii="Cambria Math" w:hAnsi="Cambria Math"/>
            <w:iCs/>
            <w:color w:val="000000"/>
            <w:rPrChange w:id="2229" w:author="Fernandes, Richard (he, him, his | il, le, lui)" w:date="2026-05-19T16:02:00Z" w16du:dateUtc="2026-05-19T20:02:00Z">
              <w:rPr>
                <w:rFonts w:ascii="Cambria Math" w:hAnsi="Cambria Math"/>
                <w:i/>
                <w:color w:val="000000"/>
              </w:rPr>
            </w:rPrChange>
          </w:rPr>
          <w:tab/>
        </w:r>
      </w:ins>
      <w:ins w:id="2230" w:author="Fernandes, Richard (he, him, his | il, le, lui)" w:date="2026-05-20T15:29:00Z" w16du:dateUtc="2026-05-20T19:29:00Z">
        <w:r w:rsidR="008F5EC2">
          <w:rPr>
            <w:rFonts w:ascii="Cambria Math" w:hAnsi="Cambria Math"/>
            <w:iCs/>
            <w:color w:val="000000"/>
          </w:rPr>
          <w:tab/>
        </w:r>
      </w:ins>
      <w:ins w:id="2231" w:author="Fernandes, Richard (he, him, his | il, le, lui)" w:date="2026-05-19T16:02:00Z" w16du:dateUtc="2026-05-19T20:02:00Z">
        <w:r w:rsidR="00F34CEC" w:rsidRPr="00F34CEC">
          <w:rPr>
            <w:rFonts w:ascii="Cambria Math" w:hAnsi="Cambria Math"/>
            <w:iCs/>
            <w:color w:val="000000"/>
            <w:rPrChange w:id="2232" w:author="Fernandes, Richard (he, him, his | il, le, lui)" w:date="2026-05-19T16:02:00Z" w16du:dateUtc="2026-05-19T20:02:00Z">
              <w:rPr>
                <w:rFonts w:ascii="Cambria Math" w:hAnsi="Cambria Math"/>
                <w:i/>
                <w:color w:val="000000"/>
              </w:rPr>
            </w:rPrChange>
          </w:rPr>
          <w:t>(10)</w:t>
        </w:r>
      </w:ins>
    </w:p>
    <w:p w14:paraId="5C176003" w14:textId="77777777" w:rsidR="00524D14" w:rsidRDefault="00524D14" w:rsidP="00524D14">
      <w:pPr>
        <w:pBdr>
          <w:top w:val="nil"/>
          <w:left w:val="nil"/>
          <w:bottom w:val="nil"/>
          <w:right w:val="nil"/>
          <w:between w:val="nil"/>
        </w:pBdr>
        <w:spacing w:after="0" w:line="360" w:lineRule="auto"/>
        <w:rPr>
          <w:ins w:id="2233" w:author="Fernandes, Richard (he, him, his | il, le, lui)" w:date="2026-05-19T15:35:00Z" w16du:dateUtc="2026-05-19T19:35:00Z"/>
          <w:rFonts w:ascii="Cambria Math" w:hAnsi="Cambria Math"/>
          <w:i/>
          <w:color w:val="000000"/>
        </w:rPr>
      </w:pPr>
    </w:p>
    <w:p w14:paraId="07CB3CD1" w14:textId="77777777" w:rsidR="00524D14" w:rsidRDefault="00524D14" w:rsidP="00524D14">
      <w:pPr>
        <w:pBdr>
          <w:top w:val="nil"/>
          <w:left w:val="nil"/>
          <w:bottom w:val="nil"/>
          <w:right w:val="nil"/>
          <w:between w:val="nil"/>
        </w:pBdr>
        <w:spacing w:after="0" w:line="360" w:lineRule="auto"/>
        <w:rPr>
          <w:ins w:id="2234" w:author="Fernandes, Richard (he, him, his | il, le, lui)" w:date="2026-05-19T15:35:00Z" w16du:dateUtc="2026-05-19T19:35:00Z"/>
          <w:color w:val="000000"/>
        </w:rPr>
      </w:pPr>
    </w:p>
    <w:p w14:paraId="1AE8DCB8" w14:textId="37C71266" w:rsidR="00524D14" w:rsidRDefault="00524D14" w:rsidP="00524D14">
      <w:pPr>
        <w:pStyle w:val="Heading4"/>
        <w:rPr>
          <w:ins w:id="2235" w:author="Fernandes, Richard (he, him, his | il, le, lui)" w:date="2026-05-19T15:35:00Z" w16du:dateUtc="2026-05-19T19:35:00Z"/>
          <w:color w:val="000000"/>
        </w:rPr>
      </w:pPr>
      <w:ins w:id="2236" w:author="Fernandes, Richard (he, him, his | il, le, lui)" w:date="2026-05-19T15:35:00Z" w16du:dateUtc="2026-05-19T19:35:00Z">
        <w:r>
          <w:rPr>
            <w:color w:val="000000"/>
          </w:rPr>
          <w:t>2.1.5.3 Relative Standard Uncertainty</w:t>
        </w:r>
      </w:ins>
    </w:p>
    <w:p w14:paraId="72683A8F" w14:textId="77777777" w:rsidR="00524D14" w:rsidRDefault="00524D14" w:rsidP="00524D14">
      <w:pPr>
        <w:pBdr>
          <w:top w:val="nil"/>
          <w:left w:val="nil"/>
          <w:bottom w:val="nil"/>
          <w:right w:val="nil"/>
          <w:between w:val="nil"/>
        </w:pBdr>
        <w:spacing w:after="0" w:line="360" w:lineRule="auto"/>
        <w:rPr>
          <w:ins w:id="2237" w:author="Fernandes, Richard (he, him, his | il, le, lui)" w:date="2026-05-19T15:35:00Z" w16du:dateUtc="2026-05-19T19:35:00Z"/>
          <w:color w:val="000000"/>
        </w:rPr>
      </w:pPr>
    </w:p>
    <w:p w14:paraId="239B773D" w14:textId="77777777" w:rsidR="00524D14" w:rsidRDefault="00524D14" w:rsidP="00524D14">
      <w:pPr>
        <w:pBdr>
          <w:top w:val="nil"/>
          <w:left w:val="nil"/>
          <w:bottom w:val="nil"/>
          <w:right w:val="nil"/>
          <w:between w:val="nil"/>
        </w:pBdr>
        <w:spacing w:after="0" w:line="360" w:lineRule="auto"/>
        <w:rPr>
          <w:ins w:id="2238" w:author="Fernandes, Richard (he, him, his | il, le, lui)" w:date="2026-05-19T15:35:00Z" w16du:dateUtc="2026-05-19T19:35:00Z"/>
          <w:color w:val="000000"/>
        </w:rPr>
      </w:pPr>
      <w:ins w:id="2239" w:author="Fernandes, Richard (he, him, his | il, le, lui)" w:date="2026-05-19T15:35:00Z" w16du:dateUtc="2026-05-19T19:35:00Z">
        <w:r>
          <w:rPr>
            <w:color w:val="000000"/>
          </w:rPr>
          <w:t xml:space="preserve">The relative standard uncertainty is then estimated as </w:t>
        </w:r>
      </w:ins>
    </w:p>
    <w:p w14:paraId="1E3A193B" w14:textId="77777777" w:rsidR="00524D14" w:rsidRDefault="00524D14" w:rsidP="00524D14">
      <w:pPr>
        <w:pBdr>
          <w:top w:val="nil"/>
          <w:left w:val="nil"/>
          <w:bottom w:val="nil"/>
          <w:right w:val="nil"/>
          <w:between w:val="nil"/>
        </w:pBdr>
        <w:spacing w:after="0" w:line="360" w:lineRule="auto"/>
        <w:rPr>
          <w:ins w:id="2240" w:author="Fernandes, Richard (he, him, his | il, le, lui)" w:date="2026-05-19T15:35:00Z" w16du:dateUtc="2026-05-19T19:35:00Z"/>
          <w:color w:val="000000"/>
        </w:rPr>
      </w:pPr>
    </w:p>
    <w:p w14:paraId="35E6BD82" w14:textId="50D5922A" w:rsidR="00524D14" w:rsidRPr="003A3FD5" w:rsidRDefault="00DD64EF" w:rsidP="00524D14">
      <w:pPr>
        <w:pBdr>
          <w:top w:val="nil"/>
          <w:left w:val="nil"/>
          <w:bottom w:val="nil"/>
          <w:right w:val="nil"/>
          <w:between w:val="nil"/>
        </w:pBdr>
        <w:spacing w:after="0" w:line="360" w:lineRule="auto"/>
        <w:rPr>
          <w:ins w:id="2241" w:author="Fernandes, Richard (he, him, his | il, le, lui)" w:date="2026-05-19T15:35:00Z" w16du:dateUtc="2026-05-19T19:35:00Z"/>
          <w:color w:val="000000"/>
        </w:rPr>
      </w:pPr>
      <m:oMath>
        <m:sSub>
          <m:sSubPr>
            <m:ctrlPr>
              <w:ins w:id="2242" w:author="Fernandes, Richard (he, him, his | il, le, lui)" w:date="2026-05-19T15:35:00Z" w16du:dateUtc="2026-05-19T19:35:00Z">
                <w:rPr>
                  <w:rFonts w:ascii="Cambria Math" w:hAnsi="Cambria Math"/>
                  <w:i/>
                  <w:color w:val="000000"/>
                </w:rPr>
              </w:ins>
            </m:ctrlPr>
          </m:sSubPr>
          <m:e>
            <m:acc>
              <m:accPr>
                <m:ctrlPr>
                  <w:ins w:id="2243" w:author="Fernandes, Richard (he, him, his | il, le, lui)" w:date="2026-05-19T15:35:00Z" w16du:dateUtc="2026-05-19T19:35:00Z">
                    <w:rPr>
                      <w:rFonts w:ascii="Cambria Math" w:hAnsi="Cambria Math"/>
                      <w:i/>
                      <w:color w:val="000000"/>
                    </w:rPr>
                  </w:ins>
                </m:ctrlPr>
              </m:accPr>
              <m:e>
                <m:r>
                  <w:ins w:id="2244" w:author="Fernandes, Richard (he, him, his | il, le, lui)" w:date="2026-05-19T15:35:00Z" w16du:dateUtc="2026-05-19T19:35:00Z">
                    <w:rPr>
                      <w:rFonts w:ascii="Cambria Math" w:hAnsi="Cambria Math"/>
                      <w:color w:val="000000"/>
                    </w:rPr>
                    <m:t>u</m:t>
                  </w:ins>
                </m:r>
              </m:e>
            </m:acc>
          </m:e>
          <m:sub>
            <m:r>
              <w:ins w:id="2245" w:author="Fernandes, Richard (he, him, his | il, le, lui)" w:date="2026-05-19T15:35:00Z" w16du:dateUtc="2026-05-19T19:35:00Z">
                <w:rPr>
                  <w:rFonts w:ascii="Cambria Math" w:hAnsi="Cambria Math"/>
                  <w:color w:val="000000"/>
                </w:rPr>
                <m:t>r</m:t>
              </w:ins>
            </m:r>
            <m:r>
              <w:ins w:id="2246" w:author="Fernandes, Richard (he, him, his | il, le, lui)" w:date="2026-05-19T15:35:00Z" w16du:dateUtc="2026-05-19T19:35:00Z">
                <w:rPr>
                  <w:rFonts w:ascii="Cambria Math" w:hAnsi="Cambria Math"/>
                  <w:color w:val="000000"/>
                </w:rPr>
                <m:t>,</m:t>
              </w:ins>
            </m:r>
            <m:r>
              <w:ins w:id="2247" w:author="Fernandes, Richard (he, him, his | il, le, lui)" w:date="2026-05-19T15:35:00Z" w16du:dateUtc="2026-05-19T19:35:00Z">
                <w:rPr>
                  <w:rFonts w:ascii="Cambria Math" w:hAnsi="Cambria Math"/>
                  <w:color w:val="000000"/>
                </w:rPr>
                <m:t>i</m:t>
              </w:ins>
            </m:r>
          </m:sub>
        </m:sSub>
        <m:r>
          <w:ins w:id="2248" w:author="Fernandes, Richard (he, him, his | il, le, lui)" w:date="2026-05-19T15:35:00Z" w16du:dateUtc="2026-05-19T19:35:00Z">
            <w:rPr>
              <w:rFonts w:ascii="Cambria Math" w:hAnsi="Cambria Math"/>
              <w:color w:val="000000"/>
            </w:rPr>
            <m:t>=</m:t>
          </w:ins>
        </m:r>
        <m:f>
          <m:fPr>
            <m:ctrlPr>
              <w:ins w:id="2249" w:author="Fernandes, Richard (he, him, his | il, le, lui)" w:date="2026-05-19T15:35:00Z" w16du:dateUtc="2026-05-19T19:35:00Z">
                <w:rPr>
                  <w:rFonts w:ascii="Cambria Math" w:hAnsi="Cambria Math"/>
                  <w:i/>
                  <w:color w:val="000000"/>
                </w:rPr>
              </w:ins>
            </m:ctrlPr>
          </m:fPr>
          <m:num>
            <m:sSub>
              <m:sSubPr>
                <m:ctrlPr>
                  <w:ins w:id="2250" w:author="Fernandes, Richard (he, him, his | il, le, lui)" w:date="2026-05-19T15:35:00Z" w16du:dateUtc="2026-05-19T19:35:00Z">
                    <w:rPr>
                      <w:rFonts w:ascii="Cambria Math" w:hAnsi="Cambria Math"/>
                      <w:i/>
                      <w:color w:val="000000"/>
                    </w:rPr>
                  </w:ins>
                </m:ctrlPr>
              </m:sSubPr>
              <m:e>
                <m:acc>
                  <m:accPr>
                    <m:ctrlPr>
                      <w:ins w:id="2251" w:author="Fernandes, Richard (he, him, his | il, le, lui)" w:date="2026-05-19T15:35:00Z" w16du:dateUtc="2026-05-19T19:35:00Z">
                        <w:rPr>
                          <w:rFonts w:ascii="Cambria Math" w:hAnsi="Cambria Math"/>
                          <w:i/>
                          <w:color w:val="000000"/>
                        </w:rPr>
                      </w:ins>
                    </m:ctrlPr>
                  </m:accPr>
                  <m:e>
                    <m:r>
                      <w:ins w:id="2252" w:author="Fernandes, Richard (he, him, his | il, le, lui)" w:date="2026-05-19T15:35:00Z" w16du:dateUtc="2026-05-19T19:35:00Z">
                        <w:rPr>
                          <w:rFonts w:ascii="Cambria Math" w:hAnsi="Cambria Math"/>
                          <w:color w:val="000000"/>
                        </w:rPr>
                        <m:t>u</m:t>
                      </w:ins>
                    </m:r>
                  </m:e>
                </m:acc>
              </m:e>
              <m:sub>
                <m:r>
                  <w:ins w:id="2253" w:author="Fernandes, Richard (he, him, his | il, le, lui)" w:date="2026-05-19T15:35:00Z" w16du:dateUtc="2026-05-19T19:35:00Z">
                    <w:rPr>
                      <w:rFonts w:ascii="Cambria Math" w:hAnsi="Cambria Math"/>
                      <w:color w:val="000000"/>
                    </w:rPr>
                    <m:t>i</m:t>
                  </w:ins>
                </m:r>
              </m:sub>
            </m:sSub>
          </m:num>
          <m:den>
            <m:sSub>
              <m:sSubPr>
                <m:ctrlPr>
                  <w:ins w:id="2254" w:author="Fernandes, Richard (he, him, his | il, le, lui)" w:date="2026-05-19T15:35:00Z" w16du:dateUtc="2026-05-19T19:35:00Z">
                    <w:rPr>
                      <w:rFonts w:ascii="Cambria Math" w:hAnsi="Cambria Math"/>
                      <w:i/>
                      <w:color w:val="000000"/>
                    </w:rPr>
                  </w:ins>
                </m:ctrlPr>
              </m:sSubPr>
              <m:e>
                <m:acc>
                  <m:accPr>
                    <m:ctrlPr>
                      <w:ins w:id="2255" w:author="Fernandes, Richard (he, him, his | il, le, lui)" w:date="2026-05-19T15:35:00Z" w16du:dateUtc="2026-05-19T19:35:00Z">
                        <w:rPr>
                          <w:rFonts w:ascii="Cambria Math" w:hAnsi="Cambria Math"/>
                          <w:i/>
                          <w:color w:val="000000"/>
                        </w:rPr>
                      </w:ins>
                    </m:ctrlPr>
                  </m:accPr>
                  <m:e>
                    <m:r>
                      <w:ins w:id="2256" w:author="Fernandes, Richard (he, him, his | il, le, lui)" w:date="2026-05-19T15:35:00Z" w16du:dateUtc="2026-05-19T19:35:00Z">
                        <w:rPr>
                          <w:rFonts w:ascii="Cambria Math" w:hAnsi="Cambria Math"/>
                          <w:color w:val="000000"/>
                        </w:rPr>
                        <m:t>y</m:t>
                      </w:ins>
                    </m:r>
                  </m:e>
                </m:acc>
              </m:e>
              <m:sub>
                <m:r>
                  <w:ins w:id="2257" w:author="Fernandes, Richard (he, him, his | il, le, lui)" w:date="2026-05-19T15:35:00Z" w16du:dateUtc="2026-05-19T19:35:00Z">
                    <w:rPr>
                      <w:rFonts w:ascii="Cambria Math" w:hAnsi="Cambria Math"/>
                      <w:color w:val="000000"/>
                    </w:rPr>
                    <m:t>i</m:t>
                  </w:ins>
                </m:r>
              </m:sub>
            </m:sSub>
          </m:den>
        </m:f>
      </m:oMath>
      <w:ins w:id="2258" w:author="Fernandes, Richard (he, him, his | il, le, lui)" w:date="2026-05-19T16:02:00Z" w16du:dateUtc="2026-05-19T20:02:00Z">
        <w:r w:rsidR="003061CB">
          <w:rPr>
            <w:color w:val="000000"/>
          </w:rPr>
          <w:tab/>
        </w:r>
        <w:r w:rsidR="003061CB">
          <w:rPr>
            <w:color w:val="000000"/>
          </w:rPr>
          <w:tab/>
        </w:r>
        <w:r w:rsidR="003061CB">
          <w:rPr>
            <w:color w:val="000000"/>
          </w:rPr>
          <w:tab/>
        </w:r>
        <w:r w:rsidR="003061CB">
          <w:rPr>
            <w:color w:val="000000"/>
          </w:rPr>
          <w:tab/>
        </w:r>
        <w:r w:rsidR="003061CB">
          <w:rPr>
            <w:color w:val="000000"/>
          </w:rPr>
          <w:tab/>
        </w:r>
        <w:r w:rsidR="003061CB">
          <w:rPr>
            <w:color w:val="000000"/>
          </w:rPr>
          <w:tab/>
        </w:r>
        <w:r w:rsidR="003061CB">
          <w:rPr>
            <w:color w:val="000000"/>
          </w:rPr>
          <w:tab/>
        </w:r>
        <w:r w:rsidR="003061CB">
          <w:rPr>
            <w:color w:val="000000"/>
          </w:rPr>
          <w:tab/>
        </w:r>
        <w:r w:rsidR="003061CB">
          <w:rPr>
            <w:color w:val="000000"/>
          </w:rPr>
          <w:tab/>
        </w:r>
        <w:r w:rsidR="003061CB">
          <w:rPr>
            <w:color w:val="000000"/>
          </w:rPr>
          <w:tab/>
        </w:r>
        <w:r w:rsidR="003061CB">
          <w:rPr>
            <w:color w:val="000000"/>
          </w:rPr>
          <w:tab/>
          <w:t>(11)</w:t>
        </w:r>
      </w:ins>
    </w:p>
    <w:p w14:paraId="7000EC3B" w14:textId="77777777" w:rsidR="00524D14" w:rsidRDefault="00524D14" w:rsidP="00524D14">
      <w:pPr>
        <w:pBdr>
          <w:top w:val="nil"/>
          <w:left w:val="nil"/>
          <w:bottom w:val="nil"/>
          <w:right w:val="nil"/>
          <w:between w:val="nil"/>
        </w:pBdr>
        <w:spacing w:after="0" w:line="360" w:lineRule="auto"/>
        <w:rPr>
          <w:ins w:id="2259" w:author="Fernandes, Richard (he, him, his | il, le, lui)" w:date="2026-05-19T15:35:00Z" w16du:dateUtc="2026-05-19T19:35:00Z"/>
          <w:color w:val="000000"/>
        </w:rPr>
      </w:pPr>
    </w:p>
    <w:p w14:paraId="6E7382A0" w14:textId="7C301718" w:rsidR="00524D14" w:rsidRDefault="00524D14" w:rsidP="00524D14">
      <w:pPr>
        <w:pBdr>
          <w:top w:val="nil"/>
          <w:left w:val="nil"/>
          <w:bottom w:val="nil"/>
          <w:right w:val="nil"/>
          <w:between w:val="nil"/>
        </w:pBdr>
        <w:spacing w:after="0" w:line="360" w:lineRule="auto"/>
        <w:rPr>
          <w:ins w:id="2260" w:author="Fernandes, Richard (he, him, his | il, le, lui)" w:date="2026-05-19T15:35:00Z" w16du:dateUtc="2026-05-19T19:35:00Z"/>
          <w:color w:val="000000"/>
        </w:rPr>
      </w:pPr>
      <w:ins w:id="2261" w:author="Fernandes, Richard (he, him, his | il, le, lui)" w:date="2026-05-19T15:35:00Z" w16du:dateUtc="2026-05-19T19:35:00Z">
        <w:r>
          <w:rPr>
            <w:color w:val="000000"/>
          </w:rPr>
          <w:t xml:space="preserve">The one standard </w:t>
        </w:r>
      </w:ins>
      <w:ins w:id="2262" w:author="Fernandes, Richard (he, him, his | il, le, lui)" w:date="2026-05-20T15:30:00Z" w16du:dateUtc="2026-05-20T19:30:00Z">
        <w:r w:rsidR="008F5EC2">
          <w:rPr>
            <w:color w:val="000000"/>
          </w:rPr>
          <w:t>deviation</w:t>
        </w:r>
      </w:ins>
      <w:ins w:id="2263" w:author="Fernandes, Richard (he, him, his | il, le, lui)" w:date="2026-05-19T15:35:00Z" w16du:dateUtc="2026-05-19T19:35:00Z">
        <w:r>
          <w:rPr>
            <w:color w:val="000000"/>
          </w:rPr>
          <w:t xml:space="preserve"> confidence interval of </w:t>
        </w:r>
      </w:ins>
      <m:oMath>
        <m:sSub>
          <m:sSubPr>
            <m:ctrlPr>
              <w:ins w:id="2264" w:author="Fernandes, Richard (he, him, his | il, le, lui)" w:date="2026-05-19T15:35:00Z" w16du:dateUtc="2026-05-19T19:35:00Z">
                <w:rPr>
                  <w:rFonts w:ascii="Cambria Math" w:hAnsi="Cambria Math"/>
                  <w:i/>
                  <w:color w:val="000000"/>
                </w:rPr>
              </w:ins>
            </m:ctrlPr>
          </m:sSubPr>
          <m:e>
            <m:acc>
              <m:accPr>
                <m:ctrlPr>
                  <w:ins w:id="2265" w:author="Fernandes, Richard (he, him, his | il, le, lui)" w:date="2026-05-19T15:35:00Z" w16du:dateUtc="2026-05-19T19:35:00Z">
                    <w:rPr>
                      <w:rFonts w:ascii="Cambria Math" w:hAnsi="Cambria Math"/>
                      <w:i/>
                      <w:color w:val="000000"/>
                    </w:rPr>
                  </w:ins>
                </m:ctrlPr>
              </m:accPr>
              <m:e>
                <m:r>
                  <w:ins w:id="2266" w:author="Fernandes, Richard (he, him, his | il, le, lui)" w:date="2026-05-19T15:35:00Z" w16du:dateUtc="2026-05-19T19:35:00Z">
                    <w:rPr>
                      <w:rFonts w:ascii="Cambria Math" w:hAnsi="Cambria Math"/>
                      <w:color w:val="000000"/>
                    </w:rPr>
                    <m:t>u</m:t>
                  </w:ins>
                </m:r>
              </m:e>
            </m:acc>
          </m:e>
          <m:sub>
            <m:r>
              <w:ins w:id="2267" w:author="Fernandes, Richard (he, him, his | il, le, lui)" w:date="2026-05-19T15:35:00Z" w16du:dateUtc="2026-05-19T19:35:00Z">
                <w:rPr>
                  <w:rFonts w:ascii="Cambria Math" w:hAnsi="Cambria Math"/>
                  <w:color w:val="000000"/>
                </w:rPr>
                <m:t>r,i</m:t>
              </w:ins>
            </m:r>
          </m:sub>
        </m:sSub>
      </m:oMath>
      <w:ins w:id="2268" w:author="Fernandes, Richard (he, him, his | il, le, lui)" w:date="2026-05-19T16:04:00Z" w16du:dateUtc="2026-05-19T20:04:00Z">
        <w:r w:rsidR="003061CB">
          <w:rPr>
            <w:color w:val="000000"/>
          </w:rPr>
          <w:t xml:space="preserve">, </w:t>
        </w:r>
      </w:ins>
      <m:oMath>
        <m:sSub>
          <m:sSubPr>
            <m:ctrlPr>
              <w:ins w:id="2269" w:author="Fernandes, Richard (he, him, his | il, le, lui)" w:date="2026-05-19T16:04:00Z" w16du:dateUtc="2026-05-19T20:04:00Z">
                <w:rPr>
                  <w:rFonts w:ascii="Cambria Math" w:hAnsi="Cambria Math"/>
                  <w:i/>
                  <w:color w:val="000000"/>
                </w:rPr>
              </w:ins>
            </m:ctrlPr>
          </m:sSubPr>
          <m:e>
            <m:acc>
              <m:accPr>
                <m:ctrlPr>
                  <w:ins w:id="2270" w:author="Fernandes, Richard (he, him, his | il, le, lui)" w:date="2026-05-19T16:04:00Z" w16du:dateUtc="2026-05-19T20:04:00Z">
                    <w:rPr>
                      <w:rFonts w:ascii="Cambria Math" w:hAnsi="Cambria Math"/>
                      <w:i/>
                      <w:color w:val="000000"/>
                    </w:rPr>
                  </w:ins>
                </m:ctrlPr>
              </m:accPr>
              <m:e>
                <m:r>
                  <w:ins w:id="2271" w:author="Fernandes, Richard (he, him, his | il, le, lui)" w:date="2026-05-19T16:04:00Z" w16du:dateUtc="2026-05-19T20:04:00Z">
                    <w:rPr>
                      <w:rFonts w:ascii="Cambria Math" w:hAnsi="Cambria Math"/>
                      <w:color w:val="000000"/>
                    </w:rPr>
                    <m:t>σ</m:t>
                  </w:ins>
                </m:r>
              </m:e>
            </m:acc>
          </m:e>
          <m:sub>
            <m:sSub>
              <m:sSubPr>
                <m:ctrlPr>
                  <w:ins w:id="2272" w:author="Fernandes, Richard (he, him, his | il, le, lui)" w:date="2026-05-19T16:04:00Z" w16du:dateUtc="2026-05-19T20:04:00Z">
                    <w:rPr>
                      <w:rFonts w:ascii="Cambria Math" w:hAnsi="Cambria Math"/>
                      <w:i/>
                      <w:color w:val="000000"/>
                    </w:rPr>
                  </w:ins>
                </m:ctrlPr>
              </m:sSubPr>
              <m:e>
                <m:acc>
                  <m:accPr>
                    <m:ctrlPr>
                      <w:ins w:id="2273" w:author="Fernandes, Richard (he, him, his | il, le, lui)" w:date="2026-05-19T16:04:00Z" w16du:dateUtc="2026-05-19T20:04:00Z">
                        <w:rPr>
                          <w:rFonts w:ascii="Cambria Math" w:hAnsi="Cambria Math"/>
                          <w:i/>
                          <w:color w:val="000000"/>
                        </w:rPr>
                      </w:ins>
                    </m:ctrlPr>
                  </m:accPr>
                  <m:e>
                    <m:r>
                      <w:ins w:id="2274" w:author="Fernandes, Richard (he, him, his | il, le, lui)" w:date="2026-05-19T16:04:00Z" w16du:dateUtc="2026-05-19T20:04:00Z">
                        <w:rPr>
                          <w:rFonts w:ascii="Cambria Math" w:hAnsi="Cambria Math"/>
                          <w:color w:val="000000"/>
                        </w:rPr>
                        <m:t>u</m:t>
                      </w:ins>
                    </m:r>
                  </m:e>
                </m:acc>
              </m:e>
              <m:sub>
                <m:r>
                  <w:ins w:id="2275" w:author="Fernandes, Richard (he, him, his | il, le, lui)" w:date="2026-05-19T16:04:00Z" w16du:dateUtc="2026-05-19T20:04:00Z">
                    <w:rPr>
                      <w:rFonts w:ascii="Cambria Math" w:hAnsi="Cambria Math"/>
                      <w:color w:val="000000"/>
                    </w:rPr>
                    <m:t>r,i</m:t>
                  </w:ins>
                </m:r>
              </m:sub>
            </m:sSub>
          </m:sub>
        </m:sSub>
      </m:oMath>
      <w:ins w:id="2276" w:author="Fernandes, Richard (he, him, his | il, le, lui)" w:date="2026-05-19T16:04:00Z" w16du:dateUtc="2026-05-19T20:04:00Z">
        <w:r w:rsidR="003061CB">
          <w:rPr>
            <w:color w:val="000000"/>
          </w:rPr>
          <w:t>.</w:t>
        </w:r>
      </w:ins>
      <w:ins w:id="2277" w:author="Fernandes, Richard (he, him, his | il, le, lui)" w:date="2026-05-19T15:35:00Z" w16du:dateUtc="2026-05-19T19:35:00Z">
        <w:r>
          <w:rPr>
            <w:color w:val="000000"/>
          </w:rPr>
          <w:t xml:space="preserve"> is estimated as:</w:t>
        </w:r>
      </w:ins>
      <w:ins w:id="2278" w:author="Fernandes, Richard (he, him, his | il, le, lui)" w:date="2026-05-19T16:03:00Z" w16du:dateUtc="2026-05-19T20:03:00Z">
        <w:r w:rsidR="003061CB">
          <w:rPr>
            <w:color w:val="000000"/>
          </w:rPr>
          <w:t xml:space="preserve"> </w:t>
        </w:r>
      </w:ins>
    </w:p>
    <w:p w14:paraId="6067233E" w14:textId="77777777" w:rsidR="00524D14" w:rsidRDefault="00524D14" w:rsidP="00524D14">
      <w:pPr>
        <w:pBdr>
          <w:top w:val="nil"/>
          <w:left w:val="nil"/>
          <w:bottom w:val="nil"/>
          <w:right w:val="nil"/>
          <w:between w:val="nil"/>
        </w:pBdr>
        <w:spacing w:after="0" w:line="360" w:lineRule="auto"/>
        <w:rPr>
          <w:ins w:id="2279" w:author="Fernandes, Richard (he, him, his | il, le, lui)" w:date="2026-05-19T15:35:00Z" w16du:dateUtc="2026-05-19T19:35:00Z"/>
          <w:color w:val="000000"/>
        </w:rPr>
      </w:pPr>
    </w:p>
    <w:p w14:paraId="6FBFE9BF" w14:textId="3C4967EB" w:rsidR="00524D14" w:rsidRPr="00146B33" w:rsidRDefault="00DD64EF" w:rsidP="00524D14">
      <w:pPr>
        <w:pBdr>
          <w:top w:val="nil"/>
          <w:left w:val="nil"/>
          <w:bottom w:val="nil"/>
          <w:right w:val="nil"/>
          <w:between w:val="nil"/>
        </w:pBdr>
        <w:spacing w:after="0" w:line="360" w:lineRule="auto"/>
        <w:rPr>
          <w:ins w:id="2280" w:author="Fernandes, Richard (he, him, his | il, le, lui)" w:date="2026-05-19T15:35:00Z" w16du:dateUtc="2026-05-19T19:35:00Z"/>
          <w:color w:val="000000"/>
        </w:rPr>
      </w:pPr>
      <m:oMath>
        <m:sSub>
          <m:sSubPr>
            <m:ctrlPr>
              <w:ins w:id="2281" w:author="Fernandes, Richard (he, him, his | il, le, lui)" w:date="2026-05-19T16:04:00Z" w16du:dateUtc="2026-05-19T20:04:00Z">
                <w:rPr>
                  <w:rFonts w:ascii="Cambria Math" w:hAnsi="Cambria Math"/>
                  <w:i/>
                  <w:color w:val="000000"/>
                </w:rPr>
              </w:ins>
            </m:ctrlPr>
          </m:sSubPr>
          <m:e>
            <m:acc>
              <m:accPr>
                <m:ctrlPr>
                  <w:ins w:id="2282" w:author="Fernandes, Richard (he, him, his | il, le, lui)" w:date="2026-05-19T16:04:00Z" w16du:dateUtc="2026-05-19T20:04:00Z">
                    <w:rPr>
                      <w:rFonts w:ascii="Cambria Math" w:hAnsi="Cambria Math"/>
                      <w:i/>
                      <w:color w:val="000000"/>
                    </w:rPr>
                  </w:ins>
                </m:ctrlPr>
              </m:accPr>
              <m:e>
                <m:r>
                  <w:ins w:id="2283" w:author="Fernandes, Richard (he, him, his | il, le, lui)" w:date="2026-05-19T16:04:00Z" w16du:dateUtc="2026-05-19T20:04:00Z">
                    <w:rPr>
                      <w:rFonts w:ascii="Cambria Math" w:hAnsi="Cambria Math"/>
                      <w:color w:val="000000"/>
                    </w:rPr>
                    <m:t>σ</m:t>
                  </w:ins>
                </m:r>
              </m:e>
            </m:acc>
          </m:e>
          <m:sub>
            <m:sSub>
              <m:sSubPr>
                <m:ctrlPr>
                  <w:ins w:id="2284" w:author="Fernandes, Richard (he, him, his | il, le, lui)" w:date="2026-05-19T16:04:00Z" w16du:dateUtc="2026-05-19T20:04:00Z">
                    <w:rPr>
                      <w:rFonts w:ascii="Cambria Math" w:hAnsi="Cambria Math"/>
                      <w:i/>
                      <w:color w:val="000000"/>
                    </w:rPr>
                  </w:ins>
                </m:ctrlPr>
              </m:sSubPr>
              <m:e>
                <m:acc>
                  <m:accPr>
                    <m:ctrlPr>
                      <w:ins w:id="2285" w:author="Fernandes, Richard (he, him, his | il, le, lui)" w:date="2026-05-19T16:04:00Z" w16du:dateUtc="2026-05-19T20:04:00Z">
                        <w:rPr>
                          <w:rFonts w:ascii="Cambria Math" w:hAnsi="Cambria Math"/>
                          <w:i/>
                          <w:color w:val="000000"/>
                        </w:rPr>
                      </w:ins>
                    </m:ctrlPr>
                  </m:accPr>
                  <m:e>
                    <m:r>
                      <w:ins w:id="2286" w:author="Fernandes, Richard (he, him, his | il, le, lui)" w:date="2026-05-19T16:04:00Z" w16du:dateUtc="2026-05-19T20:04:00Z">
                        <w:rPr>
                          <w:rFonts w:ascii="Cambria Math" w:hAnsi="Cambria Math"/>
                          <w:color w:val="000000"/>
                        </w:rPr>
                        <m:t>u</m:t>
                      </w:ins>
                    </m:r>
                  </m:e>
                </m:acc>
              </m:e>
              <m:sub>
                <m:r>
                  <w:ins w:id="2287" w:author="Fernandes, Richard (he, him, his | il, le, lui)" w:date="2026-05-19T16:04:00Z" w16du:dateUtc="2026-05-19T20:04:00Z">
                    <w:rPr>
                      <w:rFonts w:ascii="Cambria Math" w:hAnsi="Cambria Math"/>
                      <w:color w:val="000000"/>
                    </w:rPr>
                    <m:t>r</m:t>
                  </w:ins>
                </m:r>
                <m:r>
                  <w:ins w:id="2288" w:author="Fernandes, Richard (he, him, his | il, le, lui)" w:date="2026-05-19T16:04:00Z" w16du:dateUtc="2026-05-19T20:04:00Z">
                    <w:rPr>
                      <w:rFonts w:ascii="Cambria Math" w:hAnsi="Cambria Math"/>
                      <w:color w:val="000000"/>
                    </w:rPr>
                    <m:t>,</m:t>
                  </w:ins>
                </m:r>
                <m:r>
                  <w:ins w:id="2289" w:author="Fernandes, Richard (he, him, his | il, le, lui)" w:date="2026-05-19T16:04:00Z" w16du:dateUtc="2026-05-19T20:04:00Z">
                    <w:rPr>
                      <w:rFonts w:ascii="Cambria Math" w:hAnsi="Cambria Math"/>
                      <w:color w:val="000000"/>
                    </w:rPr>
                    <m:t>i</m:t>
                  </w:ins>
                </m:r>
              </m:sub>
            </m:sSub>
          </m:sub>
        </m:sSub>
        <m:r>
          <w:ins w:id="2290" w:author="Fernandes, Richard (he, him, his | il, le, lui)" w:date="2026-05-19T15:35:00Z" w16du:dateUtc="2026-05-19T19:35:00Z">
            <w:rPr>
              <w:rFonts w:ascii="Cambria Math" w:hAnsi="Cambria Math"/>
              <w:color w:val="000000"/>
            </w:rPr>
            <m:t>=</m:t>
          </w:ins>
        </m:r>
        <m:sSub>
          <m:sSubPr>
            <m:ctrlPr>
              <w:ins w:id="2291" w:author="Fernandes, Richard (he, him, his | il, le, lui)" w:date="2026-05-19T15:35:00Z" w16du:dateUtc="2026-05-19T19:35:00Z">
                <w:rPr>
                  <w:rFonts w:ascii="Cambria Math" w:hAnsi="Cambria Math"/>
                  <w:i/>
                  <w:color w:val="000000"/>
                </w:rPr>
              </w:ins>
            </m:ctrlPr>
          </m:sSubPr>
          <m:e>
            <m:acc>
              <m:accPr>
                <m:ctrlPr>
                  <w:ins w:id="2292" w:author="Fernandes, Richard (he, him, his | il, le, lui)" w:date="2026-05-19T15:35:00Z" w16du:dateUtc="2026-05-19T19:35:00Z">
                    <w:rPr>
                      <w:rFonts w:ascii="Cambria Math" w:hAnsi="Cambria Math"/>
                      <w:i/>
                      <w:color w:val="000000"/>
                    </w:rPr>
                  </w:ins>
                </m:ctrlPr>
              </m:accPr>
              <m:e>
                <m:r>
                  <w:ins w:id="2293" w:author="Fernandes, Richard (he, him, his | il, le, lui)" w:date="2026-05-19T15:35:00Z" w16du:dateUtc="2026-05-19T19:35:00Z">
                    <w:rPr>
                      <w:rFonts w:ascii="Cambria Math" w:hAnsi="Cambria Math"/>
                      <w:color w:val="000000"/>
                    </w:rPr>
                    <m:t>u</m:t>
                  </w:ins>
                </m:r>
              </m:e>
            </m:acc>
          </m:e>
          <m:sub>
            <m:r>
              <w:ins w:id="2294" w:author="Fernandes, Richard (he, him, his | il, le, lui)" w:date="2026-05-19T15:35:00Z" w16du:dateUtc="2026-05-19T19:35:00Z">
                <w:rPr>
                  <w:rFonts w:ascii="Cambria Math" w:hAnsi="Cambria Math"/>
                  <w:color w:val="000000"/>
                </w:rPr>
                <m:t>r</m:t>
              </w:ins>
            </m:r>
            <m:r>
              <w:ins w:id="2295" w:author="Fernandes, Richard (he, him, his | il, le, lui)" w:date="2026-05-19T15:35:00Z" w16du:dateUtc="2026-05-19T19:35:00Z">
                <w:rPr>
                  <w:rFonts w:ascii="Cambria Math" w:hAnsi="Cambria Math"/>
                  <w:color w:val="000000"/>
                </w:rPr>
                <m:t>,</m:t>
              </w:ins>
            </m:r>
            <m:r>
              <w:ins w:id="2296" w:author="Fernandes, Richard (he, him, his | il, le, lui)" w:date="2026-05-19T15:35:00Z" w16du:dateUtc="2026-05-19T19:35:00Z">
                <w:rPr>
                  <w:rFonts w:ascii="Cambria Math" w:hAnsi="Cambria Math"/>
                  <w:color w:val="000000"/>
                </w:rPr>
                <m:t>i</m:t>
              </w:ins>
            </m:r>
          </m:sub>
        </m:sSub>
        <m:rad>
          <m:radPr>
            <m:degHide m:val="1"/>
            <m:ctrlPr>
              <w:ins w:id="2297" w:author="Fernandes, Richard (he, him, his | il, le, lui)" w:date="2026-05-19T15:35:00Z" w16du:dateUtc="2026-05-19T19:35:00Z">
                <w:rPr>
                  <w:rFonts w:ascii="Cambria Math" w:hAnsi="Cambria Math"/>
                  <w:i/>
                  <w:color w:val="000000"/>
                </w:rPr>
              </w:ins>
            </m:ctrlPr>
          </m:radPr>
          <m:deg/>
          <m:e>
            <m:sSup>
              <m:sSupPr>
                <m:ctrlPr>
                  <w:ins w:id="2298" w:author="Fernandes, Richard (he, him, his | il, le, lui)" w:date="2026-05-19T15:35:00Z" w16du:dateUtc="2026-05-19T19:35:00Z">
                    <w:rPr>
                      <w:rFonts w:ascii="Cambria Math" w:hAnsi="Cambria Math"/>
                      <w:i/>
                      <w:color w:val="000000"/>
                    </w:rPr>
                  </w:ins>
                </m:ctrlPr>
              </m:sSupPr>
              <m:e>
                <m:d>
                  <m:dPr>
                    <m:ctrlPr>
                      <w:ins w:id="2299" w:author="Fernandes, Richard (he, him, his | il, le, lui)" w:date="2026-05-19T15:35:00Z" w16du:dateUtc="2026-05-19T19:35:00Z">
                        <w:rPr>
                          <w:rFonts w:ascii="Cambria Math" w:hAnsi="Cambria Math"/>
                          <w:i/>
                          <w:color w:val="000000"/>
                        </w:rPr>
                      </w:ins>
                    </m:ctrlPr>
                  </m:dPr>
                  <m:e>
                    <m:f>
                      <m:fPr>
                        <m:ctrlPr>
                          <w:ins w:id="2300" w:author="Fernandes, Richard (he, him, his | il, le, lui)" w:date="2026-05-19T15:35:00Z" w16du:dateUtc="2026-05-19T19:35:00Z">
                            <w:rPr>
                              <w:rFonts w:ascii="Cambria Math" w:hAnsi="Cambria Math"/>
                              <w:i/>
                              <w:color w:val="000000"/>
                            </w:rPr>
                          </w:ins>
                        </m:ctrlPr>
                      </m:fPr>
                      <m:num>
                        <m:sSub>
                          <m:sSubPr>
                            <m:ctrlPr>
                              <w:ins w:id="2301" w:author="Fernandes, Richard (he, him, his | il, le, lui)" w:date="2026-05-19T16:04:00Z" w16du:dateUtc="2026-05-19T20:04:00Z">
                                <w:rPr>
                                  <w:rFonts w:ascii="Cambria Math" w:hAnsi="Cambria Math"/>
                                  <w:i/>
                                  <w:color w:val="000000"/>
                                </w:rPr>
                              </w:ins>
                            </m:ctrlPr>
                          </m:sSubPr>
                          <m:e>
                            <m:acc>
                              <m:accPr>
                                <m:ctrlPr>
                                  <w:ins w:id="2302" w:author="Fernandes, Richard (he, him, his | il, le, lui)" w:date="2026-05-19T16:04:00Z" w16du:dateUtc="2026-05-19T20:04:00Z">
                                    <w:rPr>
                                      <w:rFonts w:ascii="Cambria Math" w:hAnsi="Cambria Math"/>
                                      <w:i/>
                                      <w:color w:val="000000"/>
                                    </w:rPr>
                                  </w:ins>
                                </m:ctrlPr>
                              </m:accPr>
                              <m:e>
                                <m:r>
                                  <w:ins w:id="2303" w:author="Fernandes, Richard (he, him, his | il, le, lui)" w:date="2026-05-19T16:04:00Z" w16du:dateUtc="2026-05-19T20:04:00Z">
                                    <w:rPr>
                                      <w:rFonts w:ascii="Cambria Math" w:hAnsi="Cambria Math"/>
                                      <w:color w:val="000000"/>
                                    </w:rPr>
                                    <m:t>σ</m:t>
                                  </w:ins>
                                </m:r>
                              </m:e>
                            </m:acc>
                          </m:e>
                          <m:sub>
                            <m:sSub>
                              <m:sSubPr>
                                <m:ctrlPr>
                                  <w:ins w:id="2304" w:author="Fernandes, Richard (he, him, his | il, le, lui)" w:date="2026-05-19T16:04:00Z" w16du:dateUtc="2026-05-19T20:04:00Z">
                                    <w:rPr>
                                      <w:rFonts w:ascii="Cambria Math" w:hAnsi="Cambria Math"/>
                                      <w:i/>
                                      <w:color w:val="000000"/>
                                    </w:rPr>
                                  </w:ins>
                                </m:ctrlPr>
                              </m:sSubPr>
                              <m:e>
                                <m:acc>
                                  <m:accPr>
                                    <m:ctrlPr>
                                      <w:ins w:id="2305" w:author="Fernandes, Richard (he, him, his | il, le, lui)" w:date="2026-05-19T16:04:00Z" w16du:dateUtc="2026-05-19T20:04:00Z">
                                        <w:rPr>
                                          <w:rFonts w:ascii="Cambria Math" w:hAnsi="Cambria Math"/>
                                          <w:i/>
                                          <w:color w:val="000000"/>
                                        </w:rPr>
                                      </w:ins>
                                    </m:ctrlPr>
                                  </m:accPr>
                                  <m:e>
                                    <m:r>
                                      <w:ins w:id="2306" w:author="Fernandes, Richard (he, him, his | il, le, lui)" w:date="2026-05-19T16:04:00Z" w16du:dateUtc="2026-05-19T20:04:00Z">
                                        <w:rPr>
                                          <w:rFonts w:ascii="Cambria Math" w:hAnsi="Cambria Math"/>
                                          <w:color w:val="000000"/>
                                        </w:rPr>
                                        <m:t>u</m:t>
                                      </w:ins>
                                    </m:r>
                                  </m:e>
                                </m:acc>
                              </m:e>
                              <m:sub>
                                <m:r>
                                  <w:ins w:id="2307" w:author="Fernandes, Richard (he, him, his | il, le, lui)" w:date="2026-05-19T16:04:00Z" w16du:dateUtc="2026-05-19T20:04:00Z">
                                    <w:rPr>
                                      <w:rFonts w:ascii="Cambria Math" w:hAnsi="Cambria Math"/>
                                      <w:color w:val="000000"/>
                                    </w:rPr>
                                    <m:t>i</m:t>
                                  </w:ins>
                                </m:r>
                              </m:sub>
                            </m:sSub>
                          </m:sub>
                        </m:sSub>
                      </m:num>
                      <m:den>
                        <m:sSub>
                          <m:sSubPr>
                            <m:ctrlPr>
                              <w:ins w:id="2308" w:author="Fernandes, Richard (he, him, his | il, le, lui)" w:date="2026-05-19T15:35:00Z" w16du:dateUtc="2026-05-19T19:35:00Z">
                                <w:rPr>
                                  <w:rFonts w:ascii="Cambria Math" w:hAnsi="Cambria Math"/>
                                  <w:i/>
                                  <w:color w:val="000000"/>
                                </w:rPr>
                              </w:ins>
                            </m:ctrlPr>
                          </m:sSubPr>
                          <m:e>
                            <m:acc>
                              <m:accPr>
                                <m:ctrlPr>
                                  <w:ins w:id="2309" w:author="Fernandes, Richard (he, him, his | il, le, lui)" w:date="2026-05-19T15:35:00Z" w16du:dateUtc="2026-05-19T19:35:00Z">
                                    <w:rPr>
                                      <w:rFonts w:ascii="Cambria Math" w:hAnsi="Cambria Math"/>
                                      <w:i/>
                                      <w:color w:val="000000"/>
                                    </w:rPr>
                                  </w:ins>
                                </m:ctrlPr>
                              </m:accPr>
                              <m:e>
                                <m:r>
                                  <w:ins w:id="2310" w:author="Fernandes, Richard (he, him, his | il, le, lui)" w:date="2026-05-19T15:35:00Z" w16du:dateUtc="2026-05-19T19:35:00Z">
                                    <w:rPr>
                                      <w:rFonts w:ascii="Cambria Math" w:hAnsi="Cambria Math"/>
                                      <w:color w:val="000000"/>
                                    </w:rPr>
                                    <m:t>u</m:t>
                                  </w:ins>
                                </m:r>
                              </m:e>
                            </m:acc>
                          </m:e>
                          <m:sub>
                            <m:r>
                              <w:ins w:id="2311" w:author="Fernandes, Richard (he, him, his | il, le, lui)" w:date="2026-05-19T15:35:00Z" w16du:dateUtc="2026-05-19T19:35:00Z">
                                <w:rPr>
                                  <w:rFonts w:ascii="Cambria Math" w:hAnsi="Cambria Math"/>
                                  <w:color w:val="000000"/>
                                </w:rPr>
                                <m:t>i</m:t>
                              </w:ins>
                            </m:r>
                          </m:sub>
                        </m:sSub>
                      </m:den>
                    </m:f>
                  </m:e>
                </m:d>
              </m:e>
              <m:sup>
                <m:r>
                  <w:ins w:id="2312" w:author="Fernandes, Richard (he, him, his | il, le, lui)" w:date="2026-05-19T15:35:00Z" w16du:dateUtc="2026-05-19T19:35:00Z">
                    <w:rPr>
                      <w:rFonts w:ascii="Cambria Math" w:hAnsi="Cambria Math"/>
                      <w:color w:val="000000"/>
                    </w:rPr>
                    <m:t>2</m:t>
                  </w:ins>
                </m:r>
              </m:sup>
            </m:sSup>
            <m:r>
              <w:ins w:id="2313" w:author="Fernandes, Richard (he, him, his | il, le, lui)" w:date="2026-05-19T15:35:00Z" w16du:dateUtc="2026-05-19T19:35:00Z">
                <w:rPr>
                  <w:rFonts w:ascii="Cambria Math" w:hAnsi="Cambria Math"/>
                  <w:color w:val="000000"/>
                </w:rPr>
                <m:t>+</m:t>
              </w:ins>
            </m:r>
            <m:sSup>
              <m:sSupPr>
                <m:ctrlPr>
                  <w:ins w:id="2314" w:author="Fernandes, Richard (he, him, his | il, le, lui)" w:date="2026-05-19T15:35:00Z" w16du:dateUtc="2026-05-19T19:35:00Z">
                    <w:rPr>
                      <w:rFonts w:ascii="Cambria Math" w:hAnsi="Cambria Math"/>
                      <w:i/>
                      <w:color w:val="000000"/>
                    </w:rPr>
                  </w:ins>
                </m:ctrlPr>
              </m:sSupPr>
              <m:e>
                <m:d>
                  <m:dPr>
                    <m:ctrlPr>
                      <w:ins w:id="2315" w:author="Fernandes, Richard (he, him, his | il, le, lui)" w:date="2026-05-19T15:35:00Z" w16du:dateUtc="2026-05-19T19:35:00Z">
                        <w:rPr>
                          <w:rFonts w:ascii="Cambria Math" w:hAnsi="Cambria Math"/>
                          <w:i/>
                          <w:color w:val="000000"/>
                        </w:rPr>
                      </w:ins>
                    </m:ctrlPr>
                  </m:dPr>
                  <m:e>
                    <m:f>
                      <m:fPr>
                        <m:ctrlPr>
                          <w:ins w:id="2316" w:author="Fernandes, Richard (he, him, his | il, le, lui)" w:date="2026-05-19T15:35:00Z" w16du:dateUtc="2026-05-19T19:35:00Z">
                            <w:rPr>
                              <w:rFonts w:ascii="Cambria Math" w:hAnsi="Cambria Math"/>
                              <w:i/>
                              <w:color w:val="000000"/>
                            </w:rPr>
                          </w:ins>
                        </m:ctrlPr>
                      </m:fPr>
                      <m:num>
                        <m:sSubSup>
                          <m:sSubSupPr>
                            <m:ctrlPr>
                              <w:ins w:id="2317" w:author="Fernandes, Richard (he, him, his | il, le, lui)" w:date="2026-05-19T16:04:00Z" w16du:dateUtc="2026-05-19T20:04:00Z">
                                <w:rPr>
                                  <w:rFonts w:ascii="Cambria Math" w:hAnsi="Cambria Math"/>
                                  <w:i/>
                                  <w:color w:val="000000"/>
                                </w:rPr>
                              </w:ins>
                            </m:ctrlPr>
                          </m:sSubSupPr>
                          <m:e>
                            <m:acc>
                              <m:accPr>
                                <m:ctrlPr>
                                  <w:ins w:id="2318" w:author="Fernandes, Richard (he, him, his | il, le, lui)" w:date="2026-05-19T16:04:00Z" w16du:dateUtc="2026-05-19T20:04:00Z">
                                    <w:rPr>
                                      <w:rFonts w:ascii="Cambria Math" w:hAnsi="Cambria Math"/>
                                      <w:i/>
                                      <w:color w:val="000000"/>
                                    </w:rPr>
                                  </w:ins>
                                </m:ctrlPr>
                              </m:accPr>
                              <m:e>
                                <m:r>
                                  <w:ins w:id="2319" w:author="Fernandes, Richard (he, him, his | il, le, lui)" w:date="2026-05-19T16:04:00Z" w16du:dateUtc="2026-05-19T20:04:00Z">
                                    <w:rPr>
                                      <w:rFonts w:ascii="Cambria Math" w:hAnsi="Cambria Math"/>
                                      <w:color w:val="000000"/>
                                    </w:rPr>
                                    <m:t>s</m:t>
                                  </w:ins>
                                </m:r>
                              </m:e>
                            </m:acc>
                          </m:e>
                          <m:sub>
                            <m:sSub>
                              <m:sSubPr>
                                <m:ctrlPr>
                                  <w:ins w:id="2320" w:author="Fernandes, Richard (he, him, his | il, le, lui)" w:date="2026-05-19T16:04:00Z" w16du:dateUtc="2026-05-19T20:04:00Z">
                                    <w:rPr>
                                      <w:rFonts w:ascii="Cambria Math" w:hAnsi="Cambria Math"/>
                                      <w:i/>
                                      <w:color w:val="000000"/>
                                    </w:rPr>
                                  </w:ins>
                                </m:ctrlPr>
                              </m:sSubPr>
                              <m:e>
                                <m:acc>
                                  <m:accPr>
                                    <m:chr m:val="̌"/>
                                    <m:ctrlPr>
                                      <w:ins w:id="2321" w:author="Fernandes, Richard (he, him, his | il, le, lui)" w:date="2026-05-19T16:04:00Z" w16du:dateUtc="2026-05-19T20:04:00Z">
                                        <w:rPr>
                                          <w:rFonts w:ascii="Cambria Math" w:hAnsi="Cambria Math"/>
                                          <w:i/>
                                          <w:color w:val="000000"/>
                                        </w:rPr>
                                      </w:ins>
                                    </m:ctrlPr>
                                  </m:accPr>
                                  <m:e>
                                    <m:r>
                                      <w:ins w:id="2322" w:author="Fernandes, Richard (he, him, his | il, le, lui)" w:date="2026-05-19T16:04:00Z" w16du:dateUtc="2026-05-19T20:04:00Z">
                                        <w:rPr>
                                          <w:rFonts w:ascii="Cambria Math" w:hAnsi="Cambria Math"/>
                                          <w:color w:val="000000"/>
                                        </w:rPr>
                                        <m:t>y</m:t>
                                      </w:ins>
                                    </m:r>
                                  </m:e>
                                </m:acc>
                              </m:e>
                              <m:sub>
                                <m:r>
                                  <w:ins w:id="2323" w:author="Fernandes, Richard (he, him, his | il, le, lui)" w:date="2026-05-19T16:04:00Z" w16du:dateUtc="2026-05-19T20:04:00Z">
                                    <w:rPr>
                                      <w:rFonts w:ascii="Cambria Math" w:hAnsi="Cambria Math"/>
                                      <w:color w:val="000000"/>
                                    </w:rPr>
                                    <m:t>i</m:t>
                                  </w:ins>
                                </m:r>
                              </m:sub>
                            </m:sSub>
                          </m:sub>
                          <m:sup/>
                        </m:sSubSup>
                      </m:num>
                      <m:den>
                        <m:sSub>
                          <m:sSubPr>
                            <m:ctrlPr>
                              <w:ins w:id="2324" w:author="Fernandes, Richard (he, him, his | il, le, lui)" w:date="2026-05-19T15:35:00Z" w16du:dateUtc="2026-05-19T19:35:00Z">
                                <w:rPr>
                                  <w:rFonts w:ascii="Cambria Math" w:hAnsi="Cambria Math"/>
                                  <w:i/>
                                  <w:color w:val="000000"/>
                                </w:rPr>
                              </w:ins>
                            </m:ctrlPr>
                          </m:sSubPr>
                          <m:e>
                            <m:acc>
                              <m:accPr>
                                <m:ctrlPr>
                                  <w:ins w:id="2325" w:author="Fernandes, Richard (he, him, his | il, le, lui)" w:date="2026-05-19T15:35:00Z" w16du:dateUtc="2026-05-19T19:35:00Z">
                                    <w:rPr>
                                      <w:rFonts w:ascii="Cambria Math" w:hAnsi="Cambria Math"/>
                                      <w:i/>
                                      <w:color w:val="000000"/>
                                    </w:rPr>
                                  </w:ins>
                                </m:ctrlPr>
                              </m:accPr>
                              <m:e>
                                <m:r>
                                  <w:ins w:id="2326" w:author="Fernandes, Richard (he, him, his | il, le, lui)" w:date="2026-05-19T15:35:00Z" w16du:dateUtc="2026-05-19T19:35:00Z">
                                    <w:rPr>
                                      <w:rFonts w:ascii="Cambria Math" w:hAnsi="Cambria Math"/>
                                      <w:color w:val="000000"/>
                                    </w:rPr>
                                    <m:t>y</m:t>
                                  </w:ins>
                                </m:r>
                              </m:e>
                            </m:acc>
                          </m:e>
                          <m:sub>
                            <m:r>
                              <w:ins w:id="2327" w:author="Fernandes, Richard (he, him, his | il, le, lui)" w:date="2026-05-19T15:35:00Z" w16du:dateUtc="2026-05-19T19:35:00Z">
                                <w:rPr>
                                  <w:rFonts w:ascii="Cambria Math" w:hAnsi="Cambria Math"/>
                                  <w:color w:val="000000"/>
                                </w:rPr>
                                <m:t>i</m:t>
                              </w:ins>
                            </m:r>
                          </m:sub>
                        </m:sSub>
                      </m:den>
                    </m:f>
                  </m:e>
                </m:d>
              </m:e>
              <m:sup>
                <m:r>
                  <w:ins w:id="2328" w:author="Fernandes, Richard (he, him, his | il, le, lui)" w:date="2026-05-19T15:35:00Z" w16du:dateUtc="2026-05-19T19:35:00Z">
                    <w:rPr>
                      <w:rFonts w:ascii="Cambria Math" w:hAnsi="Cambria Math"/>
                      <w:color w:val="000000"/>
                    </w:rPr>
                    <m:t>2</m:t>
                  </w:ins>
                </m:r>
              </m:sup>
            </m:sSup>
          </m:e>
        </m:rad>
      </m:oMath>
      <w:ins w:id="2329" w:author="Fernandes, Richard (he, him, his | il, le, lui)" w:date="2026-05-19T16:14:00Z" w16du:dateUtc="2026-05-19T20:14:00Z">
        <w:r w:rsidR="00882217">
          <w:rPr>
            <w:color w:val="000000"/>
          </w:rPr>
          <w:tab/>
        </w:r>
        <w:r w:rsidR="00882217">
          <w:rPr>
            <w:color w:val="000000"/>
          </w:rPr>
          <w:tab/>
        </w:r>
        <w:r w:rsidR="00882217">
          <w:rPr>
            <w:color w:val="000000"/>
          </w:rPr>
          <w:tab/>
        </w:r>
        <w:r w:rsidR="00882217">
          <w:rPr>
            <w:color w:val="000000"/>
          </w:rPr>
          <w:tab/>
        </w:r>
        <w:r w:rsidR="00882217">
          <w:rPr>
            <w:color w:val="000000"/>
          </w:rPr>
          <w:tab/>
        </w:r>
        <w:r w:rsidR="00882217">
          <w:rPr>
            <w:color w:val="000000"/>
          </w:rPr>
          <w:tab/>
        </w:r>
        <w:r w:rsidR="00882217">
          <w:rPr>
            <w:color w:val="000000"/>
          </w:rPr>
          <w:tab/>
        </w:r>
        <w:r w:rsidR="00882217">
          <w:rPr>
            <w:color w:val="000000"/>
          </w:rPr>
          <w:tab/>
        </w:r>
        <w:r w:rsidR="00882217">
          <w:rPr>
            <w:color w:val="000000"/>
          </w:rPr>
          <w:tab/>
          <w:t>(12)</w:t>
        </w:r>
      </w:ins>
    </w:p>
    <w:p w14:paraId="307737A1" w14:textId="77777777" w:rsidR="009A6A77" w:rsidRDefault="009A6A77" w:rsidP="00586035">
      <w:pPr>
        <w:pBdr>
          <w:top w:val="nil"/>
          <w:left w:val="nil"/>
          <w:bottom w:val="nil"/>
          <w:right w:val="nil"/>
          <w:between w:val="nil"/>
        </w:pBdr>
        <w:spacing w:after="0" w:line="360" w:lineRule="auto"/>
        <w:rPr>
          <w:ins w:id="2330" w:author="Fernandes, Richard (he, him, his | il, le, lui)" w:date="2026-05-14T12:07:00Z" w16du:dateUtc="2026-05-14T16:07:00Z"/>
          <w:color w:val="000000"/>
        </w:rPr>
      </w:pPr>
    </w:p>
    <w:p w14:paraId="547254A3" w14:textId="77777777" w:rsidR="004628EA" w:rsidRDefault="004628EA" w:rsidP="00586035">
      <w:pPr>
        <w:pBdr>
          <w:top w:val="nil"/>
          <w:left w:val="nil"/>
          <w:bottom w:val="nil"/>
          <w:right w:val="nil"/>
          <w:between w:val="nil"/>
        </w:pBdr>
        <w:spacing w:after="0" w:line="360" w:lineRule="auto"/>
        <w:rPr>
          <w:ins w:id="2331" w:author="Fernandes, Richard (he, him, his | il, le, lui)" w:date="2026-05-14T14:35:00Z" w16du:dateUtc="2026-05-14T18:35:00Z"/>
          <w:color w:val="000000"/>
        </w:rPr>
      </w:pPr>
    </w:p>
    <w:p w14:paraId="6313BC6F" w14:textId="5DD4754C" w:rsidR="004628EA" w:rsidRDefault="00681AE3">
      <w:pPr>
        <w:pStyle w:val="Heading4"/>
        <w:rPr>
          <w:ins w:id="2332" w:author="Fernandes, Richard (he, him, his | il, le, lui)" w:date="2026-05-14T14:35:00Z" w16du:dateUtc="2026-05-14T18:35:00Z"/>
          <w:color w:val="000000"/>
        </w:rPr>
        <w:pPrChange w:id="2333" w:author="Fernandes, Richard (he, him, his | il, le, lui)" w:date="2026-05-14T16:19:00Z" w16du:dateUtc="2026-05-14T20:19:00Z">
          <w:pPr>
            <w:pBdr>
              <w:top w:val="nil"/>
              <w:left w:val="nil"/>
              <w:bottom w:val="nil"/>
              <w:right w:val="nil"/>
              <w:between w:val="nil"/>
            </w:pBdr>
            <w:spacing w:after="0" w:line="360" w:lineRule="auto"/>
          </w:pPr>
        </w:pPrChange>
      </w:pPr>
      <w:ins w:id="2334" w:author="Fernandes, Richard (he, him, his | il, le, lui)" w:date="2026-05-14T16:19:00Z" w16du:dateUtc="2026-05-14T20:19:00Z">
        <w:r>
          <w:rPr>
            <w:color w:val="000000"/>
          </w:rPr>
          <w:t>2.5.1.</w:t>
        </w:r>
      </w:ins>
      <w:ins w:id="2335" w:author="Fernandes, Richard (he, him, his | il, le, lui)" w:date="2026-05-19T15:35:00Z" w16du:dateUtc="2026-05-19T19:35:00Z">
        <w:r w:rsidR="00524D14">
          <w:rPr>
            <w:color w:val="000000"/>
          </w:rPr>
          <w:t>4</w:t>
        </w:r>
      </w:ins>
      <w:ins w:id="2336" w:author="Fernandes, Richard (he, him, his | il, le, lui)" w:date="2026-05-14T16:19:00Z" w16du:dateUtc="2026-05-14T20:19:00Z">
        <w:r>
          <w:rPr>
            <w:color w:val="000000"/>
          </w:rPr>
          <w:t xml:space="preserve"> </w:t>
        </w:r>
      </w:ins>
      <w:ins w:id="2337" w:author="Fernandes, Richard (he, him, his | il, le, lui)" w:date="2026-05-14T14:35:00Z" w16du:dateUtc="2026-05-14T18:35:00Z">
        <w:r w:rsidR="004628EA">
          <w:rPr>
            <w:color w:val="000000"/>
          </w:rPr>
          <w:t>Stability</w:t>
        </w:r>
      </w:ins>
    </w:p>
    <w:p w14:paraId="58FBE5FB" w14:textId="77777777" w:rsidR="004628EA" w:rsidRDefault="004628EA" w:rsidP="00586035">
      <w:pPr>
        <w:pBdr>
          <w:top w:val="nil"/>
          <w:left w:val="nil"/>
          <w:bottom w:val="nil"/>
          <w:right w:val="nil"/>
          <w:between w:val="nil"/>
        </w:pBdr>
        <w:spacing w:after="0" w:line="360" w:lineRule="auto"/>
        <w:rPr>
          <w:ins w:id="2338" w:author="Fernandes, Richard (he, him, his | il, le, lui)" w:date="2026-05-14T14:35:00Z" w16du:dateUtc="2026-05-14T18:35:00Z"/>
          <w:color w:val="000000"/>
        </w:rPr>
      </w:pPr>
    </w:p>
    <w:p w14:paraId="175946DF" w14:textId="77777777" w:rsidR="004628EA" w:rsidRDefault="004628EA" w:rsidP="00586035">
      <w:pPr>
        <w:pBdr>
          <w:top w:val="nil"/>
          <w:left w:val="nil"/>
          <w:bottom w:val="nil"/>
          <w:right w:val="nil"/>
          <w:between w:val="nil"/>
        </w:pBdr>
        <w:spacing w:after="0" w:line="360" w:lineRule="auto"/>
        <w:rPr>
          <w:ins w:id="2339" w:author="Fernandes, Richard (he, him, his | il, le, lui)" w:date="2026-05-14T12:07:00Z" w16du:dateUtc="2026-05-14T16:07:00Z"/>
          <w:color w:val="000000"/>
        </w:rPr>
      </w:pPr>
    </w:p>
    <w:p w14:paraId="4E1C621D" w14:textId="58BD6AD6" w:rsidR="00956571" w:rsidRDefault="00BC6664" w:rsidP="00586035">
      <w:pPr>
        <w:pBdr>
          <w:top w:val="nil"/>
          <w:left w:val="nil"/>
          <w:bottom w:val="nil"/>
          <w:right w:val="nil"/>
          <w:between w:val="nil"/>
        </w:pBdr>
        <w:spacing w:after="0" w:line="360" w:lineRule="auto"/>
        <w:rPr>
          <w:ins w:id="2340" w:author="Fernandes, Richard (he, him, his | il, le, lui)" w:date="2026-05-14T14:40:00Z" w16du:dateUtc="2026-05-14T18:40:00Z"/>
          <w:color w:val="000000"/>
        </w:rPr>
      </w:pPr>
      <w:ins w:id="2341" w:author="Fernandes, Richard (he, him, his | il, le, lui)" w:date="2026-05-14T13:43:00Z" w16du:dateUtc="2026-05-14T17:43:00Z">
        <w:r>
          <w:rPr>
            <w:color w:val="000000"/>
          </w:rPr>
          <w:lastRenderedPageBreak/>
          <w:t>Stability</w:t>
        </w:r>
      </w:ins>
      <w:ins w:id="2342" w:author="Fernandes, Richard (he, him, his | il, le, lui)" w:date="2026-05-14T13:48:00Z" w16du:dateUtc="2026-05-14T17:48:00Z">
        <w:r w:rsidR="00BD6E39">
          <w:rPr>
            <w:color w:val="000000"/>
          </w:rPr>
          <w:t xml:space="preserve"> </w:t>
        </w:r>
      </w:ins>
      <w:ins w:id="2343" w:author="Fernandes, Richard (he, him, his | il, le, lui)" w:date="2026-05-14T13:55:00Z" w16du:dateUtc="2026-05-14T17:55:00Z">
        <w:r w:rsidR="0090422C">
          <w:rPr>
            <w:color w:val="000000"/>
          </w:rPr>
          <w:t xml:space="preserve">requires </w:t>
        </w:r>
      </w:ins>
      <w:ins w:id="2344" w:author="Fernandes, Richard (he, him, his | il, le, lui)" w:date="2026-05-14T14:14:00Z" w16du:dateUtc="2026-05-14T18:14:00Z">
        <w:r w:rsidR="0037274A">
          <w:rPr>
            <w:color w:val="000000"/>
          </w:rPr>
          <w:t>quantifying the change in</w:t>
        </w:r>
      </w:ins>
      <w:ins w:id="2345" w:author="Fernandes, Richard (he, him, his | il, le, lui)" w:date="2026-05-14T13:55:00Z" w16du:dateUtc="2026-05-14T17:55:00Z">
        <w:r w:rsidR="0090422C">
          <w:rPr>
            <w:color w:val="000000"/>
          </w:rPr>
          <w:t xml:space="preserve"> bias  between </w:t>
        </w:r>
      </w:ins>
      <w:ins w:id="2346" w:author="Fernandes, Richard (he, him, his | il, le, lui)" w:date="2026-05-15T13:59:00Z" w16du:dateUtc="2026-05-15T17:59:00Z">
        <w:r w:rsidR="005447CE">
          <w:rPr>
            <w:color w:val="000000"/>
          </w:rPr>
          <w:t xml:space="preserve">two </w:t>
        </w:r>
      </w:ins>
      <w:ins w:id="2347" w:author="Fernandes, Richard (he, him, his | il, le, lui)" w:date="2026-05-14T14:16:00Z" w16du:dateUtc="2026-05-14T18:16:00Z">
        <w:r w:rsidR="00F578AD">
          <w:rPr>
            <w:color w:val="000000"/>
          </w:rPr>
          <w:t>year</w:t>
        </w:r>
      </w:ins>
      <w:ins w:id="2348" w:author="Fernandes, Richard (he, him, his | il, le, lui)" w:date="2026-05-15T13:59:00Z" w16du:dateUtc="2026-05-15T17:59:00Z">
        <w:r w:rsidR="005447CE">
          <w:rPr>
            <w:color w:val="000000"/>
          </w:rPr>
          <w:t>s</w:t>
        </w:r>
      </w:ins>
      <w:ins w:id="2349" w:author="Fernandes, Richard (he, him, his | il, le, lui)" w:date="2026-05-14T14:16:00Z" w16du:dateUtc="2026-05-14T18:16:00Z">
        <w:r w:rsidR="00F578AD">
          <w:rPr>
            <w:color w:val="000000"/>
          </w:rPr>
          <w:t xml:space="preserve"> (</w:t>
        </w:r>
      </w:ins>
      <m:oMath>
        <m:sSub>
          <m:sSubPr>
            <m:ctrlPr>
              <w:ins w:id="2350" w:author="Fernandes, Richard (he, him, his | il, le, lui)" w:date="2026-05-15T14:00:00Z" w16du:dateUtc="2026-05-15T18:00:00Z">
                <w:rPr>
                  <w:rFonts w:ascii="Cambria Math" w:hAnsi="Cambria Math"/>
                  <w:i/>
                  <w:color w:val="000000"/>
                </w:rPr>
              </w:ins>
            </m:ctrlPr>
          </m:sSubPr>
          <m:e>
            <m:r>
              <w:ins w:id="2351" w:author="Fernandes, Richard (he, him, his | il, le, lui)" w:date="2026-05-15T14:00:00Z" w16du:dateUtc="2026-05-15T18:00:00Z">
                <w:rPr>
                  <w:rFonts w:ascii="Cambria Math" w:hAnsi="Cambria Math"/>
                  <w:color w:val="000000"/>
                </w:rPr>
                <m:t>Y</m:t>
              </w:ins>
            </m:r>
          </m:e>
          <m:sub>
            <m:r>
              <w:ins w:id="2352" w:author="Fernandes, Richard (he, him, his | il, le, lui)" w:date="2026-05-15T14:00:00Z" w16du:dateUtc="2026-05-15T18:00:00Z">
                <w:rPr>
                  <w:rFonts w:ascii="Cambria Math" w:hAnsi="Cambria Math"/>
                  <w:color w:val="000000"/>
                </w:rPr>
                <m:t>k</m:t>
              </w:ins>
            </m:r>
          </m:sub>
        </m:sSub>
        <m:r>
          <w:ins w:id="2353" w:author="Fernandes, Richard (he, him, his | il, le, lui)" w:date="2026-05-15T14:00:00Z" w16du:dateUtc="2026-05-15T18:00:00Z">
            <w:rPr>
              <w:rFonts w:ascii="Cambria Math" w:hAnsi="Cambria Math"/>
              <w:color w:val="000000"/>
            </w:rPr>
            <m:t>,</m:t>
          </w:ins>
        </m:r>
        <m:sSub>
          <m:sSubPr>
            <m:ctrlPr>
              <w:ins w:id="2354" w:author="Fernandes, Richard (he, him, his | il, le, lui)" w:date="2026-05-14T14:16:00Z" w16du:dateUtc="2026-05-14T18:16:00Z">
                <w:rPr>
                  <w:rFonts w:ascii="Cambria Math" w:hAnsi="Cambria Math"/>
                  <w:i/>
                  <w:color w:val="000000"/>
                </w:rPr>
              </w:ins>
            </m:ctrlPr>
          </m:sSubPr>
          <m:e>
            <m:r>
              <w:ins w:id="2355" w:author="Fernandes, Richard (he, him, his | il, le, lui)" w:date="2026-05-14T14:16:00Z" w16du:dateUtc="2026-05-14T18:16:00Z">
                <w:rPr>
                  <w:rFonts w:ascii="Cambria Math" w:hAnsi="Cambria Math"/>
                  <w:color w:val="000000"/>
                </w:rPr>
                <m:t>Y</m:t>
              </w:ins>
            </m:r>
          </m:e>
          <m:sub>
            <m:r>
              <w:ins w:id="2356" w:author="Fernandes, Richard (he, him, his | il, le, lui)" w:date="2026-05-15T14:00:00Z" w16du:dateUtc="2026-05-15T18:00:00Z">
                <w:rPr>
                  <w:rFonts w:ascii="Cambria Math" w:hAnsi="Cambria Math"/>
                  <w:color w:val="000000"/>
                </w:rPr>
                <m:t>l</m:t>
              </w:ins>
            </m:r>
          </m:sub>
        </m:sSub>
        <m:r>
          <w:ins w:id="2357" w:author="Fernandes, Richard (he, him, his | il, le, lui)" w:date="2026-05-14T14:16:00Z" w16du:dateUtc="2026-05-14T18:16:00Z">
            <w:rPr>
              <w:rFonts w:ascii="Cambria Math" w:hAnsi="Cambria Math"/>
              <w:color w:val="000000"/>
            </w:rPr>
            <m:t>)</m:t>
          </w:ins>
        </m:r>
      </m:oMath>
      <w:ins w:id="2358" w:author="Fernandes, Richard (he, him, his | il, le, lui)" w:date="2026-05-15T14:00:00Z" w16du:dateUtc="2026-05-15T18:00:00Z">
        <w:r w:rsidR="005447CE">
          <w:rPr>
            <w:color w:val="000000"/>
          </w:rPr>
          <w:t xml:space="preserve"> for </w:t>
        </w:r>
      </w:ins>
      <w:ins w:id="2359" w:author="Fernandes, Richard (he, him, his | il, le, lui)" w:date="2026-05-19T16:05:00Z" w16du:dateUtc="2026-05-19T20:05:00Z">
        <w:r w:rsidR="003061CB">
          <w:rPr>
            <w:color w:val="000000"/>
          </w:rPr>
          <w:t>a</w:t>
        </w:r>
      </w:ins>
      <w:ins w:id="2360" w:author="Fernandes, Richard (he, him, his | il, le, lui)" w:date="2026-05-15T14:00:00Z" w16du:dateUtc="2026-05-15T18:00:00Z">
        <w:r w:rsidR="005447CE">
          <w:rPr>
            <w:color w:val="000000"/>
          </w:rPr>
          <w:t xml:space="preserve"> matchup condition </w:t>
        </w:r>
      </w:ins>
      <w:ins w:id="2361" w:author="Fernandes, Richard (he, him, his | il, le, lui)" w:date="2026-05-19T16:05:00Z" w16du:dateUtc="2026-05-19T20:05:00Z">
        <w:r w:rsidR="00BD53DD">
          <w:rPr>
            <w:color w:val="000000"/>
          </w:rPr>
          <w:t>excluding</w:t>
        </w:r>
      </w:ins>
      <w:ins w:id="2362" w:author="Fernandes, Richard (he, him, his | il, le, lui)" w:date="2026-05-15T14:00:00Z" w16du:dateUtc="2026-05-15T18:00:00Z">
        <w:r w:rsidR="00247840">
          <w:rPr>
            <w:color w:val="000000"/>
          </w:rPr>
          <w:t xml:space="preserve"> instrument measurement conditions</w:t>
        </w:r>
      </w:ins>
      <w:ins w:id="2363" w:author="Fernandes, Richard (he, him, his | il, le, lui)" w:date="2026-05-14T13:55:00Z" w16du:dateUtc="2026-05-14T17:55:00Z">
        <w:r w:rsidR="00F43293">
          <w:rPr>
            <w:color w:val="000000"/>
          </w:rPr>
          <w:t xml:space="preserve">.  </w:t>
        </w:r>
      </w:ins>
      <w:ins w:id="2364" w:author="Fernandes, Richard (he, him, his | il, le, lui)" w:date="2026-05-15T14:01:00Z" w16du:dateUtc="2026-05-15T18:01:00Z">
        <w:r w:rsidR="00297CB2">
          <w:rPr>
            <w:color w:val="000000"/>
          </w:rPr>
          <w:t xml:space="preserve">The </w:t>
        </w:r>
      </w:ins>
      <w:ins w:id="2365" w:author="Fernandes, Richard (he, him, his | il, le, lui)" w:date="2026-05-14T13:55:00Z" w16du:dateUtc="2026-05-14T17:55:00Z">
        <w:r w:rsidR="00F43293">
          <w:rPr>
            <w:color w:val="000000"/>
          </w:rPr>
          <w:t>stability of measu</w:t>
        </w:r>
      </w:ins>
      <w:ins w:id="2366" w:author="Fernandes, Richard (he, him, his | il, le, lui)" w:date="2026-05-14T13:56:00Z" w16du:dateUtc="2026-05-14T17:56:00Z">
        <w:r w:rsidR="00F43293">
          <w:rPr>
            <w:color w:val="000000"/>
          </w:rPr>
          <w:t>rement</w:t>
        </w:r>
        <w:r w:rsidR="00CB7290">
          <w:rPr>
            <w:color w:val="000000"/>
          </w:rPr>
          <w:t xml:space="preserve"> systems are often characterized under controlled conditions</w:t>
        </w:r>
      </w:ins>
      <w:ins w:id="2367" w:author="Fernandes, Richard (he, him, his | il, le, lui)" w:date="2026-05-15T14:01:00Z" w16du:dateUtc="2026-05-15T18:01:00Z">
        <w:r w:rsidR="00297CB2">
          <w:rPr>
            <w:color w:val="000000"/>
          </w:rPr>
          <w:t xml:space="preserve"> (</w:t>
        </w:r>
      </w:ins>
      <w:ins w:id="2368" w:author="Fernandes, Richard (he, him, his | il, le, lui)" w:date="2026-05-15T14:06:00Z" w16du:dateUtc="2026-05-15T18:06:00Z">
        <w:r w:rsidR="002E1A17">
          <w:rPr>
            <w:color w:val="000000"/>
          </w:rPr>
          <w:t>e.g. Pai et al., 2015</w:t>
        </w:r>
      </w:ins>
      <w:ins w:id="2369" w:author="Fernandes, Richard (he, him, his | il, le, lui)" w:date="2026-05-15T14:01:00Z" w16du:dateUtc="2026-05-15T18:01:00Z">
        <w:r w:rsidR="00297CB2">
          <w:rPr>
            <w:color w:val="000000"/>
          </w:rPr>
          <w:t>).  This is</w:t>
        </w:r>
      </w:ins>
      <w:ins w:id="2370" w:author="Fernandes, Richard (he, him, his | il, le, lui)" w:date="2026-05-14T13:56:00Z" w16du:dateUtc="2026-05-14T17:56:00Z">
        <w:r w:rsidR="001F683A">
          <w:rPr>
            <w:color w:val="000000"/>
          </w:rPr>
          <w:t xml:space="preserve"> generally not possible for the range of </w:t>
        </w:r>
      </w:ins>
      <w:ins w:id="2371" w:author="Fernandes, Richard (he, him, his | il, le, lui)" w:date="2026-05-15T14:06:00Z" w16du:dateUtc="2026-05-15T18:06:00Z">
        <w:r w:rsidR="00345F53">
          <w:rPr>
            <w:color w:val="000000"/>
          </w:rPr>
          <w:t xml:space="preserve">measurement </w:t>
        </w:r>
      </w:ins>
      <w:ins w:id="2372" w:author="Fernandes, Richard (he, him, his | il, le, lui)" w:date="2026-05-14T13:56:00Z" w16du:dateUtc="2026-05-14T17:56:00Z">
        <w:r w:rsidR="001F683A">
          <w:rPr>
            <w:color w:val="000000"/>
          </w:rPr>
          <w:t xml:space="preserve"> conditions experienced by LAI/FAPAR products</w:t>
        </w:r>
      </w:ins>
      <w:ins w:id="2373" w:author="Fernandes, Richard (he, him, his | il, le, lui)" w:date="2026-05-14T14:17:00Z" w16du:dateUtc="2026-05-14T18:17:00Z">
        <w:r w:rsidR="00F578AD">
          <w:rPr>
            <w:color w:val="000000"/>
          </w:rPr>
          <w:t xml:space="preserve"> </w:t>
        </w:r>
      </w:ins>
      <w:ins w:id="2374" w:author="Fernandes, Richard (he, him, his | il, le, lui)" w:date="2026-05-15T14:07:00Z" w16du:dateUtc="2026-05-15T18:07:00Z">
        <w:r w:rsidR="00345F53">
          <w:rPr>
            <w:color w:val="000000"/>
          </w:rPr>
          <w:t>for multiple years</w:t>
        </w:r>
      </w:ins>
      <w:ins w:id="2375" w:author="Fernandes, Richard (he, him, his | il, le, lui)" w:date="2026-05-14T13:57:00Z" w16du:dateUtc="2026-05-14T17:57:00Z">
        <w:r w:rsidR="001F683A">
          <w:rPr>
            <w:color w:val="000000"/>
          </w:rPr>
          <w:t>.</w:t>
        </w:r>
      </w:ins>
      <w:ins w:id="2376" w:author="Fernandes, Richard (he, him, his | il, le, lui)" w:date="2026-05-14T14:36:00Z" w16du:dateUtc="2026-05-14T18:36:00Z">
        <w:r w:rsidR="0097042D">
          <w:rPr>
            <w:color w:val="000000"/>
          </w:rPr>
          <w:t xml:space="preserve">  </w:t>
        </w:r>
      </w:ins>
      <w:ins w:id="2377" w:author="Fernandes, Richard (he, him, his | il, le, lui)" w:date="2026-05-19T16:05:00Z" w16du:dateUtc="2026-05-19T20:05:00Z">
        <w:r w:rsidR="00BD53DD">
          <w:rPr>
            <w:color w:val="000000"/>
          </w:rPr>
          <w:t xml:space="preserve"> </w:t>
        </w:r>
      </w:ins>
      <w:ins w:id="2378" w:author="Fernandes, Richard (he, him, his | il, le, lui)" w:date="2026-05-14T14:36:00Z" w16du:dateUtc="2026-05-14T18:36:00Z">
        <w:r w:rsidR="0097042D">
          <w:rPr>
            <w:color w:val="000000"/>
          </w:rPr>
          <w:t>However,</w:t>
        </w:r>
      </w:ins>
      <w:ins w:id="2379" w:author="Fernandes, Richard (he, him, his | il, le, lui)" w:date="2026-05-15T14:11:00Z" w16du:dateUtc="2026-05-15T18:11:00Z">
        <w:r w:rsidR="0094242D">
          <w:rPr>
            <w:color w:val="000000"/>
          </w:rPr>
          <w:t xml:space="preserve"> </w:t>
        </w:r>
      </w:ins>
      <w:ins w:id="2380" w:author="Fernandes, Richard (he, him, his | il, le, lui)" w:date="2026-05-15T14:12:00Z" w16du:dateUtc="2026-05-15T18:12:00Z">
        <w:r w:rsidR="00D6091C">
          <w:rPr>
            <w:color w:val="000000"/>
          </w:rPr>
          <w:t xml:space="preserve">we can </w:t>
        </w:r>
      </w:ins>
      <w:ins w:id="2381" w:author="Fernandes, Richard (he, him, his | il, le, lui)" w:date="2026-05-20T15:31:00Z" w16du:dateUtc="2026-05-20T19:31:00Z">
        <w:r w:rsidR="00A150CB">
          <w:rPr>
            <w:color w:val="000000"/>
          </w:rPr>
          <w:t>use Equaton 5 to estimate</w:t>
        </w:r>
      </w:ins>
      <w:ins w:id="2382" w:author="Fernandes, Richard (he, him, his | il, le, lui)" w:date="2026-05-15T14:12:00Z" w16du:dateUtc="2026-05-15T18:12:00Z">
        <w:r w:rsidR="00D6091C">
          <w:rPr>
            <w:color w:val="000000"/>
          </w:rPr>
          <w:t xml:space="preserve"> </w:t>
        </w:r>
      </w:ins>
      <w:ins w:id="2383" w:author="Fernandes, Richard (he, him, his | il, le, lui)" w:date="2026-05-15T14:13:00Z" w16du:dateUtc="2026-05-15T18:13:00Z">
        <w:r w:rsidR="00D6091C">
          <w:rPr>
            <w:color w:val="000000"/>
          </w:rPr>
          <w:t xml:space="preserve">the bias </w:t>
        </w:r>
        <w:r w:rsidR="00376453">
          <w:rPr>
            <w:color w:val="000000"/>
          </w:rPr>
          <w:t>at the ith matchu</w:t>
        </w:r>
      </w:ins>
      <w:ins w:id="2384" w:author="Fernandes, Richard (he, him, his | il, le, lui)" w:date="2026-05-15T14:14:00Z" w16du:dateUtc="2026-05-15T18:14:00Z">
        <w:r w:rsidR="00376453">
          <w:rPr>
            <w:color w:val="000000"/>
          </w:rPr>
          <w:t xml:space="preserve">p location </w:t>
        </w:r>
      </w:ins>
      <w:ins w:id="2385" w:author="Fernandes, Richard (he, him, his | il, le, lui)" w:date="2026-05-15T14:13:00Z" w16du:dateUtc="2026-05-15T18:13:00Z">
        <w:r w:rsidR="00D6091C">
          <w:rPr>
            <w:color w:val="000000"/>
          </w:rPr>
          <w:t>for</w:t>
        </w:r>
      </w:ins>
      <w:ins w:id="2386" w:author="Fernandes, Richard (he, him, his | il, le, lui)" w:date="2026-05-15T14:15:00Z" w16du:dateUtc="2026-05-15T18:15:00Z">
        <w:r w:rsidR="00DE258F">
          <w:rPr>
            <w:color w:val="000000"/>
          </w:rPr>
          <w:t xml:space="preserve"> any</w:t>
        </w:r>
      </w:ins>
      <w:ins w:id="2387" w:author="Fernandes, Richard (he, him, his | il, le, lui)" w:date="2026-05-15T14:13:00Z" w16du:dateUtc="2026-05-15T18:13:00Z">
        <w:r w:rsidR="00D6091C">
          <w:rPr>
            <w:color w:val="000000"/>
          </w:rPr>
          <w:t xml:space="preserve"> </w:t>
        </w:r>
        <w:r w:rsidR="00936892">
          <w:rPr>
            <w:color w:val="000000"/>
          </w:rPr>
          <w:t xml:space="preserve">year </w:t>
        </w:r>
      </w:ins>
      <m:oMath>
        <m:r>
          <w:ins w:id="2388" w:author="Fernandes, Richard (he, him, his | il, le, lui)" w:date="2026-05-15T14:13:00Z" w16du:dateUtc="2026-05-15T18:13:00Z">
            <w:rPr>
              <w:rFonts w:ascii="Cambria Math" w:hAnsi="Cambria Math"/>
              <w:color w:val="000000"/>
            </w:rPr>
            <m:t>Y</m:t>
          </w:ins>
        </m:r>
      </m:oMath>
      <w:ins w:id="2389" w:author="Fernandes, Richard (he, him, his | il, le, lui)" w:date="2026-05-15T14:14:00Z" w16du:dateUtc="2026-05-15T18:14:00Z">
        <w:r w:rsidR="00376453">
          <w:rPr>
            <w:color w:val="000000"/>
          </w:rPr>
          <w:t xml:space="preserve"> ,</w:t>
        </w:r>
      </w:ins>
      <m:oMath>
        <m:sSub>
          <m:sSubPr>
            <m:ctrlPr>
              <w:ins w:id="2390" w:author="Fernandes, Richard (he, him, his | il, le, lui)" w:date="2026-05-15T14:14:00Z" w16du:dateUtc="2026-05-15T18:14:00Z">
                <w:rPr>
                  <w:rFonts w:ascii="Cambria Math" w:hAnsi="Cambria Math"/>
                  <w:i/>
                  <w:color w:val="000000"/>
                </w:rPr>
              </w:ins>
            </m:ctrlPr>
          </m:sSubPr>
          <m:e>
            <m:acc>
              <m:accPr>
                <m:ctrlPr>
                  <w:ins w:id="2391" w:author="Fernandes, Richard (he, him, his | il, le, lui)" w:date="2026-05-15T14:14:00Z" w16du:dateUtc="2026-05-15T18:14:00Z">
                    <w:rPr>
                      <w:rFonts w:ascii="Cambria Math" w:hAnsi="Cambria Math"/>
                      <w:i/>
                      <w:color w:val="000000"/>
                    </w:rPr>
                  </w:ins>
                </m:ctrlPr>
              </m:accPr>
              <m:e>
                <m:r>
                  <w:ins w:id="2392" w:author="Fernandes, Richard (he, him, his | il, le, lui)" w:date="2026-05-15T14:14:00Z" w16du:dateUtc="2026-05-15T18:14:00Z">
                    <w:rPr>
                      <w:rFonts w:ascii="Cambria Math" w:hAnsi="Cambria Math"/>
                      <w:color w:val="000000"/>
                    </w:rPr>
                    <m:t>b</m:t>
                  </w:ins>
                </m:r>
              </m:e>
            </m:acc>
          </m:e>
          <m:sub>
            <m:r>
              <w:ins w:id="2393" w:author="Fernandes, Richard (he, him, his | il, le, lui)" w:date="2026-05-15T14:14:00Z" w16du:dateUtc="2026-05-15T18:14:00Z">
                <w:rPr>
                  <w:rFonts w:ascii="Cambria Math" w:hAnsi="Cambria Math"/>
                  <w:color w:val="000000"/>
                </w:rPr>
                <m:t>i</m:t>
              </w:ins>
            </m:r>
          </m:sub>
        </m:sSub>
        <m:d>
          <m:dPr>
            <m:ctrlPr>
              <w:ins w:id="2394" w:author="Fernandes, Richard (he, him, his | il, le, lui)" w:date="2026-05-15T14:14:00Z" w16du:dateUtc="2026-05-15T18:14:00Z">
                <w:rPr>
                  <w:rFonts w:ascii="Cambria Math" w:hAnsi="Cambria Math"/>
                  <w:i/>
                  <w:color w:val="000000"/>
                </w:rPr>
              </w:ins>
            </m:ctrlPr>
          </m:dPr>
          <m:e>
            <m:r>
              <w:ins w:id="2395" w:author="Fernandes, Richard (he, him, his | il, le, lui)" w:date="2026-05-19T16:06:00Z" w16du:dateUtc="2026-05-19T20:06:00Z">
                <w:rPr>
                  <w:rFonts w:ascii="Cambria Math" w:hAnsi="Cambria Math"/>
                  <w:color w:val="000000"/>
                </w:rPr>
                <m:t>Y</m:t>
              </w:ins>
            </m:r>
          </m:e>
        </m:d>
      </m:oMath>
      <w:ins w:id="2396" w:author="Fernandes, Richard (he, him, his | il, le, lui)" w:date="2026-05-20T15:31:00Z" w16du:dateUtc="2026-05-20T19:31:00Z">
        <w:r w:rsidR="00A150CB">
          <w:rPr>
            <w:color w:val="000000"/>
          </w:rPr>
          <w:t xml:space="preserve"> by </w:t>
        </w:r>
      </w:ins>
      <w:ins w:id="2397" w:author="Fernandes, Richard (he, him, his | il, le, lui)" w:date="2026-05-20T15:32:00Z" w16du:dateUtc="2026-05-20T19:32:00Z">
        <w:r w:rsidR="00A150CB">
          <w:rPr>
            <w:color w:val="000000"/>
          </w:rPr>
          <w:t xml:space="preserve">setting </w:t>
        </w:r>
      </w:ins>
      <m:oMath>
        <m:r>
          <w:ins w:id="2398" w:author="Fernandes, Richard (he, him, his | il, le, lui)" w:date="2026-05-20T15:32:00Z" w16du:dateUtc="2026-05-20T19:32:00Z">
            <w:rPr>
              <w:rFonts w:ascii="Cambria Math" w:hAnsi="Cambria Math"/>
              <w:color w:val="000000"/>
            </w:rPr>
            <m:t>p</m:t>
          </w:ins>
        </m:r>
        <m:d>
          <m:dPr>
            <m:ctrlPr>
              <w:ins w:id="2399" w:author="Fernandes, Richard (he, him, his | il, le, lui)" w:date="2026-05-20T15:32:00Z" w16du:dateUtc="2026-05-20T19:32:00Z">
                <w:rPr>
                  <w:rFonts w:ascii="Cambria Math" w:hAnsi="Cambria Math"/>
                  <w:i/>
                  <w:color w:val="000000"/>
                </w:rPr>
              </w:ins>
            </m:ctrlPr>
          </m:dPr>
          <m:e>
            <m:sSub>
              <m:sSubPr>
                <m:ctrlPr>
                  <w:ins w:id="2400" w:author="Fernandes, Richard (he, him, his | il, le, lui)" w:date="2026-05-20T15:32:00Z" w16du:dateUtc="2026-05-20T19:32:00Z">
                    <w:rPr>
                      <w:rFonts w:ascii="Cambria Math" w:eastAsia="Cambria Math" w:hAnsi="Cambria Math" w:cs="Cambria Math"/>
                      <w:color w:val="000000"/>
                    </w:rPr>
                  </w:ins>
                </m:ctrlPr>
              </m:sSubPr>
              <m:e>
                <m:bar>
                  <m:barPr>
                    <m:ctrlPr>
                      <w:ins w:id="2401" w:author="Fernandes, Richard (he, him, his | il, le, lui)" w:date="2026-05-20T15:32:00Z" w16du:dateUtc="2026-05-20T19:32:00Z">
                        <w:rPr>
                          <w:rFonts w:ascii="Cambria Math" w:eastAsia="Cambria Math" w:hAnsi="Cambria Math" w:cs="Cambria Math"/>
                          <w:color w:val="000000"/>
                        </w:rPr>
                      </w:ins>
                    </m:ctrlPr>
                  </m:barPr>
                  <m:e>
                    <m:r>
                      <w:ins w:id="2402" w:author="Fernandes, Richard (he, him, his | il, le, lui)" w:date="2026-05-20T15:32:00Z" w16du:dateUtc="2026-05-20T19:32:00Z">
                        <m:rPr>
                          <m:sty m:val="p"/>
                        </m:rPr>
                        <w:rPr>
                          <w:rFonts w:ascii="Cambria Math" w:eastAsia="Cambria Math" w:hAnsi="Cambria Math" w:cs="Cambria Math"/>
                          <w:color w:val="000000"/>
                        </w:rPr>
                        <m:t>x</m:t>
                      </w:ins>
                    </m:r>
                  </m:e>
                </m:bar>
              </m:e>
              <m:sub>
                <m:r>
                  <w:ins w:id="2403" w:author="Fernandes, Richard (he, him, his | il, le, lui)" w:date="2026-05-20T15:32:00Z" w16du:dateUtc="2026-05-20T19:32:00Z">
                    <w:rPr>
                      <w:rFonts w:ascii="Cambria Math" w:eastAsia="Cambria Math" w:hAnsi="Cambria Math" w:cs="Cambria Math"/>
                      <w:color w:val="000000"/>
                    </w:rPr>
                    <m:t>j</m:t>
                  </w:ins>
                </m:r>
              </m:sub>
            </m:sSub>
          </m:e>
          <m:e>
            <m:sSub>
              <m:sSubPr>
                <m:ctrlPr>
                  <w:ins w:id="2404" w:author="Fernandes, Richard (he, him, his | il, le, lui)" w:date="2026-05-20T15:32:00Z" w16du:dateUtc="2026-05-20T19:32:00Z">
                    <w:rPr>
                      <w:rFonts w:ascii="Cambria Math" w:eastAsia="Cambria Math" w:hAnsi="Cambria Math" w:cs="Cambria Math"/>
                      <w:color w:val="000000"/>
                    </w:rPr>
                  </w:ins>
                </m:ctrlPr>
              </m:sSubPr>
              <m:e>
                <m:bar>
                  <m:barPr>
                    <m:ctrlPr>
                      <w:ins w:id="2405" w:author="Fernandes, Richard (he, him, his | il, le, lui)" w:date="2026-05-20T15:32:00Z" w16du:dateUtc="2026-05-20T19:32:00Z">
                        <w:rPr>
                          <w:rFonts w:ascii="Cambria Math" w:eastAsia="Cambria Math" w:hAnsi="Cambria Math" w:cs="Cambria Math"/>
                          <w:color w:val="000000"/>
                        </w:rPr>
                      </w:ins>
                    </m:ctrlPr>
                  </m:barPr>
                  <m:e>
                    <m:r>
                      <w:ins w:id="2406" w:author="Fernandes, Richard (he, him, his | il, le, lui)" w:date="2026-05-20T15:32:00Z" w16du:dateUtc="2026-05-20T19:32:00Z">
                        <m:rPr>
                          <m:sty m:val="p"/>
                        </m:rPr>
                        <w:rPr>
                          <w:rFonts w:ascii="Cambria Math" w:eastAsia="Cambria Math" w:hAnsi="Cambria Math" w:cs="Cambria Math"/>
                          <w:color w:val="000000"/>
                        </w:rPr>
                        <m:t>x</m:t>
                      </w:ins>
                    </m:r>
                  </m:e>
                </m:bar>
              </m:e>
              <m:sub>
                <m:r>
                  <w:ins w:id="2407" w:author="Fernandes, Richard (he, him, his | il, le, lui)" w:date="2026-05-20T15:32:00Z" w16du:dateUtc="2026-05-20T19:32:00Z">
                    <w:rPr>
                      <w:rFonts w:ascii="Cambria Math" w:eastAsia="Cambria Math" w:hAnsi="Cambria Math" w:cs="Cambria Math"/>
                      <w:color w:val="000000"/>
                    </w:rPr>
                    <m:t>i</m:t>
                  </w:ins>
                </m:r>
              </m:sub>
            </m:sSub>
            <m:ctrlPr>
              <w:ins w:id="2408" w:author="Fernandes, Richard (he, him, his | il, le, lui)" w:date="2026-05-20T15:32:00Z" w16du:dateUtc="2026-05-20T19:32:00Z">
                <w:rPr>
                  <w:rFonts w:ascii="Cambria Math" w:eastAsia="Cambria Math" w:hAnsi="Cambria Math" w:cs="Cambria Math"/>
                  <w:i/>
                  <w:color w:val="000000"/>
                </w:rPr>
              </w:ins>
            </m:ctrlPr>
          </m:e>
        </m:d>
        <m:r>
          <w:ins w:id="2409" w:author="Fernandes, Richard (he, him, his | il, le, lui)" w:date="2026-05-20T15:32:00Z" w16du:dateUtc="2026-05-20T19:32:00Z">
            <w:rPr>
              <w:rFonts w:ascii="Cambria Math" w:eastAsia="Cambria Math" w:hAnsi="Cambria Math" w:cs="Cambria Math"/>
              <w:color w:val="000000"/>
            </w:rPr>
            <m:t>=0</m:t>
          </w:ins>
        </m:r>
      </m:oMath>
      <w:ins w:id="2410" w:author="Fernandes, Richard (he, him, his | il, le, lui)" w:date="2026-05-20T15:32:00Z" w16du:dateUtc="2026-05-20T19:32:00Z">
        <w:r w:rsidR="003748AC">
          <w:rPr>
            <w:color w:val="000000"/>
          </w:rPr>
          <w:t xml:space="preserve"> </w:t>
        </w:r>
        <w:r w:rsidR="00845000">
          <w:rPr>
            <w:color w:val="000000"/>
          </w:rPr>
          <w:t xml:space="preserve">if </w:t>
        </w:r>
      </w:ins>
      <m:oMath>
        <m:sSub>
          <m:sSubPr>
            <m:ctrlPr>
              <w:ins w:id="2411" w:author="Fernandes, Richard (he, him, his | il, le, lui)" w:date="2026-05-20T15:32:00Z" w16du:dateUtc="2026-05-20T19:32:00Z">
                <w:rPr>
                  <w:rFonts w:ascii="Cambria Math" w:hAnsi="Cambria Math"/>
                  <w:i/>
                  <w:color w:val="000000"/>
                </w:rPr>
              </w:ins>
            </m:ctrlPr>
          </m:sSubPr>
          <m:e>
            <m:r>
              <w:ins w:id="2412" w:author="Fernandes, Richard (he, him, his | il, le, lui)" w:date="2026-05-20T15:32:00Z" w16du:dateUtc="2026-05-20T19:32:00Z">
                <w:rPr>
                  <w:rFonts w:ascii="Cambria Math" w:hAnsi="Cambria Math"/>
                  <w:color w:val="000000"/>
                </w:rPr>
                <m:t>Y</m:t>
              </w:ins>
            </m:r>
          </m:e>
          <m:sub>
            <m:r>
              <w:ins w:id="2413" w:author="Fernandes, Richard (he, him, his | il, le, lui)" w:date="2026-05-20T15:41:00Z" w16du:dateUtc="2026-05-20T19:41:00Z">
                <w:rPr>
                  <w:rFonts w:ascii="Cambria Math" w:hAnsi="Cambria Math"/>
                  <w:color w:val="000000"/>
                </w:rPr>
                <m:t>j</m:t>
              </w:ins>
            </m:r>
          </m:sub>
        </m:sSub>
        <m:r>
          <w:ins w:id="2414" w:author="Fernandes, Richard (he, him, his | il, le, lui)" w:date="2026-05-20T15:33:00Z" w16du:dateUtc="2026-05-20T19:33:00Z">
            <w:rPr>
              <w:rFonts w:ascii="Cambria Math" w:hAnsi="Cambria Math"/>
              <w:color w:val="000000"/>
            </w:rPr>
            <m:t>≠</m:t>
          </w:ins>
        </m:r>
        <m:sSub>
          <m:sSubPr>
            <m:ctrlPr>
              <w:ins w:id="2415" w:author="Fernandes, Richard (he, him, his | il, le, lui)" w:date="2026-05-20T15:32:00Z" w16du:dateUtc="2026-05-20T19:32:00Z">
                <w:rPr>
                  <w:rFonts w:ascii="Cambria Math" w:hAnsi="Cambria Math"/>
                  <w:i/>
                  <w:color w:val="000000"/>
                </w:rPr>
              </w:ins>
            </m:ctrlPr>
          </m:sSubPr>
          <m:e>
            <m:r>
              <w:ins w:id="2416" w:author="Fernandes, Richard (he, him, his | il, le, lui)" w:date="2026-05-20T15:32:00Z" w16du:dateUtc="2026-05-20T19:32:00Z">
                <w:rPr>
                  <w:rFonts w:ascii="Cambria Math" w:hAnsi="Cambria Math"/>
                  <w:color w:val="000000"/>
                </w:rPr>
                <m:t>Y</m:t>
              </w:ins>
            </m:r>
          </m:e>
          <m:sub>
            <m:r>
              <w:ins w:id="2417" w:author="Fernandes, Richard (he, him, his | il, le, lui)" w:date="2026-05-20T15:41:00Z" w16du:dateUtc="2026-05-20T19:41:00Z">
                <w:rPr>
                  <w:rFonts w:ascii="Cambria Math" w:hAnsi="Cambria Math"/>
                  <w:color w:val="000000"/>
                </w:rPr>
                <m:t>i</m:t>
              </w:ins>
            </m:r>
          </m:sub>
        </m:sSub>
      </m:oMath>
      <w:ins w:id="2418" w:author="Fernandes, Richard (he, him, his | il, le, lui)" w:date="2026-05-20T15:31:00Z" w16du:dateUtc="2026-05-20T19:31:00Z">
        <w:r w:rsidR="00A150CB">
          <w:rPr>
            <w:color w:val="000000"/>
          </w:rPr>
          <w:t xml:space="preserve"> </w:t>
        </w:r>
      </w:ins>
      <w:ins w:id="2419" w:author="Fernandes, Richard (he, him, his | il, le, lui)" w:date="2026-05-14T14:39:00Z" w16du:dateUtc="2026-05-14T18:39:00Z">
        <w:r w:rsidR="00EF119E">
          <w:rPr>
            <w:color w:val="000000"/>
          </w:rPr>
          <w:t xml:space="preserve">.  </w:t>
        </w:r>
      </w:ins>
      <w:ins w:id="2420" w:author="Fernandes, Richard (he, him, his | il, le, lui)" w:date="2026-05-20T15:33:00Z" w16du:dateUtc="2026-05-20T19:33:00Z">
        <w:r w:rsidR="00F31DDB">
          <w:rPr>
            <w:color w:val="000000"/>
          </w:rPr>
          <w:t>The</w:t>
        </w:r>
      </w:ins>
      <w:ins w:id="2421" w:author="Fernandes, Richard (he, him, his | il, le, lui)" w:date="2026-05-15T14:18:00Z" w16du:dateUtc="2026-05-15T18:18:00Z">
        <w:r w:rsidR="006908DC">
          <w:rPr>
            <w:color w:val="000000"/>
          </w:rPr>
          <w:t xml:space="preserve"> stability </w:t>
        </w:r>
      </w:ins>
      <w:ins w:id="2422" w:author="Fernandes, Richard (he, him, his | il, le, lui)" w:date="2026-05-15T14:21:00Z" w16du:dateUtc="2026-05-15T18:21:00Z">
        <w:r w:rsidR="001C75D7">
          <w:rPr>
            <w:color w:val="000000"/>
          </w:rPr>
          <w:t xml:space="preserve">for </w:t>
        </w:r>
      </w:ins>
      <w:ins w:id="2423" w:author="Fernandes, Richard (he, him, his | il, le, lui)" w:date="2026-05-20T15:35:00Z" w16du:dateUtc="2026-05-20T19:35:00Z">
        <w:r w:rsidR="00F31DDB">
          <w:rPr>
            <w:color w:val="000000"/>
          </w:rPr>
          <w:t>the ith matchup</w:t>
        </w:r>
      </w:ins>
      <w:ins w:id="2424" w:author="Fernandes, Richard (he, him, his | il, le, lui)" w:date="2026-05-15T14:21:00Z" w16du:dateUtc="2026-05-15T18:21:00Z">
        <w:r w:rsidR="001C75D7">
          <w:rPr>
            <w:color w:val="000000"/>
          </w:rPr>
          <w:t xml:space="preserve"> </w:t>
        </w:r>
      </w:ins>
      <w:ins w:id="2425" w:author="Fernandes, Richard (he, him, his | il, le, lui)" w:date="2026-05-20T15:33:00Z" w16du:dateUtc="2026-05-20T19:33:00Z">
        <w:r w:rsidR="00F31DDB">
          <w:rPr>
            <w:color w:val="000000"/>
          </w:rPr>
          <w:t xml:space="preserve">can then be estimated using </w:t>
        </w:r>
      </w:ins>
      <w:ins w:id="2426" w:author="Fernandes, Richard (he, him, his | il, le, lui)" w:date="2026-05-20T15:34:00Z" w16du:dateUtc="2026-05-20T19:34:00Z">
        <w:r w:rsidR="00F31DDB">
          <w:rPr>
            <w:color w:val="000000"/>
          </w:rPr>
          <w:t xml:space="preserve">the weighted median of stability for </w:t>
        </w:r>
      </w:ins>
      <w:ins w:id="2427" w:author="Fernandes, Richard (he, him, his | il, le, lui)" w:date="2026-05-20T15:33:00Z" w16du:dateUtc="2026-05-20T19:33:00Z">
        <w:r w:rsidR="00F31DDB">
          <w:rPr>
            <w:color w:val="000000"/>
          </w:rPr>
          <w:t xml:space="preserve">all pairwise combinations </w:t>
        </w:r>
      </w:ins>
      <m:oMath>
        <m:sSub>
          <m:sSubPr>
            <m:ctrlPr>
              <w:ins w:id="2428" w:author="Fernandes, Richard (he, him, his | il, le, lui)" w:date="2026-05-20T15:34:00Z" w16du:dateUtc="2026-05-20T19:34:00Z">
                <w:rPr>
                  <w:rFonts w:ascii="Cambria Math" w:hAnsi="Cambria Math"/>
                  <w:i/>
                  <w:color w:val="000000"/>
                </w:rPr>
              </w:ins>
            </m:ctrlPr>
          </m:sSubPr>
          <m:e>
            <m:r>
              <w:ins w:id="2429" w:author="Fernandes, Richard (he, him, his | il, le, lui)" w:date="2026-05-20T15:34:00Z" w16du:dateUtc="2026-05-20T19:34:00Z">
                <w:rPr>
                  <w:rFonts w:ascii="Cambria Math" w:hAnsi="Cambria Math"/>
                  <w:color w:val="000000"/>
                </w:rPr>
                <m:t>Y</m:t>
              </w:ins>
            </m:r>
          </m:e>
          <m:sub>
            <m:r>
              <w:ins w:id="2430" w:author="Fernandes, Richard (he, him, his | il, le, lui)" w:date="2026-05-20T15:34:00Z" w16du:dateUtc="2026-05-20T19:34:00Z">
                <w:rPr>
                  <w:rFonts w:ascii="Cambria Math" w:hAnsi="Cambria Math"/>
                  <w:color w:val="000000"/>
                </w:rPr>
                <m:t>k</m:t>
              </w:ins>
            </m:r>
          </m:sub>
        </m:sSub>
        <m:r>
          <w:ins w:id="2431" w:author="Fernandes, Richard (he, him, his | il, le, lui)" w:date="2026-05-20T15:34:00Z" w16du:dateUtc="2026-05-20T19:34:00Z">
            <w:rPr>
              <w:rFonts w:ascii="Cambria Math" w:hAnsi="Cambria Math"/>
              <w:color w:val="000000"/>
            </w:rPr>
            <m:t>,</m:t>
          </w:ins>
        </m:r>
        <m:sSub>
          <m:sSubPr>
            <m:ctrlPr>
              <w:ins w:id="2432" w:author="Fernandes, Richard (he, him, his | il, le, lui)" w:date="2026-05-20T15:34:00Z" w16du:dateUtc="2026-05-20T19:34:00Z">
                <w:rPr>
                  <w:rFonts w:ascii="Cambria Math" w:hAnsi="Cambria Math"/>
                  <w:i/>
                  <w:color w:val="000000"/>
                </w:rPr>
              </w:ins>
            </m:ctrlPr>
          </m:sSubPr>
          <m:e>
            <m:r>
              <w:ins w:id="2433" w:author="Fernandes, Richard (he, him, his | il, le, lui)" w:date="2026-05-20T15:34:00Z" w16du:dateUtc="2026-05-20T19:34:00Z">
                <w:rPr>
                  <w:rFonts w:ascii="Cambria Math" w:hAnsi="Cambria Math"/>
                  <w:color w:val="000000"/>
                </w:rPr>
                <m:t>Y</m:t>
              </w:ins>
            </m:r>
          </m:e>
          <m:sub>
            <m:r>
              <w:ins w:id="2434" w:author="Fernandes, Richard (he, him, his | il, le, lui)" w:date="2026-05-20T15:34:00Z" w16du:dateUtc="2026-05-20T19:34:00Z">
                <w:rPr>
                  <w:rFonts w:ascii="Cambria Math" w:hAnsi="Cambria Math"/>
                  <w:color w:val="000000"/>
                </w:rPr>
                <m:t>l</m:t>
              </w:ins>
            </m:r>
          </m:sub>
        </m:sSub>
      </m:oMath>
      <w:ins w:id="2435" w:author="Fernandes, Richard (he, him, his | il, le, lui)" w:date="2026-05-28T14:46:00Z" w16du:dateUtc="2026-05-28T18:46:00Z">
        <w:r w:rsidR="006A6F37">
          <w:rPr>
            <w:color w:val="000000"/>
          </w:rPr>
          <w:t xml:space="preserve">, </w:t>
        </w:r>
      </w:ins>
    </w:p>
    <w:p w14:paraId="2EEC6B31" w14:textId="77777777" w:rsidR="00072E47" w:rsidRDefault="00072E47" w:rsidP="00586035">
      <w:pPr>
        <w:pBdr>
          <w:top w:val="nil"/>
          <w:left w:val="nil"/>
          <w:bottom w:val="nil"/>
          <w:right w:val="nil"/>
          <w:between w:val="nil"/>
        </w:pBdr>
        <w:spacing w:after="0" w:line="360" w:lineRule="auto"/>
        <w:rPr>
          <w:ins w:id="2436" w:author="Fernandes, Richard (he, him, his | il, le, lui)" w:date="2026-05-14T14:04:00Z" w16du:dateUtc="2026-05-14T18:04:00Z"/>
          <w:color w:val="000000"/>
        </w:rPr>
      </w:pPr>
    </w:p>
    <w:p w14:paraId="72E3E277" w14:textId="771B84F5" w:rsidR="00072E47" w:rsidRPr="00902E03" w:rsidRDefault="00DD64EF" w:rsidP="00072E47">
      <w:pPr>
        <w:pBdr>
          <w:top w:val="nil"/>
          <w:left w:val="nil"/>
          <w:bottom w:val="nil"/>
          <w:right w:val="nil"/>
          <w:between w:val="nil"/>
        </w:pBdr>
        <w:spacing w:after="0" w:line="360" w:lineRule="auto"/>
        <w:rPr>
          <w:ins w:id="2437" w:author="Fernandes, Richard (he, him, his | il, le, lui)" w:date="2026-05-14T14:04:00Z" w16du:dateUtc="2026-05-14T18:04:00Z"/>
          <w:color w:val="000000"/>
        </w:rPr>
      </w:pPr>
      <m:oMath>
        <m:acc>
          <m:accPr>
            <m:ctrlPr>
              <w:ins w:id="2438" w:author="Fernandes, Richard (he, him, his | il, le, lui)" w:date="2026-05-28T14:49:00Z" w16du:dateUtc="2026-05-28T18:49:00Z">
                <w:rPr>
                  <w:rFonts w:ascii="Cambria Math" w:hAnsi="Cambria Math"/>
                  <w:i/>
                  <w:color w:val="000000"/>
                </w:rPr>
              </w:ins>
            </m:ctrlPr>
          </m:accPr>
          <m:e>
            <m:r>
              <w:ins w:id="2439" w:author="Fernandes, Richard (he, him, his | il, le, lui)" w:date="2026-05-28T14:49:00Z" w16du:dateUtc="2026-05-28T18:49:00Z">
                <w:rPr>
                  <w:rFonts w:ascii="Cambria Math" w:hAnsi="Cambria Math"/>
                  <w:color w:val="000000"/>
                </w:rPr>
                <m:t>s</m:t>
              </w:ins>
            </m:r>
          </m:e>
        </m:acc>
        <m:r>
          <w:ins w:id="2440" w:author="Fernandes, Richard (he, him, his | il, le, lui)" w:date="2026-05-14T14:04:00Z" w16du:dateUtc="2026-05-14T18:04:00Z">
            <w:rPr>
              <w:rFonts w:ascii="Cambria Math" w:hAnsi="Cambria Math"/>
              <w:color w:val="000000"/>
            </w:rPr>
            <m:t>=</m:t>
          </w:ins>
        </m:r>
        <m:func>
          <m:funcPr>
            <m:ctrlPr>
              <w:ins w:id="2441" w:author="Fernandes, Richard (he, him, his | il, le, lui)" w:date="2026-05-14T14:26:00Z" w16du:dateUtc="2026-05-14T18:26:00Z">
                <w:rPr>
                  <w:rFonts w:ascii="Cambria Math" w:hAnsi="Cambria Math"/>
                  <w:i/>
                  <w:color w:val="000000"/>
                </w:rPr>
              </w:ins>
            </m:ctrlPr>
          </m:funcPr>
          <m:fName>
            <m:limLow>
              <m:limLowPr>
                <m:ctrlPr>
                  <w:ins w:id="2442" w:author="Fernandes, Richard (he, him, his | il, le, lui)" w:date="2026-05-14T14:26:00Z" w16du:dateUtc="2026-05-14T18:26:00Z">
                    <w:rPr>
                      <w:rFonts w:ascii="Cambria Math" w:hAnsi="Cambria Math"/>
                      <w:i/>
                      <w:color w:val="000000"/>
                    </w:rPr>
                  </w:ins>
                </m:ctrlPr>
              </m:limLowPr>
              <m:e>
                <m:r>
                  <w:ins w:id="2443" w:author="Fernandes, Richard (he, him, his | il, le, lui)" w:date="2026-05-14T14:26:00Z" w16du:dateUtc="2026-05-14T18:26:00Z">
                    <m:rPr>
                      <m:sty m:val="p"/>
                    </m:rPr>
                    <w:rPr>
                      <w:rFonts w:ascii="Cambria Math" w:hAnsi="Cambria Math"/>
                      <w:color w:val="000000"/>
                    </w:rPr>
                    <m:t>Mdn</m:t>
                  </w:ins>
                </m:r>
                <m:r>
                  <w:ins w:id="2444" w:author="Fernandes, Richard (he, him, his | il, le, lui)" w:date="2026-05-14T14:27:00Z" w16du:dateUtc="2026-05-14T18:27:00Z">
                    <m:rPr>
                      <m:sty m:val="p"/>
                    </m:rPr>
                    <w:rPr>
                      <w:rFonts w:ascii="Cambria Math" w:hAnsi="Cambria Math"/>
                      <w:color w:val="000000"/>
                    </w:rPr>
                    <m:t>W</m:t>
                  </w:ins>
                </m:r>
              </m:e>
              <m:lim>
                <m:r>
                  <w:ins w:id="2445" w:author="Fernandes, Richard (he, him, his | il, le, lui)" w:date="2026-05-14T14:47:00Z" w16du:dateUtc="2026-05-14T18:47:00Z">
                    <w:rPr>
                      <w:rFonts w:ascii="Cambria Math" w:hAnsi="Cambria Math"/>
                      <w:color w:val="000000"/>
                    </w:rPr>
                    <m:t>k≠l</m:t>
                  </w:ins>
                </m:r>
              </m:lim>
            </m:limLow>
          </m:fName>
          <m:e>
            <m:d>
              <m:dPr>
                <m:ctrlPr>
                  <w:ins w:id="2446" w:author="Fernandes, Richard (he, him, his | il, le, lui)" w:date="2026-05-14T14:27:00Z" w16du:dateUtc="2026-05-14T18:27:00Z">
                    <w:rPr>
                      <w:rFonts w:ascii="Cambria Math" w:hAnsi="Cambria Math"/>
                      <w:i/>
                      <w:color w:val="000000"/>
                    </w:rPr>
                  </w:ins>
                </m:ctrlPr>
              </m:dPr>
              <m:e>
                <m:d>
                  <m:dPr>
                    <m:begChr m:val="|"/>
                    <m:endChr m:val="|"/>
                    <m:ctrlPr>
                      <w:ins w:id="2447" w:author="Fernandes, Richard (he, him, his | il, le, lui)" w:date="2026-05-14T14:27:00Z" w16du:dateUtc="2026-05-14T18:27:00Z">
                        <w:rPr>
                          <w:rFonts w:ascii="Cambria Math" w:hAnsi="Cambria Math"/>
                          <w:i/>
                          <w:color w:val="000000"/>
                        </w:rPr>
                      </w:ins>
                    </m:ctrlPr>
                  </m:dPr>
                  <m:e>
                    <m:sSub>
                      <m:sSubPr>
                        <m:ctrlPr>
                          <w:ins w:id="2448" w:author="Fernandes, Richard (he, him, his | il, le, lui)" w:date="2026-05-28T14:45:00Z" w16du:dateUtc="2026-05-28T18:45:00Z">
                            <w:rPr>
                              <w:rFonts w:ascii="Cambria Math" w:hAnsi="Cambria Math"/>
                              <w:i/>
                              <w:color w:val="000000"/>
                            </w:rPr>
                          </w:ins>
                        </m:ctrlPr>
                      </m:sSubPr>
                      <m:e>
                        <m:acc>
                          <m:accPr>
                            <m:ctrlPr>
                              <w:ins w:id="2449" w:author="Fernandes, Richard (he, him, his | il, le, lui)" w:date="2026-05-28T14:45:00Z" w16du:dateUtc="2026-05-28T18:45:00Z">
                                <w:rPr>
                                  <w:rFonts w:ascii="Cambria Math" w:hAnsi="Cambria Math"/>
                                  <w:i/>
                                  <w:color w:val="000000"/>
                                </w:rPr>
                              </w:ins>
                            </m:ctrlPr>
                          </m:accPr>
                          <m:e>
                            <m:r>
                              <w:ins w:id="2450" w:author="Fernandes, Richard (he, him, his | il, le, lui)" w:date="2026-05-28T14:45:00Z" w16du:dateUtc="2026-05-28T18:45:00Z">
                                <w:rPr>
                                  <w:rFonts w:ascii="Cambria Math" w:hAnsi="Cambria Math"/>
                                  <w:color w:val="000000"/>
                                </w:rPr>
                                <m:t>s</m:t>
                              </w:ins>
                            </m:r>
                          </m:e>
                        </m:acc>
                      </m:e>
                      <m:sub>
                        <m:r>
                          <w:ins w:id="2451" w:author="Fernandes, Richard (he, him, his | il, le, lui)" w:date="2026-05-28T14:45:00Z" w16du:dateUtc="2026-05-28T18:45:00Z">
                            <w:rPr>
                              <w:rFonts w:ascii="Cambria Math" w:hAnsi="Cambria Math"/>
                              <w:color w:val="000000"/>
                            </w:rPr>
                            <m:t>k,l</m:t>
                          </w:ins>
                        </m:r>
                      </m:sub>
                    </m:sSub>
                  </m:e>
                </m:d>
                <m:r>
                  <w:ins w:id="2452" w:author="Fernandes, Richard (he, him, his | il, le, lui)" w:date="2026-05-14T14:28:00Z" w16du:dateUtc="2026-05-14T18:28:00Z">
                    <w:rPr>
                      <w:rFonts w:ascii="Cambria Math" w:hAnsi="Cambria Math"/>
                      <w:color w:val="000000"/>
                    </w:rPr>
                    <m:t>,</m:t>
                  </w:ins>
                </m:r>
                <m:sSub>
                  <m:sSubPr>
                    <m:ctrlPr>
                      <w:ins w:id="2453" w:author="Fernandes, Richard (he, him, his | il, le, lui)" w:date="2026-05-19T16:08:00Z" w16du:dateUtc="2026-05-19T20:08:00Z">
                        <w:rPr>
                          <w:rFonts w:ascii="Cambria Math" w:hAnsi="Cambria Math"/>
                          <w:i/>
                          <w:color w:val="000000"/>
                        </w:rPr>
                      </w:ins>
                    </m:ctrlPr>
                  </m:sSubPr>
                  <m:e>
                    <m:r>
                      <w:ins w:id="2454" w:author="Fernandes, Richard (he, him, his | il, le, lui)" w:date="2026-05-20T15:34:00Z" w16du:dateUtc="2026-05-20T19:34:00Z">
                        <w:rPr>
                          <w:rFonts w:ascii="Cambria Math" w:hAnsi="Cambria Math"/>
                          <w:color w:val="000000"/>
                        </w:rPr>
                        <m:t>ω</m:t>
                      </w:ins>
                    </m:r>
                  </m:e>
                  <m:sub>
                    <m:r>
                      <w:ins w:id="2455" w:author="Fernandes, Richard (he, him, his | il, le, lui)" w:date="2026-05-28T14:42:00Z" w16du:dateUtc="2026-05-28T18:42:00Z">
                        <w:rPr>
                          <w:rFonts w:ascii="Cambria Math" w:hAnsi="Cambria Math"/>
                          <w:color w:val="000000"/>
                        </w:rPr>
                        <m:t>k,l</m:t>
                      </w:ins>
                    </m:r>
                  </m:sub>
                </m:sSub>
              </m:e>
            </m:d>
          </m:e>
        </m:func>
      </m:oMath>
      <w:ins w:id="2456" w:author="Fernandes, Richard (he, him, his | il, le, lui)" w:date="2026-05-19T16:14:00Z" w16du:dateUtc="2026-05-19T20:14:00Z">
        <w:r w:rsidR="00882217">
          <w:rPr>
            <w:color w:val="000000"/>
          </w:rPr>
          <w:tab/>
        </w:r>
        <w:r w:rsidR="00882217">
          <w:rPr>
            <w:color w:val="000000"/>
          </w:rPr>
          <w:tab/>
        </w:r>
        <w:r w:rsidR="00882217">
          <w:rPr>
            <w:color w:val="000000"/>
          </w:rPr>
          <w:tab/>
        </w:r>
        <w:r w:rsidR="00882217">
          <w:rPr>
            <w:color w:val="000000"/>
          </w:rPr>
          <w:tab/>
        </w:r>
        <w:r w:rsidR="00882217">
          <w:rPr>
            <w:color w:val="000000"/>
          </w:rPr>
          <w:tab/>
        </w:r>
        <w:r w:rsidR="00882217">
          <w:rPr>
            <w:color w:val="000000"/>
          </w:rPr>
          <w:tab/>
        </w:r>
        <w:r w:rsidR="00882217">
          <w:rPr>
            <w:color w:val="000000"/>
          </w:rPr>
          <w:tab/>
        </w:r>
        <w:r w:rsidR="00882217">
          <w:rPr>
            <w:color w:val="000000"/>
          </w:rPr>
          <w:tab/>
          <w:t>(13)</w:t>
        </w:r>
      </w:ins>
    </w:p>
    <w:p w14:paraId="09C0CE93" w14:textId="77777777" w:rsidR="00B93516" w:rsidRDefault="00B93516" w:rsidP="00586035">
      <w:pPr>
        <w:pBdr>
          <w:top w:val="nil"/>
          <w:left w:val="nil"/>
          <w:bottom w:val="nil"/>
          <w:right w:val="nil"/>
          <w:between w:val="nil"/>
        </w:pBdr>
        <w:spacing w:after="0" w:line="360" w:lineRule="auto"/>
        <w:rPr>
          <w:ins w:id="2457" w:author="Fernandes, Richard (he, him, his | il, le, lui)" w:date="2026-05-28T14:44:00Z" w16du:dateUtc="2026-05-28T18:44:00Z"/>
          <w:color w:val="000000"/>
        </w:rPr>
      </w:pPr>
    </w:p>
    <w:p w14:paraId="6E32B062" w14:textId="232E40E0" w:rsidR="0088446C" w:rsidRDefault="00DD64EF" w:rsidP="00586035">
      <w:pPr>
        <w:pBdr>
          <w:top w:val="nil"/>
          <w:left w:val="nil"/>
          <w:bottom w:val="nil"/>
          <w:right w:val="nil"/>
          <w:between w:val="nil"/>
        </w:pBdr>
        <w:spacing w:after="0" w:line="360" w:lineRule="auto"/>
        <w:rPr>
          <w:ins w:id="2458" w:author="Fernandes, Richard (he, him, his | il, le, lui)" w:date="2026-05-14T14:10:00Z" w16du:dateUtc="2026-05-14T18:10:00Z"/>
          <w:color w:val="000000"/>
        </w:rPr>
      </w:pPr>
      <m:oMath>
        <m:sSub>
          <m:sSubPr>
            <m:ctrlPr>
              <w:ins w:id="2459" w:author="Fernandes, Richard (he, him, his | il, le, lui)" w:date="2026-05-28T14:45:00Z" w16du:dateUtc="2026-05-28T18:45:00Z">
                <w:rPr>
                  <w:rFonts w:ascii="Cambria Math" w:hAnsi="Cambria Math"/>
                  <w:i/>
                  <w:color w:val="000000"/>
                </w:rPr>
              </w:ins>
            </m:ctrlPr>
          </m:sSubPr>
          <m:e>
            <m:acc>
              <m:accPr>
                <m:ctrlPr>
                  <w:ins w:id="2460" w:author="Fernandes, Richard (he, him, his | il, le, lui)" w:date="2026-05-28T14:45:00Z" w16du:dateUtc="2026-05-28T18:45:00Z">
                    <w:rPr>
                      <w:rFonts w:ascii="Cambria Math" w:hAnsi="Cambria Math"/>
                      <w:i/>
                      <w:color w:val="000000"/>
                    </w:rPr>
                  </w:ins>
                </m:ctrlPr>
              </m:accPr>
              <m:e>
                <m:r>
                  <w:ins w:id="2461" w:author="Fernandes, Richard (he, him, his | il, le, lui)" w:date="2026-05-28T14:45:00Z" w16du:dateUtc="2026-05-28T18:45:00Z">
                    <w:rPr>
                      <w:rFonts w:ascii="Cambria Math" w:hAnsi="Cambria Math"/>
                      <w:color w:val="000000"/>
                    </w:rPr>
                    <m:t>s</m:t>
                  </w:ins>
                </m:r>
              </m:e>
            </m:acc>
          </m:e>
          <m:sub>
            <m:r>
              <w:ins w:id="2462" w:author="Fernandes, Richard (he, him, his | il, le, lui)" w:date="2026-05-28T14:45:00Z" w16du:dateUtc="2026-05-28T18:45:00Z">
                <w:rPr>
                  <w:rFonts w:ascii="Cambria Math" w:hAnsi="Cambria Math"/>
                  <w:color w:val="000000"/>
                </w:rPr>
                <m:t>k,l</m:t>
              </w:ins>
            </m:r>
          </m:sub>
        </m:sSub>
        <m:r>
          <w:ins w:id="2463" w:author="Fernandes, Richard (he, him, his | il, le, lui)" w:date="2026-05-28T14:45:00Z" w16du:dateUtc="2026-05-28T18:45:00Z">
            <w:rPr>
              <w:rFonts w:ascii="Cambria Math" w:hAnsi="Cambria Math"/>
              <w:color w:val="000000"/>
            </w:rPr>
            <m:t>=</m:t>
          </w:ins>
        </m:r>
        <m:f>
          <m:fPr>
            <m:ctrlPr>
              <w:ins w:id="2464" w:author="Fernandes, Richard (he, him, his | il, le, lui)" w:date="2026-05-28T14:44:00Z" w16du:dateUtc="2026-05-28T18:44:00Z">
                <w:rPr>
                  <w:rFonts w:ascii="Cambria Math" w:hAnsi="Cambria Math"/>
                  <w:i/>
                  <w:color w:val="000000"/>
                </w:rPr>
              </w:ins>
            </m:ctrlPr>
          </m:fPr>
          <m:num>
            <m:sSub>
              <m:sSubPr>
                <m:ctrlPr>
                  <w:ins w:id="2465" w:author="Fernandes, Richard (he, him, his | il, le, lui)" w:date="2026-05-28T14:44:00Z" w16du:dateUtc="2026-05-28T18:44:00Z">
                    <w:rPr>
                      <w:rFonts w:ascii="Cambria Math" w:hAnsi="Cambria Math"/>
                      <w:i/>
                      <w:color w:val="000000"/>
                    </w:rPr>
                  </w:ins>
                </m:ctrlPr>
              </m:sSubPr>
              <m:e>
                <m:acc>
                  <m:accPr>
                    <m:ctrlPr>
                      <w:ins w:id="2466" w:author="Fernandes, Richard (he, him, his | il, le, lui)" w:date="2026-05-28T14:44:00Z" w16du:dateUtc="2026-05-28T18:44:00Z">
                        <w:rPr>
                          <w:rFonts w:ascii="Cambria Math" w:hAnsi="Cambria Math"/>
                          <w:i/>
                          <w:color w:val="000000"/>
                        </w:rPr>
                      </w:ins>
                    </m:ctrlPr>
                  </m:accPr>
                  <m:e>
                    <m:r>
                      <w:ins w:id="2467" w:author="Fernandes, Richard (he, him, his | il, le, lui)" w:date="2026-05-28T14:44:00Z" w16du:dateUtc="2026-05-28T18:44:00Z">
                        <w:rPr>
                          <w:rFonts w:ascii="Cambria Math" w:hAnsi="Cambria Math"/>
                          <w:color w:val="000000"/>
                        </w:rPr>
                        <m:t>b</m:t>
                      </w:ins>
                    </m:r>
                  </m:e>
                </m:acc>
              </m:e>
              <m:sub>
                <m:r>
                  <w:ins w:id="2468" w:author="Fernandes, Richard (he, him, his | il, le, lui)" w:date="2026-05-28T14:44:00Z" w16du:dateUtc="2026-05-28T18:44:00Z">
                    <w:rPr>
                      <w:rFonts w:ascii="Cambria Math" w:hAnsi="Cambria Math"/>
                      <w:color w:val="000000"/>
                    </w:rPr>
                    <m:t>i</m:t>
                  </w:ins>
                </m:r>
              </m:sub>
            </m:sSub>
            <m:d>
              <m:dPr>
                <m:ctrlPr>
                  <w:ins w:id="2469" w:author="Fernandes, Richard (he, him, his | il, le, lui)" w:date="2026-05-28T14:44:00Z" w16du:dateUtc="2026-05-28T18:44:00Z">
                    <w:rPr>
                      <w:rFonts w:ascii="Cambria Math" w:hAnsi="Cambria Math"/>
                      <w:i/>
                      <w:color w:val="000000"/>
                    </w:rPr>
                  </w:ins>
                </m:ctrlPr>
              </m:dPr>
              <m:e>
                <m:sSub>
                  <m:sSubPr>
                    <m:ctrlPr>
                      <w:ins w:id="2470" w:author="Fernandes, Richard (he, him, his | il, le, lui)" w:date="2026-05-28T14:44:00Z" w16du:dateUtc="2026-05-28T18:44:00Z">
                        <w:rPr>
                          <w:rFonts w:ascii="Cambria Math" w:hAnsi="Cambria Math"/>
                          <w:i/>
                          <w:color w:val="000000"/>
                        </w:rPr>
                      </w:ins>
                    </m:ctrlPr>
                  </m:sSubPr>
                  <m:e>
                    <m:r>
                      <w:ins w:id="2471" w:author="Fernandes, Richard (he, him, his | il, le, lui)" w:date="2026-05-28T14:44:00Z" w16du:dateUtc="2026-05-28T18:44:00Z">
                        <w:rPr>
                          <w:rFonts w:ascii="Cambria Math" w:hAnsi="Cambria Math"/>
                          <w:color w:val="000000"/>
                        </w:rPr>
                        <m:t>Y</m:t>
                      </w:ins>
                    </m:r>
                  </m:e>
                  <m:sub>
                    <m:r>
                      <w:ins w:id="2472" w:author="Fernandes, Richard (he, him, his | il, le, lui)" w:date="2026-05-28T14:44:00Z" w16du:dateUtc="2026-05-28T18:44:00Z">
                        <w:rPr>
                          <w:rFonts w:ascii="Cambria Math" w:hAnsi="Cambria Math"/>
                          <w:color w:val="000000"/>
                        </w:rPr>
                        <m:t>l</m:t>
                      </w:ins>
                    </m:r>
                  </m:sub>
                </m:sSub>
              </m:e>
            </m:d>
            <m:r>
              <w:ins w:id="2473" w:author="Fernandes, Richard (he, him, his | il, le, lui)" w:date="2026-05-28T14:44:00Z" w16du:dateUtc="2026-05-28T18:44:00Z">
                <w:rPr>
                  <w:rFonts w:ascii="Cambria Math" w:hAnsi="Cambria Math"/>
                  <w:color w:val="000000"/>
                </w:rPr>
                <m:t>-</m:t>
              </w:ins>
            </m:r>
            <m:sSub>
              <m:sSubPr>
                <m:ctrlPr>
                  <w:ins w:id="2474" w:author="Fernandes, Richard (he, him, his | il, le, lui)" w:date="2026-05-28T14:44:00Z" w16du:dateUtc="2026-05-28T18:44:00Z">
                    <w:rPr>
                      <w:rFonts w:ascii="Cambria Math" w:hAnsi="Cambria Math"/>
                      <w:i/>
                      <w:color w:val="000000"/>
                    </w:rPr>
                  </w:ins>
                </m:ctrlPr>
              </m:sSubPr>
              <m:e>
                <m:acc>
                  <m:accPr>
                    <m:ctrlPr>
                      <w:ins w:id="2475" w:author="Fernandes, Richard (he, him, his | il, le, lui)" w:date="2026-05-28T14:44:00Z" w16du:dateUtc="2026-05-28T18:44:00Z">
                        <w:rPr>
                          <w:rFonts w:ascii="Cambria Math" w:hAnsi="Cambria Math"/>
                          <w:i/>
                          <w:color w:val="000000"/>
                        </w:rPr>
                      </w:ins>
                    </m:ctrlPr>
                  </m:accPr>
                  <m:e>
                    <m:r>
                      <w:ins w:id="2476" w:author="Fernandes, Richard (he, him, his | il, le, lui)" w:date="2026-05-28T14:44:00Z" w16du:dateUtc="2026-05-28T18:44:00Z">
                        <w:rPr>
                          <w:rFonts w:ascii="Cambria Math" w:hAnsi="Cambria Math"/>
                          <w:color w:val="000000"/>
                        </w:rPr>
                        <m:t>b</m:t>
                      </w:ins>
                    </m:r>
                  </m:e>
                </m:acc>
              </m:e>
              <m:sub>
                <m:r>
                  <w:ins w:id="2477" w:author="Fernandes, Richard (he, him, his | il, le, lui)" w:date="2026-05-28T14:44:00Z" w16du:dateUtc="2026-05-28T18:44:00Z">
                    <w:rPr>
                      <w:rFonts w:ascii="Cambria Math" w:hAnsi="Cambria Math"/>
                      <w:color w:val="000000"/>
                    </w:rPr>
                    <m:t>i</m:t>
                  </w:ins>
                </m:r>
              </m:sub>
            </m:sSub>
            <m:d>
              <m:dPr>
                <m:ctrlPr>
                  <w:ins w:id="2478" w:author="Fernandes, Richard (he, him, his | il, le, lui)" w:date="2026-05-28T14:44:00Z" w16du:dateUtc="2026-05-28T18:44:00Z">
                    <w:rPr>
                      <w:rFonts w:ascii="Cambria Math" w:hAnsi="Cambria Math"/>
                      <w:i/>
                      <w:color w:val="000000"/>
                    </w:rPr>
                  </w:ins>
                </m:ctrlPr>
              </m:dPr>
              <m:e>
                <m:sSub>
                  <m:sSubPr>
                    <m:ctrlPr>
                      <w:ins w:id="2479" w:author="Fernandes, Richard (he, him, his | il, le, lui)" w:date="2026-05-28T14:44:00Z" w16du:dateUtc="2026-05-28T18:44:00Z">
                        <w:rPr>
                          <w:rFonts w:ascii="Cambria Math" w:hAnsi="Cambria Math"/>
                          <w:i/>
                          <w:color w:val="000000"/>
                        </w:rPr>
                      </w:ins>
                    </m:ctrlPr>
                  </m:sSubPr>
                  <m:e>
                    <m:r>
                      <w:ins w:id="2480" w:author="Fernandes, Richard (he, him, his | il, le, lui)" w:date="2026-05-28T14:44:00Z" w16du:dateUtc="2026-05-28T18:44:00Z">
                        <w:rPr>
                          <w:rFonts w:ascii="Cambria Math" w:hAnsi="Cambria Math"/>
                          <w:color w:val="000000"/>
                        </w:rPr>
                        <m:t>Y</m:t>
                      </w:ins>
                    </m:r>
                  </m:e>
                  <m:sub>
                    <m:r>
                      <w:ins w:id="2481" w:author="Fernandes, Richard (he, him, his | il, le, lui)" w:date="2026-05-28T14:44:00Z" w16du:dateUtc="2026-05-28T18:44:00Z">
                        <w:rPr>
                          <w:rFonts w:ascii="Cambria Math" w:hAnsi="Cambria Math"/>
                          <w:color w:val="000000"/>
                        </w:rPr>
                        <m:t>k</m:t>
                      </w:ins>
                    </m:r>
                  </m:sub>
                </m:sSub>
              </m:e>
            </m:d>
          </m:num>
          <m:den>
            <m:sSub>
              <m:sSubPr>
                <m:ctrlPr>
                  <w:ins w:id="2482" w:author="Fernandes, Richard (he, him, his | il, le, lui)" w:date="2026-05-28T14:44:00Z" w16du:dateUtc="2026-05-28T18:44:00Z">
                    <w:rPr>
                      <w:rFonts w:ascii="Cambria Math" w:hAnsi="Cambria Math"/>
                      <w:i/>
                      <w:color w:val="000000"/>
                    </w:rPr>
                  </w:ins>
                </m:ctrlPr>
              </m:sSubPr>
              <m:e>
                <m:acc>
                  <m:accPr>
                    <m:ctrlPr>
                      <w:ins w:id="2483" w:author="Fernandes, Richard (he, him, his | il, le, lui)" w:date="2026-05-28T14:44:00Z" w16du:dateUtc="2026-05-28T18:44:00Z">
                        <w:rPr>
                          <w:rFonts w:ascii="Cambria Math" w:hAnsi="Cambria Math"/>
                          <w:i/>
                          <w:color w:val="000000"/>
                        </w:rPr>
                      </w:ins>
                    </m:ctrlPr>
                  </m:accPr>
                  <m:e>
                    <m:r>
                      <w:ins w:id="2484" w:author="Fernandes, Richard (he, him, his | il, le, lui)" w:date="2026-05-28T14:44:00Z" w16du:dateUtc="2026-05-28T18:44:00Z">
                        <w:rPr>
                          <w:rFonts w:ascii="Cambria Math" w:hAnsi="Cambria Math"/>
                          <w:color w:val="000000"/>
                        </w:rPr>
                        <m:t>b</m:t>
                      </w:ins>
                    </m:r>
                  </m:e>
                </m:acc>
              </m:e>
              <m:sub>
                <m:r>
                  <w:ins w:id="2485" w:author="Fernandes, Richard (he, him, his | il, le, lui)" w:date="2026-05-28T14:44:00Z" w16du:dateUtc="2026-05-28T18:44:00Z">
                    <w:rPr>
                      <w:rFonts w:ascii="Cambria Math" w:hAnsi="Cambria Math"/>
                      <w:color w:val="000000"/>
                    </w:rPr>
                    <m:t>i</m:t>
                  </w:ins>
                </m:r>
              </m:sub>
            </m:sSub>
            <m:d>
              <m:dPr>
                <m:ctrlPr>
                  <w:ins w:id="2486" w:author="Fernandes, Richard (he, him, his | il, le, lui)" w:date="2026-05-28T14:44:00Z" w16du:dateUtc="2026-05-28T18:44:00Z">
                    <w:rPr>
                      <w:rFonts w:ascii="Cambria Math" w:hAnsi="Cambria Math"/>
                      <w:i/>
                      <w:color w:val="000000"/>
                    </w:rPr>
                  </w:ins>
                </m:ctrlPr>
              </m:dPr>
              <m:e>
                <m:sSub>
                  <m:sSubPr>
                    <m:ctrlPr>
                      <w:ins w:id="2487" w:author="Fernandes, Richard (he, him, his | il, le, lui)" w:date="2026-05-28T14:44:00Z" w16du:dateUtc="2026-05-28T18:44:00Z">
                        <w:rPr>
                          <w:rFonts w:ascii="Cambria Math" w:hAnsi="Cambria Math"/>
                          <w:i/>
                          <w:color w:val="000000"/>
                        </w:rPr>
                      </w:ins>
                    </m:ctrlPr>
                  </m:sSubPr>
                  <m:e>
                    <m:r>
                      <w:ins w:id="2488" w:author="Fernandes, Richard (he, him, his | il, le, lui)" w:date="2026-05-28T14:44:00Z" w16du:dateUtc="2026-05-28T18:44:00Z">
                        <w:rPr>
                          <w:rFonts w:ascii="Cambria Math" w:hAnsi="Cambria Math"/>
                          <w:color w:val="000000"/>
                        </w:rPr>
                        <m:t>Y</m:t>
                      </w:ins>
                    </m:r>
                  </m:e>
                  <m:sub>
                    <m:r>
                      <w:ins w:id="2489" w:author="Fernandes, Richard (he, him, his | il, le, lui)" w:date="2026-05-28T14:44:00Z" w16du:dateUtc="2026-05-28T18:44:00Z">
                        <w:rPr>
                          <w:rFonts w:ascii="Cambria Math" w:hAnsi="Cambria Math"/>
                          <w:color w:val="000000"/>
                        </w:rPr>
                        <m:t>k</m:t>
                      </w:ins>
                    </m:r>
                  </m:sub>
                </m:sSub>
              </m:e>
            </m:d>
            <m:r>
              <w:ins w:id="2490" w:author="Fernandes, Richard (he, him, his | il, le, lui)" w:date="2026-05-28T14:44:00Z" w16du:dateUtc="2026-05-28T18:44:00Z">
                <w:rPr>
                  <w:rFonts w:ascii="Cambria Math" w:hAnsi="Cambria Math"/>
                  <w:color w:val="000000"/>
                </w:rPr>
                <m:t>×</m:t>
              </w:ins>
            </m:r>
            <m:d>
              <m:dPr>
                <m:ctrlPr>
                  <w:ins w:id="2491" w:author="Fernandes, Richard (he, him, his | il, le, lui)" w:date="2026-05-28T14:44:00Z" w16du:dateUtc="2026-05-28T18:44:00Z">
                    <w:rPr>
                      <w:rFonts w:ascii="Cambria Math" w:hAnsi="Cambria Math"/>
                      <w:i/>
                      <w:color w:val="000000"/>
                    </w:rPr>
                  </w:ins>
                </m:ctrlPr>
              </m:dPr>
              <m:e>
                <m:sSub>
                  <m:sSubPr>
                    <m:ctrlPr>
                      <w:ins w:id="2492" w:author="Fernandes, Richard (he, him, his | il, le, lui)" w:date="2026-05-28T14:44:00Z" w16du:dateUtc="2026-05-28T18:44:00Z">
                        <w:rPr>
                          <w:rFonts w:ascii="Cambria Math" w:hAnsi="Cambria Math"/>
                          <w:i/>
                          <w:color w:val="000000"/>
                        </w:rPr>
                      </w:ins>
                    </m:ctrlPr>
                  </m:sSubPr>
                  <m:e>
                    <m:r>
                      <w:ins w:id="2493" w:author="Fernandes, Richard (he, him, his | il, le, lui)" w:date="2026-05-28T14:44:00Z" w16du:dateUtc="2026-05-28T18:44:00Z">
                        <w:rPr>
                          <w:rFonts w:ascii="Cambria Math" w:hAnsi="Cambria Math"/>
                          <w:color w:val="000000"/>
                        </w:rPr>
                        <m:t>Y</m:t>
                      </w:ins>
                    </m:r>
                  </m:e>
                  <m:sub>
                    <m:r>
                      <w:ins w:id="2494" w:author="Fernandes, Richard (he, him, his | il, le, lui)" w:date="2026-05-28T14:44:00Z" w16du:dateUtc="2026-05-28T18:44:00Z">
                        <w:rPr>
                          <w:rFonts w:ascii="Cambria Math" w:hAnsi="Cambria Math"/>
                          <w:color w:val="000000"/>
                        </w:rPr>
                        <m:t>l</m:t>
                      </w:ins>
                    </m:r>
                  </m:sub>
                </m:sSub>
                <m:r>
                  <w:ins w:id="2495" w:author="Fernandes, Richard (he, him, his | il, le, lui)" w:date="2026-05-28T14:44:00Z" w16du:dateUtc="2026-05-28T18:44:00Z">
                    <w:rPr>
                      <w:rFonts w:ascii="Cambria Math" w:hAnsi="Cambria Math"/>
                      <w:color w:val="000000"/>
                    </w:rPr>
                    <m:t>-</m:t>
                  </w:ins>
                </m:r>
                <m:sSub>
                  <m:sSubPr>
                    <m:ctrlPr>
                      <w:ins w:id="2496" w:author="Fernandes, Richard (he, him, his | il, le, lui)" w:date="2026-05-28T14:44:00Z" w16du:dateUtc="2026-05-28T18:44:00Z">
                        <w:rPr>
                          <w:rFonts w:ascii="Cambria Math" w:hAnsi="Cambria Math"/>
                          <w:i/>
                          <w:color w:val="000000"/>
                        </w:rPr>
                      </w:ins>
                    </m:ctrlPr>
                  </m:sSubPr>
                  <m:e>
                    <m:r>
                      <w:ins w:id="2497" w:author="Fernandes, Richard (he, him, his | il, le, lui)" w:date="2026-05-28T14:44:00Z" w16du:dateUtc="2026-05-28T18:44:00Z">
                        <w:rPr>
                          <w:rFonts w:ascii="Cambria Math" w:hAnsi="Cambria Math"/>
                          <w:color w:val="000000"/>
                        </w:rPr>
                        <m:t>Y</m:t>
                      </w:ins>
                    </m:r>
                  </m:e>
                  <m:sub>
                    <m:r>
                      <w:ins w:id="2498" w:author="Fernandes, Richard (he, him, his | il, le, lui)" w:date="2026-05-28T14:44:00Z" w16du:dateUtc="2026-05-28T18:44:00Z">
                        <w:rPr>
                          <w:rFonts w:ascii="Cambria Math" w:hAnsi="Cambria Math"/>
                          <w:color w:val="000000"/>
                        </w:rPr>
                        <m:t>k</m:t>
                      </w:ins>
                    </m:r>
                  </m:sub>
                </m:sSub>
              </m:e>
            </m:d>
          </m:den>
        </m:f>
      </m:oMath>
      <w:ins w:id="2499" w:author="Fernandes, Richard (he, him, his | il, le, lui)" w:date="2026-05-28T14:46:00Z" w16du:dateUtc="2026-05-28T18:46:00Z">
        <w:r w:rsidR="00A2230E">
          <w:rPr>
            <w:color w:val="000000"/>
          </w:rPr>
          <w:tab/>
        </w:r>
        <w:r w:rsidR="00A2230E">
          <w:rPr>
            <w:color w:val="000000"/>
          </w:rPr>
          <w:tab/>
        </w:r>
        <w:r w:rsidR="00A2230E">
          <w:rPr>
            <w:color w:val="000000"/>
          </w:rPr>
          <w:tab/>
        </w:r>
        <w:r w:rsidR="00A2230E">
          <w:rPr>
            <w:color w:val="000000"/>
          </w:rPr>
          <w:tab/>
        </w:r>
        <w:r w:rsidR="00A2230E">
          <w:rPr>
            <w:color w:val="000000"/>
          </w:rPr>
          <w:tab/>
        </w:r>
        <w:r w:rsidR="00A2230E">
          <w:rPr>
            <w:color w:val="000000"/>
          </w:rPr>
          <w:tab/>
        </w:r>
        <w:r w:rsidR="00A2230E">
          <w:rPr>
            <w:color w:val="000000"/>
          </w:rPr>
          <w:tab/>
        </w:r>
        <w:r w:rsidR="00A2230E">
          <w:rPr>
            <w:color w:val="000000"/>
          </w:rPr>
          <w:tab/>
        </w:r>
        <w:r w:rsidR="00A2230E">
          <w:rPr>
            <w:color w:val="000000"/>
          </w:rPr>
          <w:tab/>
        </w:r>
        <w:r w:rsidR="00A2230E">
          <w:rPr>
            <w:color w:val="000000"/>
          </w:rPr>
          <w:tab/>
          <w:t>(14)</w:t>
        </w:r>
      </w:ins>
    </w:p>
    <w:p w14:paraId="7C72DEF7" w14:textId="035C9F76" w:rsidR="002F7FC4" w:rsidRDefault="00F31DDB" w:rsidP="00586035">
      <w:pPr>
        <w:pBdr>
          <w:top w:val="nil"/>
          <w:left w:val="nil"/>
          <w:bottom w:val="nil"/>
          <w:right w:val="nil"/>
          <w:between w:val="nil"/>
        </w:pBdr>
        <w:spacing w:after="0" w:line="360" w:lineRule="auto"/>
        <w:rPr>
          <w:ins w:id="2500" w:author="Fernandes, Richard (he, him, his | il, le, lui)" w:date="2026-05-28T14:47:00Z" w16du:dateUtc="2026-05-28T18:47:00Z"/>
          <w:color w:val="000000"/>
        </w:rPr>
      </w:pPr>
      <w:ins w:id="2501" w:author="Fernandes, Richard (he, him, his | il, le, lui)" w:date="2026-05-20T15:34:00Z" w16du:dateUtc="2026-05-20T19:34:00Z">
        <w:r>
          <w:rPr>
            <w:color w:val="000000"/>
          </w:rPr>
          <w:t>The</w:t>
        </w:r>
      </w:ins>
      <w:ins w:id="2502" w:author="Fernandes, Richard (he, him, his | il, le, lui)" w:date="2026-05-19T16:09:00Z" w16du:dateUtc="2026-05-19T20:09:00Z">
        <w:r w:rsidR="008516F1">
          <w:rPr>
            <w:color w:val="000000"/>
          </w:rPr>
          <w:t xml:space="preserve"> weight </w:t>
        </w:r>
      </w:ins>
      <m:oMath>
        <m:sSub>
          <m:sSubPr>
            <m:ctrlPr>
              <w:ins w:id="2503" w:author="Fernandes, Richard (he, him, his | il, le, lui)" w:date="2026-05-20T15:34:00Z" w16du:dateUtc="2026-05-20T19:34:00Z">
                <w:rPr>
                  <w:rFonts w:ascii="Cambria Math" w:hAnsi="Cambria Math"/>
                  <w:i/>
                  <w:color w:val="000000"/>
                </w:rPr>
              </w:ins>
            </m:ctrlPr>
          </m:sSubPr>
          <m:e>
            <m:r>
              <w:ins w:id="2504" w:author="Fernandes, Richard (he, him, his | il, le, lui)" w:date="2026-05-20T15:34:00Z" w16du:dateUtc="2026-05-20T19:34:00Z">
                <w:rPr>
                  <w:rFonts w:ascii="Cambria Math" w:hAnsi="Cambria Math"/>
                  <w:color w:val="000000"/>
                </w:rPr>
                <m:t>ω</m:t>
              </w:ins>
            </m:r>
          </m:e>
          <m:sub>
            <m:r>
              <w:ins w:id="2505" w:author="Fernandes, Richard (he, him, his | il, le, lui)" w:date="2026-05-20T15:34:00Z" w16du:dateUtc="2026-05-20T19:34:00Z">
                <w:rPr>
                  <w:rFonts w:ascii="Cambria Math" w:hAnsi="Cambria Math"/>
                  <w:color w:val="000000"/>
                </w:rPr>
                <m:t>k,l</m:t>
              </w:ins>
            </m:r>
          </m:sub>
        </m:sSub>
      </m:oMath>
      <w:ins w:id="2506" w:author="Fernandes, Richard (he, him, his | il, le, lui)" w:date="2026-05-20T15:34:00Z" w16du:dateUtc="2026-05-20T19:34:00Z">
        <w:r>
          <w:rPr>
            <w:color w:val="000000"/>
          </w:rPr>
          <w:t>,</w:t>
        </w:r>
      </w:ins>
      <w:ins w:id="2507" w:author="Fernandes, Richard (he, him, his | il, le, lui)" w:date="2026-05-28T14:42:00Z" w16du:dateUtc="2026-05-28T18:42:00Z">
        <w:r w:rsidR="005257F4">
          <w:rPr>
            <w:color w:val="000000"/>
          </w:rPr>
          <w:t xml:space="preserve"> is inve</w:t>
        </w:r>
      </w:ins>
      <w:ins w:id="2508" w:author="Fernandes, Richard (he, him, his | il, le, lui)" w:date="2026-05-28T14:43:00Z" w16du:dateUtc="2026-05-28T18:43:00Z">
        <w:r w:rsidR="005257F4">
          <w:rPr>
            <w:color w:val="000000"/>
          </w:rPr>
          <w:t>r</w:t>
        </w:r>
      </w:ins>
      <w:ins w:id="2509" w:author="Fernandes, Richard (he, him, his | il, le, lui)" w:date="2026-05-28T14:47:00Z" w16du:dateUtc="2026-05-28T18:47:00Z">
        <w:r w:rsidR="002F7FC4">
          <w:rPr>
            <w:color w:val="000000"/>
          </w:rPr>
          <w:t>s</w:t>
        </w:r>
      </w:ins>
      <w:ins w:id="2510" w:author="Fernandes, Richard (he, him, his | il, le, lui)" w:date="2026-05-28T14:43:00Z" w16du:dateUtc="2026-05-28T18:43:00Z">
        <w:r w:rsidR="005257F4">
          <w:rPr>
            <w:color w:val="000000"/>
          </w:rPr>
          <w:t xml:space="preserve">ly proportion to the squared standard uncertainty of </w:t>
        </w:r>
      </w:ins>
      <m:oMath>
        <m:sSub>
          <m:sSubPr>
            <m:ctrlPr>
              <w:ins w:id="2511" w:author="Fernandes, Richard (he, him, his | il, le, lui)" w:date="2026-05-28T14:46:00Z" w16du:dateUtc="2026-05-28T18:46:00Z">
                <w:rPr>
                  <w:rFonts w:ascii="Cambria Math" w:hAnsi="Cambria Math"/>
                  <w:i/>
                  <w:color w:val="000000"/>
                </w:rPr>
              </w:ins>
            </m:ctrlPr>
          </m:sSubPr>
          <m:e>
            <m:acc>
              <m:accPr>
                <m:ctrlPr>
                  <w:ins w:id="2512" w:author="Fernandes, Richard (he, him, his | il, le, lui)" w:date="2026-05-28T14:46:00Z" w16du:dateUtc="2026-05-28T18:46:00Z">
                    <w:rPr>
                      <w:rFonts w:ascii="Cambria Math" w:hAnsi="Cambria Math"/>
                      <w:i/>
                      <w:color w:val="000000"/>
                    </w:rPr>
                  </w:ins>
                </m:ctrlPr>
              </m:accPr>
              <m:e>
                <m:r>
                  <w:ins w:id="2513" w:author="Fernandes, Richard (he, him, his | il, le, lui)" w:date="2026-05-28T14:46:00Z" w16du:dateUtc="2026-05-28T18:46:00Z">
                    <w:rPr>
                      <w:rFonts w:ascii="Cambria Math" w:hAnsi="Cambria Math"/>
                      <w:color w:val="000000"/>
                    </w:rPr>
                    <m:t>s</m:t>
                  </w:ins>
                </m:r>
              </m:e>
            </m:acc>
          </m:e>
          <m:sub>
            <m:r>
              <w:ins w:id="2514" w:author="Fernandes, Richard (he, him, his | il, le, lui)" w:date="2026-05-28T14:46:00Z" w16du:dateUtc="2026-05-28T18:46:00Z">
                <w:rPr>
                  <w:rFonts w:ascii="Cambria Math" w:hAnsi="Cambria Math"/>
                  <w:color w:val="000000"/>
                </w:rPr>
                <m:t>k,l</m:t>
              </w:ins>
            </m:r>
          </m:sub>
        </m:sSub>
      </m:oMath>
      <w:ins w:id="2515" w:author="Fernandes, Richard (he, him, his | il, le, lui)" w:date="2026-05-28T14:46:00Z" w16du:dateUtc="2026-05-28T18:46:00Z">
        <w:r w:rsidR="002F7FC4">
          <w:rPr>
            <w:color w:val="000000"/>
          </w:rPr>
          <w:t xml:space="preserve">, </w:t>
        </w:r>
      </w:ins>
      <m:oMath>
        <m:sSub>
          <m:sSubPr>
            <m:ctrlPr>
              <w:ins w:id="2516" w:author="Fernandes, Richard (he, him, his | il, le, lui)" w:date="2026-05-28T14:47:00Z" w16du:dateUtc="2026-05-28T18:47:00Z">
                <w:rPr>
                  <w:rFonts w:ascii="Cambria Math" w:hAnsi="Cambria Math"/>
                  <w:i/>
                  <w:color w:val="000000"/>
                </w:rPr>
              </w:ins>
            </m:ctrlPr>
          </m:sSubPr>
          <m:e>
            <m:acc>
              <m:accPr>
                <m:ctrlPr>
                  <w:ins w:id="2517" w:author="Fernandes, Richard (he, him, his | il, le, lui)" w:date="2026-05-28T14:47:00Z" w16du:dateUtc="2026-05-28T18:47:00Z">
                    <w:rPr>
                      <w:rFonts w:ascii="Cambria Math" w:hAnsi="Cambria Math"/>
                      <w:i/>
                      <w:color w:val="000000"/>
                    </w:rPr>
                  </w:ins>
                </m:ctrlPr>
              </m:accPr>
              <m:e>
                <m:r>
                  <w:ins w:id="2518" w:author="Fernandes, Richard (he, him, his | il, le, lui)" w:date="2026-05-28T14:47:00Z" w16du:dateUtc="2026-05-28T18:47:00Z">
                    <w:rPr>
                      <w:rFonts w:ascii="Cambria Math" w:hAnsi="Cambria Math"/>
                      <w:color w:val="000000"/>
                    </w:rPr>
                    <m:t>σ</m:t>
                  </w:ins>
                </m:r>
              </m:e>
            </m:acc>
          </m:e>
          <m:sub>
            <m:r>
              <w:ins w:id="2519" w:author="Fernandes, Richard (he, him, his | il, le, lui)" w:date="2026-05-28T14:47:00Z" w16du:dateUtc="2026-05-28T18:47:00Z">
                <w:rPr>
                  <w:rFonts w:ascii="Cambria Math" w:hAnsi="Cambria Math"/>
                  <w:color w:val="000000"/>
                </w:rPr>
                <m:t>k,l</m:t>
              </w:ins>
            </m:r>
          </m:sub>
        </m:sSub>
      </m:oMath>
      <w:ins w:id="2520" w:author="Fernandes, Richard (he, him, his | il, le, lui)" w:date="2026-05-28T14:47:00Z" w16du:dateUtc="2026-05-28T18:47:00Z">
        <w:r w:rsidR="002F7FC4">
          <w:rPr>
            <w:color w:val="000000"/>
          </w:rPr>
          <w:t>:</w:t>
        </w:r>
      </w:ins>
    </w:p>
    <w:p w14:paraId="5454C34B" w14:textId="7ADE6CC5" w:rsidR="002F7FC4" w:rsidRPr="00071286" w:rsidRDefault="00DD64EF" w:rsidP="002F7FC4">
      <w:pPr>
        <w:pBdr>
          <w:top w:val="nil"/>
          <w:left w:val="nil"/>
          <w:bottom w:val="nil"/>
          <w:right w:val="nil"/>
          <w:between w:val="nil"/>
        </w:pBdr>
        <w:spacing w:after="0" w:line="360" w:lineRule="auto"/>
        <w:rPr>
          <w:ins w:id="2521" w:author="Fernandes, Richard (he, him, his | il, le, lui)" w:date="2026-05-28T14:48:00Z" w16du:dateUtc="2026-05-28T18:48:00Z"/>
          <w:color w:val="000000"/>
        </w:rPr>
      </w:pPr>
      <m:oMath>
        <m:sSub>
          <m:sSubPr>
            <m:ctrlPr>
              <w:ins w:id="2522" w:author="Fernandes, Richard (he, him, his | il, le, lui)" w:date="2026-05-28T14:48:00Z" w16du:dateUtc="2026-05-28T18:48:00Z">
                <w:rPr>
                  <w:rFonts w:ascii="Cambria Math" w:hAnsi="Cambria Math"/>
                  <w:i/>
                  <w:color w:val="000000"/>
                </w:rPr>
              </w:ins>
            </m:ctrlPr>
          </m:sSubPr>
          <m:e>
            <m:acc>
              <m:accPr>
                <m:ctrlPr>
                  <w:ins w:id="2523" w:author="Fernandes, Richard (he, him, his | il, le, lui)" w:date="2026-05-28T14:48:00Z" w16du:dateUtc="2026-05-28T18:48:00Z">
                    <w:rPr>
                      <w:rFonts w:ascii="Cambria Math" w:hAnsi="Cambria Math"/>
                      <w:i/>
                      <w:color w:val="000000"/>
                    </w:rPr>
                  </w:ins>
                </m:ctrlPr>
              </m:accPr>
              <m:e>
                <m:r>
                  <w:ins w:id="2524" w:author="Fernandes, Richard (he, him, his | il, le, lui)" w:date="2026-05-28T14:48:00Z" w16du:dateUtc="2026-05-28T18:48:00Z">
                    <w:rPr>
                      <w:rFonts w:ascii="Cambria Math" w:hAnsi="Cambria Math"/>
                      <w:color w:val="000000"/>
                    </w:rPr>
                    <m:t>σ</m:t>
                  </w:ins>
                </m:r>
              </m:e>
            </m:acc>
          </m:e>
          <m:sub>
            <m:r>
              <w:ins w:id="2525" w:author="Fernandes, Richard (he, him, his | il, le, lui)" w:date="2026-05-28T14:48:00Z" w16du:dateUtc="2026-05-28T18:48:00Z">
                <w:rPr>
                  <w:rFonts w:ascii="Cambria Math" w:hAnsi="Cambria Math"/>
                  <w:color w:val="000000"/>
                </w:rPr>
                <m:t>k,l</m:t>
              </w:ins>
            </m:r>
          </m:sub>
        </m:sSub>
        <m:r>
          <w:ins w:id="2526" w:author="Fernandes, Richard (he, him, his | il, le, lui)" w:date="2026-05-28T14:48:00Z" w16du:dateUtc="2026-05-28T18:48:00Z">
            <w:rPr>
              <w:rFonts w:ascii="Cambria Math" w:hAnsi="Cambria Math"/>
              <w:color w:val="000000"/>
            </w:rPr>
            <m:t>=</m:t>
          </w:ins>
        </m:r>
        <m:f>
          <m:fPr>
            <m:ctrlPr>
              <w:ins w:id="2527" w:author="Fernandes, Richard (he, him, his | il, le, lui)" w:date="2026-05-28T14:48:00Z" w16du:dateUtc="2026-05-28T18:48:00Z">
                <w:rPr>
                  <w:rFonts w:ascii="Cambria Math" w:hAnsi="Cambria Math"/>
                  <w:i/>
                  <w:color w:val="000000"/>
                </w:rPr>
              </w:ins>
            </m:ctrlPr>
          </m:fPr>
          <m:num>
            <m:acc>
              <m:accPr>
                <m:ctrlPr>
                  <w:ins w:id="2528" w:author="Fernandes, Richard (he, him, his | il, le, lui)" w:date="2026-05-28T14:48:00Z" w16du:dateUtc="2026-05-28T18:48:00Z">
                    <w:rPr>
                      <w:rFonts w:ascii="Cambria Math" w:hAnsi="Cambria Math"/>
                      <w:i/>
                      <w:color w:val="000000"/>
                    </w:rPr>
                  </w:ins>
                </m:ctrlPr>
              </m:accPr>
              <m:e>
                <m:r>
                  <w:ins w:id="2529" w:author="Fernandes, Richard (he, him, his | il, le, lui)" w:date="2026-05-28T14:48:00Z" w16du:dateUtc="2026-05-28T18:48:00Z">
                    <w:rPr>
                      <w:rFonts w:ascii="Cambria Math" w:hAnsi="Cambria Math"/>
                      <w:color w:val="000000"/>
                    </w:rPr>
                    <m:t>b</m:t>
                  </w:ins>
                </m:r>
              </m:e>
            </m:acc>
            <m:d>
              <m:dPr>
                <m:ctrlPr>
                  <w:ins w:id="2530" w:author="Fernandes, Richard (he, him, his | il, le, lui)" w:date="2026-05-28T14:48:00Z" w16du:dateUtc="2026-05-28T18:48:00Z">
                    <w:rPr>
                      <w:rFonts w:ascii="Cambria Math" w:hAnsi="Cambria Math"/>
                      <w:i/>
                      <w:color w:val="000000"/>
                    </w:rPr>
                  </w:ins>
                </m:ctrlPr>
              </m:dPr>
              <m:e>
                <m:sSub>
                  <m:sSubPr>
                    <m:ctrlPr>
                      <w:ins w:id="2531" w:author="Fernandes, Richard (he, him, his | il, le, lui)" w:date="2026-05-28T14:48:00Z" w16du:dateUtc="2026-05-28T18:48:00Z">
                        <w:rPr>
                          <w:rFonts w:ascii="Cambria Math" w:hAnsi="Cambria Math"/>
                          <w:i/>
                          <w:color w:val="000000"/>
                        </w:rPr>
                      </w:ins>
                    </m:ctrlPr>
                  </m:sSubPr>
                  <m:e>
                    <m:r>
                      <w:ins w:id="2532" w:author="Fernandes, Richard (he, him, his | il, le, lui)" w:date="2026-05-28T14:48:00Z" w16du:dateUtc="2026-05-28T18:48:00Z">
                        <w:rPr>
                          <w:rFonts w:ascii="Cambria Math" w:hAnsi="Cambria Math"/>
                          <w:color w:val="000000"/>
                        </w:rPr>
                        <m:t>Y</m:t>
                      </w:ins>
                    </m:r>
                  </m:e>
                  <m:sub>
                    <m:r>
                      <w:ins w:id="2533" w:author="Fernandes, Richard (he, him, his | il, le, lui)" w:date="2026-05-28T14:48:00Z" w16du:dateUtc="2026-05-28T18:48:00Z">
                        <w:rPr>
                          <w:rFonts w:ascii="Cambria Math" w:hAnsi="Cambria Math"/>
                          <w:color w:val="000000"/>
                        </w:rPr>
                        <m:t>l</m:t>
                      </w:ins>
                    </m:r>
                  </m:sub>
                </m:sSub>
              </m:e>
            </m:d>
          </m:num>
          <m:den>
            <m:acc>
              <m:accPr>
                <m:ctrlPr>
                  <w:ins w:id="2534" w:author="Fernandes, Richard (he, him, his | il, le, lui)" w:date="2026-05-28T14:48:00Z" w16du:dateUtc="2026-05-28T18:48:00Z">
                    <w:rPr>
                      <w:rFonts w:ascii="Cambria Math" w:hAnsi="Cambria Math"/>
                      <w:i/>
                      <w:color w:val="000000"/>
                    </w:rPr>
                  </w:ins>
                </m:ctrlPr>
              </m:accPr>
              <m:e>
                <m:r>
                  <w:ins w:id="2535" w:author="Fernandes, Richard (he, him, his | il, le, lui)" w:date="2026-05-28T14:48:00Z" w16du:dateUtc="2026-05-28T18:48:00Z">
                    <w:rPr>
                      <w:rFonts w:ascii="Cambria Math" w:hAnsi="Cambria Math"/>
                      <w:color w:val="000000"/>
                    </w:rPr>
                    <m:t>b</m:t>
                  </w:ins>
                </m:r>
              </m:e>
            </m:acc>
            <m:d>
              <m:dPr>
                <m:ctrlPr>
                  <w:ins w:id="2536" w:author="Fernandes, Richard (he, him, his | il, le, lui)" w:date="2026-05-28T14:48:00Z" w16du:dateUtc="2026-05-28T18:48:00Z">
                    <w:rPr>
                      <w:rFonts w:ascii="Cambria Math" w:hAnsi="Cambria Math"/>
                      <w:i/>
                      <w:color w:val="000000"/>
                    </w:rPr>
                  </w:ins>
                </m:ctrlPr>
              </m:dPr>
              <m:e>
                <m:sSub>
                  <m:sSubPr>
                    <m:ctrlPr>
                      <w:ins w:id="2537" w:author="Fernandes, Richard (he, him, his | il, le, lui)" w:date="2026-05-28T14:48:00Z" w16du:dateUtc="2026-05-28T18:48:00Z">
                        <w:rPr>
                          <w:rFonts w:ascii="Cambria Math" w:hAnsi="Cambria Math"/>
                          <w:i/>
                          <w:color w:val="000000"/>
                        </w:rPr>
                      </w:ins>
                    </m:ctrlPr>
                  </m:sSubPr>
                  <m:e>
                    <m:r>
                      <w:ins w:id="2538" w:author="Fernandes, Richard (he, him, his | il, le, lui)" w:date="2026-05-28T14:48:00Z" w16du:dateUtc="2026-05-28T18:48:00Z">
                        <w:rPr>
                          <w:rFonts w:ascii="Cambria Math" w:hAnsi="Cambria Math"/>
                          <w:color w:val="000000"/>
                        </w:rPr>
                        <m:t>Y</m:t>
                      </w:ins>
                    </m:r>
                  </m:e>
                  <m:sub>
                    <m:r>
                      <w:ins w:id="2539" w:author="Fernandes, Richard (he, him, his | il, le, lui)" w:date="2026-05-28T14:48:00Z" w16du:dateUtc="2026-05-28T18:48:00Z">
                        <w:rPr>
                          <w:rFonts w:ascii="Cambria Math" w:hAnsi="Cambria Math"/>
                          <w:color w:val="000000"/>
                        </w:rPr>
                        <m:t>k</m:t>
                      </w:ins>
                    </m:r>
                  </m:sub>
                </m:sSub>
              </m:e>
            </m:d>
          </m:den>
        </m:f>
        <m:r>
          <w:ins w:id="2540" w:author="Fernandes, Richard (he, him, his | il, le, lui)" w:date="2026-05-28T14:48:00Z" w16du:dateUtc="2026-05-28T18:48:00Z">
            <w:rPr>
              <w:rFonts w:ascii="Cambria Math" w:hAnsi="Cambria Math"/>
              <w:color w:val="000000"/>
            </w:rPr>
            <m:t xml:space="preserve"> </m:t>
          </w:ins>
        </m:r>
        <m:rad>
          <m:radPr>
            <m:degHide m:val="1"/>
            <m:ctrlPr>
              <w:ins w:id="2541" w:author="Fernandes, Richard (he, him, his | il, le, lui)" w:date="2026-05-28T14:48:00Z" w16du:dateUtc="2026-05-28T18:48:00Z">
                <w:rPr>
                  <w:rFonts w:ascii="Cambria Math" w:hAnsi="Cambria Math"/>
                  <w:i/>
                  <w:color w:val="000000"/>
                </w:rPr>
              </w:ins>
            </m:ctrlPr>
          </m:radPr>
          <m:deg/>
          <m:e>
            <m:sSup>
              <m:sSupPr>
                <m:ctrlPr>
                  <w:ins w:id="2542" w:author="Fernandes, Richard (he, him, his | il, le, lui)" w:date="2026-05-28T14:48:00Z" w16du:dateUtc="2026-05-28T18:48:00Z">
                    <w:rPr>
                      <w:rFonts w:ascii="Cambria Math" w:hAnsi="Cambria Math"/>
                      <w:i/>
                      <w:color w:val="000000"/>
                    </w:rPr>
                  </w:ins>
                </m:ctrlPr>
              </m:sSupPr>
              <m:e>
                <m:d>
                  <m:dPr>
                    <m:ctrlPr>
                      <w:ins w:id="2543" w:author="Fernandes, Richard (he, him, his | il, le, lui)" w:date="2026-05-28T14:48:00Z" w16du:dateUtc="2026-05-28T18:48:00Z">
                        <w:rPr>
                          <w:rFonts w:ascii="Cambria Math" w:hAnsi="Cambria Math"/>
                          <w:i/>
                          <w:color w:val="000000"/>
                        </w:rPr>
                      </w:ins>
                    </m:ctrlPr>
                  </m:dPr>
                  <m:e>
                    <m:f>
                      <m:fPr>
                        <m:ctrlPr>
                          <w:ins w:id="2544" w:author="Fernandes, Richard (he, him, his | il, le, lui)" w:date="2026-05-28T14:48:00Z" w16du:dateUtc="2026-05-28T18:48:00Z">
                            <w:rPr>
                              <w:rFonts w:ascii="Cambria Math" w:hAnsi="Cambria Math"/>
                              <w:i/>
                              <w:color w:val="000000"/>
                            </w:rPr>
                          </w:ins>
                        </m:ctrlPr>
                      </m:fPr>
                      <m:num>
                        <m:sSub>
                          <m:sSubPr>
                            <m:ctrlPr>
                              <w:ins w:id="2545" w:author="Fernandes, Richard (he, him, his | il, le, lui)" w:date="2026-05-28T14:48:00Z" w16du:dateUtc="2026-05-28T18:48:00Z">
                                <w:rPr>
                                  <w:rFonts w:ascii="Cambria Math" w:hAnsi="Cambria Math"/>
                                  <w:i/>
                                  <w:color w:val="000000"/>
                                </w:rPr>
                              </w:ins>
                            </m:ctrlPr>
                          </m:sSubPr>
                          <m:e>
                            <m:acc>
                              <m:accPr>
                                <m:ctrlPr>
                                  <w:ins w:id="2546" w:author="Fernandes, Richard (he, him, his | il, le, lui)" w:date="2026-05-28T14:48:00Z" w16du:dateUtc="2026-05-28T18:48:00Z">
                                    <w:rPr>
                                      <w:rFonts w:ascii="Cambria Math" w:hAnsi="Cambria Math"/>
                                      <w:i/>
                                      <w:color w:val="000000"/>
                                    </w:rPr>
                                  </w:ins>
                                </m:ctrlPr>
                              </m:accPr>
                              <m:e>
                                <m:r>
                                  <w:ins w:id="2547" w:author="Fernandes, Richard (he, him, his | il, le, lui)" w:date="2026-05-28T14:48:00Z" w16du:dateUtc="2026-05-28T18:48:00Z">
                                    <w:rPr>
                                      <w:rFonts w:ascii="Cambria Math" w:hAnsi="Cambria Math"/>
                                      <w:color w:val="000000"/>
                                    </w:rPr>
                                    <m:t>σ</m:t>
                                  </w:ins>
                                </m:r>
                              </m:e>
                            </m:acc>
                          </m:e>
                          <m:sub>
                            <m:acc>
                              <m:accPr>
                                <m:ctrlPr>
                                  <w:ins w:id="2548" w:author="Fernandes, Richard (he, him, his | il, le, lui)" w:date="2026-05-28T14:48:00Z" w16du:dateUtc="2026-05-28T18:48:00Z">
                                    <w:rPr>
                                      <w:rFonts w:ascii="Cambria Math" w:hAnsi="Cambria Math"/>
                                      <w:i/>
                                      <w:color w:val="000000"/>
                                    </w:rPr>
                                  </w:ins>
                                </m:ctrlPr>
                              </m:accPr>
                              <m:e>
                                <m:r>
                                  <w:ins w:id="2549" w:author="Fernandes, Richard (he, him, his | il, le, lui)" w:date="2026-05-28T14:48:00Z" w16du:dateUtc="2026-05-28T18:48:00Z">
                                    <w:rPr>
                                      <w:rFonts w:ascii="Cambria Math" w:hAnsi="Cambria Math"/>
                                      <w:color w:val="000000"/>
                                    </w:rPr>
                                    <m:t>b</m:t>
                                  </w:ins>
                                </m:r>
                              </m:e>
                            </m:acc>
                            <m:d>
                              <m:dPr>
                                <m:ctrlPr>
                                  <w:ins w:id="2550" w:author="Fernandes, Richard (he, him, his | il, le, lui)" w:date="2026-05-28T14:48:00Z" w16du:dateUtc="2026-05-28T18:48:00Z">
                                    <w:rPr>
                                      <w:rFonts w:ascii="Cambria Math" w:hAnsi="Cambria Math"/>
                                      <w:i/>
                                      <w:color w:val="000000"/>
                                    </w:rPr>
                                  </w:ins>
                                </m:ctrlPr>
                              </m:dPr>
                              <m:e>
                                <m:sSub>
                                  <m:sSubPr>
                                    <m:ctrlPr>
                                      <w:ins w:id="2551" w:author="Fernandes, Richard (he, him, his | il, le, lui)" w:date="2026-05-28T14:48:00Z" w16du:dateUtc="2026-05-28T18:48:00Z">
                                        <w:rPr>
                                          <w:rFonts w:ascii="Cambria Math" w:hAnsi="Cambria Math"/>
                                          <w:i/>
                                          <w:color w:val="000000"/>
                                        </w:rPr>
                                      </w:ins>
                                    </m:ctrlPr>
                                  </m:sSubPr>
                                  <m:e>
                                    <m:r>
                                      <w:ins w:id="2552" w:author="Fernandes, Richard (he, him, his | il, le, lui)" w:date="2026-05-28T14:48:00Z" w16du:dateUtc="2026-05-28T18:48:00Z">
                                        <w:rPr>
                                          <w:rFonts w:ascii="Cambria Math" w:hAnsi="Cambria Math"/>
                                          <w:color w:val="000000"/>
                                        </w:rPr>
                                        <m:t>Y</m:t>
                                      </w:ins>
                                    </m:r>
                                  </m:e>
                                  <m:sub>
                                    <m:r>
                                      <w:ins w:id="2553" w:author="Fernandes, Richard (he, him, his | il, le, lui)" w:date="2026-05-28T14:48:00Z" w16du:dateUtc="2026-05-28T18:48:00Z">
                                        <w:rPr>
                                          <w:rFonts w:ascii="Cambria Math" w:hAnsi="Cambria Math"/>
                                          <w:color w:val="000000"/>
                                        </w:rPr>
                                        <m:t>l</m:t>
                                      </w:ins>
                                    </m:r>
                                  </m:sub>
                                </m:sSub>
                              </m:e>
                            </m:d>
                          </m:sub>
                        </m:sSub>
                      </m:num>
                      <m:den>
                        <m:acc>
                          <m:accPr>
                            <m:ctrlPr>
                              <w:ins w:id="2554" w:author="Fernandes, Richard (he, him, his | il, le, lui)" w:date="2026-05-28T14:48:00Z" w16du:dateUtc="2026-05-28T18:48:00Z">
                                <w:rPr>
                                  <w:rFonts w:ascii="Cambria Math" w:hAnsi="Cambria Math"/>
                                  <w:i/>
                                  <w:color w:val="000000"/>
                                </w:rPr>
                              </w:ins>
                            </m:ctrlPr>
                          </m:accPr>
                          <m:e>
                            <m:r>
                              <w:ins w:id="2555" w:author="Fernandes, Richard (he, him, his | il, le, lui)" w:date="2026-05-28T14:48:00Z" w16du:dateUtc="2026-05-28T18:48:00Z">
                                <w:rPr>
                                  <w:rFonts w:ascii="Cambria Math" w:hAnsi="Cambria Math"/>
                                  <w:color w:val="000000"/>
                                </w:rPr>
                                <m:t>b</m:t>
                              </w:ins>
                            </m:r>
                          </m:e>
                        </m:acc>
                        <m:d>
                          <m:dPr>
                            <m:ctrlPr>
                              <w:ins w:id="2556" w:author="Fernandes, Richard (he, him, his | il, le, lui)" w:date="2026-05-28T14:48:00Z" w16du:dateUtc="2026-05-28T18:48:00Z">
                                <w:rPr>
                                  <w:rFonts w:ascii="Cambria Math" w:hAnsi="Cambria Math"/>
                                  <w:i/>
                                  <w:color w:val="000000"/>
                                </w:rPr>
                              </w:ins>
                            </m:ctrlPr>
                          </m:dPr>
                          <m:e>
                            <m:sSub>
                              <m:sSubPr>
                                <m:ctrlPr>
                                  <w:ins w:id="2557" w:author="Fernandes, Richard (he, him, his | il, le, lui)" w:date="2026-05-28T14:48:00Z" w16du:dateUtc="2026-05-28T18:48:00Z">
                                    <w:rPr>
                                      <w:rFonts w:ascii="Cambria Math" w:hAnsi="Cambria Math"/>
                                      <w:i/>
                                      <w:color w:val="000000"/>
                                    </w:rPr>
                                  </w:ins>
                                </m:ctrlPr>
                              </m:sSubPr>
                              <m:e>
                                <m:r>
                                  <w:ins w:id="2558" w:author="Fernandes, Richard (he, him, his | il, le, lui)" w:date="2026-05-28T14:48:00Z" w16du:dateUtc="2026-05-28T18:48:00Z">
                                    <w:rPr>
                                      <w:rFonts w:ascii="Cambria Math" w:hAnsi="Cambria Math"/>
                                      <w:color w:val="000000"/>
                                    </w:rPr>
                                    <m:t>Y</m:t>
                                  </w:ins>
                                </m:r>
                              </m:e>
                              <m:sub>
                                <m:r>
                                  <w:ins w:id="2559" w:author="Fernandes, Richard (he, him, his | il, le, lui)" w:date="2026-05-28T14:48:00Z" w16du:dateUtc="2026-05-28T18:48:00Z">
                                    <w:rPr>
                                      <w:rFonts w:ascii="Cambria Math" w:hAnsi="Cambria Math"/>
                                      <w:color w:val="000000"/>
                                    </w:rPr>
                                    <m:t>l</m:t>
                                  </w:ins>
                                </m:r>
                              </m:sub>
                            </m:sSub>
                          </m:e>
                        </m:d>
                      </m:den>
                    </m:f>
                  </m:e>
                </m:d>
              </m:e>
              <m:sup>
                <m:r>
                  <w:ins w:id="2560" w:author="Fernandes, Richard (he, him, his | il, le, lui)" w:date="2026-05-28T14:48:00Z" w16du:dateUtc="2026-05-28T18:48:00Z">
                    <w:rPr>
                      <w:rFonts w:ascii="Cambria Math" w:hAnsi="Cambria Math"/>
                      <w:color w:val="000000"/>
                    </w:rPr>
                    <m:t>2</m:t>
                  </w:ins>
                </m:r>
              </m:sup>
            </m:sSup>
            <m:r>
              <w:ins w:id="2561" w:author="Fernandes, Richard (he, him, his | il, le, lui)" w:date="2026-05-28T14:48:00Z" w16du:dateUtc="2026-05-28T18:48:00Z">
                <w:rPr>
                  <w:rFonts w:ascii="Cambria Math" w:hAnsi="Cambria Math"/>
                  <w:color w:val="000000"/>
                </w:rPr>
                <m:t>+</m:t>
              </w:ins>
            </m:r>
            <m:sSup>
              <m:sSupPr>
                <m:ctrlPr>
                  <w:ins w:id="2562" w:author="Fernandes, Richard (he, him, his | il, le, lui)" w:date="2026-05-28T14:48:00Z" w16du:dateUtc="2026-05-28T18:48:00Z">
                    <w:rPr>
                      <w:rFonts w:ascii="Cambria Math" w:hAnsi="Cambria Math"/>
                      <w:i/>
                      <w:color w:val="000000"/>
                    </w:rPr>
                  </w:ins>
                </m:ctrlPr>
              </m:sSupPr>
              <m:e>
                <m:d>
                  <m:dPr>
                    <m:ctrlPr>
                      <w:ins w:id="2563" w:author="Fernandes, Richard (he, him, his | il, le, lui)" w:date="2026-05-28T14:48:00Z" w16du:dateUtc="2026-05-28T18:48:00Z">
                        <w:rPr>
                          <w:rFonts w:ascii="Cambria Math" w:hAnsi="Cambria Math"/>
                          <w:i/>
                          <w:color w:val="000000"/>
                        </w:rPr>
                      </w:ins>
                    </m:ctrlPr>
                  </m:dPr>
                  <m:e>
                    <m:f>
                      <m:fPr>
                        <m:ctrlPr>
                          <w:ins w:id="2564" w:author="Fernandes, Richard (he, him, his | il, le, lui)" w:date="2026-05-28T14:48:00Z" w16du:dateUtc="2026-05-28T18:48:00Z">
                            <w:rPr>
                              <w:rFonts w:ascii="Cambria Math" w:hAnsi="Cambria Math"/>
                              <w:i/>
                              <w:color w:val="000000"/>
                            </w:rPr>
                          </w:ins>
                        </m:ctrlPr>
                      </m:fPr>
                      <m:num>
                        <m:sSub>
                          <m:sSubPr>
                            <m:ctrlPr>
                              <w:ins w:id="2565" w:author="Fernandes, Richard (he, him, his | il, le, lui)" w:date="2026-05-28T14:48:00Z" w16du:dateUtc="2026-05-28T18:48:00Z">
                                <w:rPr>
                                  <w:rFonts w:ascii="Cambria Math" w:hAnsi="Cambria Math"/>
                                  <w:i/>
                                  <w:color w:val="000000"/>
                                </w:rPr>
                              </w:ins>
                            </m:ctrlPr>
                          </m:sSubPr>
                          <m:e>
                            <m:acc>
                              <m:accPr>
                                <m:ctrlPr>
                                  <w:ins w:id="2566" w:author="Fernandes, Richard (he, him, his | il, le, lui)" w:date="2026-05-28T14:48:00Z" w16du:dateUtc="2026-05-28T18:48:00Z">
                                    <w:rPr>
                                      <w:rFonts w:ascii="Cambria Math" w:hAnsi="Cambria Math"/>
                                      <w:i/>
                                      <w:color w:val="000000"/>
                                    </w:rPr>
                                  </w:ins>
                                </m:ctrlPr>
                              </m:accPr>
                              <m:e>
                                <m:r>
                                  <w:ins w:id="2567" w:author="Fernandes, Richard (he, him, his | il, le, lui)" w:date="2026-05-28T14:48:00Z" w16du:dateUtc="2026-05-28T18:48:00Z">
                                    <w:rPr>
                                      <w:rFonts w:ascii="Cambria Math" w:hAnsi="Cambria Math"/>
                                      <w:color w:val="000000"/>
                                    </w:rPr>
                                    <m:t>σ</m:t>
                                  </w:ins>
                                </m:r>
                              </m:e>
                            </m:acc>
                          </m:e>
                          <m:sub>
                            <m:acc>
                              <m:accPr>
                                <m:ctrlPr>
                                  <w:ins w:id="2568" w:author="Fernandes, Richard (he, him, his | il, le, lui)" w:date="2026-05-28T14:48:00Z" w16du:dateUtc="2026-05-28T18:48:00Z">
                                    <w:rPr>
                                      <w:rFonts w:ascii="Cambria Math" w:hAnsi="Cambria Math"/>
                                      <w:i/>
                                      <w:color w:val="000000"/>
                                    </w:rPr>
                                  </w:ins>
                                </m:ctrlPr>
                              </m:accPr>
                              <m:e>
                                <m:r>
                                  <w:ins w:id="2569" w:author="Fernandes, Richard (he, him, his | il, le, lui)" w:date="2026-05-28T14:48:00Z" w16du:dateUtc="2026-05-28T18:48:00Z">
                                    <w:rPr>
                                      <w:rFonts w:ascii="Cambria Math" w:hAnsi="Cambria Math"/>
                                      <w:color w:val="000000"/>
                                    </w:rPr>
                                    <m:t>b</m:t>
                                  </w:ins>
                                </m:r>
                              </m:e>
                            </m:acc>
                            <m:d>
                              <m:dPr>
                                <m:ctrlPr>
                                  <w:ins w:id="2570" w:author="Fernandes, Richard (he, him, his | il, le, lui)" w:date="2026-05-28T14:48:00Z" w16du:dateUtc="2026-05-28T18:48:00Z">
                                    <w:rPr>
                                      <w:rFonts w:ascii="Cambria Math" w:hAnsi="Cambria Math"/>
                                      <w:i/>
                                      <w:color w:val="000000"/>
                                    </w:rPr>
                                  </w:ins>
                                </m:ctrlPr>
                              </m:dPr>
                              <m:e>
                                <m:sSub>
                                  <m:sSubPr>
                                    <m:ctrlPr>
                                      <w:ins w:id="2571" w:author="Fernandes, Richard (he, him, his | il, le, lui)" w:date="2026-05-28T14:48:00Z" w16du:dateUtc="2026-05-28T18:48:00Z">
                                        <w:rPr>
                                          <w:rFonts w:ascii="Cambria Math" w:hAnsi="Cambria Math"/>
                                          <w:i/>
                                          <w:color w:val="000000"/>
                                        </w:rPr>
                                      </w:ins>
                                    </m:ctrlPr>
                                  </m:sSubPr>
                                  <m:e>
                                    <m:r>
                                      <w:ins w:id="2572" w:author="Fernandes, Richard (he, him, his | il, le, lui)" w:date="2026-05-28T14:48:00Z" w16du:dateUtc="2026-05-28T18:48:00Z">
                                        <w:rPr>
                                          <w:rFonts w:ascii="Cambria Math" w:hAnsi="Cambria Math"/>
                                          <w:color w:val="000000"/>
                                        </w:rPr>
                                        <m:t>Y</m:t>
                                      </w:ins>
                                    </m:r>
                                  </m:e>
                                  <m:sub>
                                    <m:r>
                                      <w:ins w:id="2573" w:author="Fernandes, Richard (he, him, his | il, le, lui)" w:date="2026-05-28T14:48:00Z" w16du:dateUtc="2026-05-28T18:48:00Z">
                                        <w:rPr>
                                          <w:rFonts w:ascii="Cambria Math" w:hAnsi="Cambria Math"/>
                                          <w:color w:val="000000"/>
                                        </w:rPr>
                                        <m:t>k</m:t>
                                      </w:ins>
                                    </m:r>
                                  </m:sub>
                                </m:sSub>
                              </m:e>
                            </m:d>
                          </m:sub>
                        </m:sSub>
                      </m:num>
                      <m:den>
                        <m:acc>
                          <m:accPr>
                            <m:ctrlPr>
                              <w:ins w:id="2574" w:author="Fernandes, Richard (he, him, his | il, le, lui)" w:date="2026-05-28T14:48:00Z" w16du:dateUtc="2026-05-28T18:48:00Z">
                                <w:rPr>
                                  <w:rFonts w:ascii="Cambria Math" w:hAnsi="Cambria Math"/>
                                  <w:i/>
                                  <w:color w:val="000000"/>
                                </w:rPr>
                              </w:ins>
                            </m:ctrlPr>
                          </m:accPr>
                          <m:e>
                            <m:r>
                              <w:ins w:id="2575" w:author="Fernandes, Richard (he, him, his | il, le, lui)" w:date="2026-05-28T14:48:00Z" w16du:dateUtc="2026-05-28T18:48:00Z">
                                <w:rPr>
                                  <w:rFonts w:ascii="Cambria Math" w:hAnsi="Cambria Math"/>
                                  <w:color w:val="000000"/>
                                </w:rPr>
                                <m:t>b</m:t>
                              </w:ins>
                            </m:r>
                          </m:e>
                        </m:acc>
                        <m:d>
                          <m:dPr>
                            <m:ctrlPr>
                              <w:ins w:id="2576" w:author="Fernandes, Richard (he, him, his | il, le, lui)" w:date="2026-05-28T14:48:00Z" w16du:dateUtc="2026-05-28T18:48:00Z">
                                <w:rPr>
                                  <w:rFonts w:ascii="Cambria Math" w:hAnsi="Cambria Math"/>
                                  <w:i/>
                                  <w:color w:val="000000"/>
                                </w:rPr>
                              </w:ins>
                            </m:ctrlPr>
                          </m:dPr>
                          <m:e>
                            <m:sSub>
                              <m:sSubPr>
                                <m:ctrlPr>
                                  <w:ins w:id="2577" w:author="Fernandes, Richard (he, him, his | il, le, lui)" w:date="2026-05-28T14:48:00Z" w16du:dateUtc="2026-05-28T18:48:00Z">
                                    <w:rPr>
                                      <w:rFonts w:ascii="Cambria Math" w:hAnsi="Cambria Math"/>
                                      <w:i/>
                                      <w:color w:val="000000"/>
                                    </w:rPr>
                                  </w:ins>
                                </m:ctrlPr>
                              </m:sSubPr>
                              <m:e>
                                <m:r>
                                  <w:ins w:id="2578" w:author="Fernandes, Richard (he, him, his | il, le, lui)" w:date="2026-05-28T14:48:00Z" w16du:dateUtc="2026-05-28T18:48:00Z">
                                    <w:rPr>
                                      <w:rFonts w:ascii="Cambria Math" w:hAnsi="Cambria Math"/>
                                      <w:color w:val="000000"/>
                                    </w:rPr>
                                    <m:t>Y</m:t>
                                  </w:ins>
                                </m:r>
                              </m:e>
                              <m:sub>
                                <m:r>
                                  <w:ins w:id="2579" w:author="Fernandes, Richard (he, him, his | il, le, lui)" w:date="2026-05-28T14:48:00Z" w16du:dateUtc="2026-05-28T18:48:00Z">
                                    <w:rPr>
                                      <w:rFonts w:ascii="Cambria Math" w:hAnsi="Cambria Math"/>
                                      <w:color w:val="000000"/>
                                    </w:rPr>
                                    <m:t>k</m:t>
                                  </w:ins>
                                </m:r>
                              </m:sub>
                            </m:sSub>
                          </m:e>
                        </m:d>
                      </m:den>
                    </m:f>
                  </m:e>
                </m:d>
              </m:e>
              <m:sup>
                <m:r>
                  <w:ins w:id="2580" w:author="Fernandes, Richard (he, him, his | il, le, lui)" w:date="2026-05-28T14:48:00Z" w16du:dateUtc="2026-05-28T18:48:00Z">
                    <w:rPr>
                      <w:rFonts w:ascii="Cambria Math" w:hAnsi="Cambria Math"/>
                      <w:color w:val="000000"/>
                    </w:rPr>
                    <m:t>2</m:t>
                  </w:ins>
                </m:r>
              </m:sup>
            </m:sSup>
          </m:e>
        </m:rad>
      </m:oMath>
      <w:ins w:id="2581" w:author="Fernandes, Richard (he, him, his | il, le, lui)" w:date="2026-05-28T14:48:00Z" w16du:dateUtc="2026-05-28T18:48:00Z">
        <w:r w:rsidR="002F7FC4">
          <w:rPr>
            <w:color w:val="000000"/>
          </w:rPr>
          <w:tab/>
        </w:r>
        <w:r w:rsidR="002F7FC4">
          <w:rPr>
            <w:color w:val="000000"/>
          </w:rPr>
          <w:tab/>
        </w:r>
        <w:r w:rsidR="002F7FC4">
          <w:rPr>
            <w:color w:val="000000"/>
          </w:rPr>
          <w:tab/>
        </w:r>
        <w:r w:rsidR="002F7FC4">
          <w:rPr>
            <w:color w:val="000000"/>
          </w:rPr>
          <w:tab/>
        </w:r>
        <w:r w:rsidR="002F7FC4">
          <w:rPr>
            <w:color w:val="000000"/>
          </w:rPr>
          <w:tab/>
        </w:r>
        <w:r w:rsidR="002F7FC4">
          <w:rPr>
            <w:color w:val="000000"/>
          </w:rPr>
          <w:tab/>
        </w:r>
        <w:r w:rsidR="002F7FC4">
          <w:rPr>
            <w:color w:val="000000"/>
          </w:rPr>
          <w:tab/>
        </w:r>
        <w:r w:rsidR="002F7FC4">
          <w:rPr>
            <w:color w:val="000000"/>
          </w:rPr>
          <w:tab/>
          <w:t>(15)</w:t>
        </w:r>
      </w:ins>
    </w:p>
    <w:p w14:paraId="63C37A47" w14:textId="77777777" w:rsidR="00B93516" w:rsidRDefault="00B93516" w:rsidP="00586035">
      <w:pPr>
        <w:pBdr>
          <w:top w:val="nil"/>
          <w:left w:val="nil"/>
          <w:bottom w:val="nil"/>
          <w:right w:val="nil"/>
          <w:between w:val="nil"/>
        </w:pBdr>
        <w:spacing w:after="0" w:line="360" w:lineRule="auto"/>
        <w:rPr>
          <w:ins w:id="2582" w:author="Fernandes, Richard (he, him, his | il, le, lui)" w:date="2026-05-15T14:22:00Z" w16du:dateUtc="2026-05-15T18:22:00Z"/>
          <w:color w:val="000000"/>
        </w:rPr>
      </w:pPr>
    </w:p>
    <w:p w14:paraId="561C6567" w14:textId="77777777" w:rsidR="00071286" w:rsidRDefault="00071286" w:rsidP="00586035">
      <w:pPr>
        <w:pBdr>
          <w:top w:val="nil"/>
          <w:left w:val="nil"/>
          <w:bottom w:val="nil"/>
          <w:right w:val="nil"/>
          <w:between w:val="nil"/>
        </w:pBdr>
        <w:spacing w:after="0" w:line="360" w:lineRule="auto"/>
        <w:rPr>
          <w:ins w:id="2583" w:author="Fernandes, Richard (he, him, his | il, le, lui)" w:date="2026-05-15T14:29:00Z" w16du:dateUtc="2026-05-15T18:29:00Z"/>
          <w:color w:val="000000"/>
        </w:rPr>
      </w:pPr>
    </w:p>
    <w:p w14:paraId="00847E4B" w14:textId="77777777" w:rsidR="00071286" w:rsidRDefault="00071286" w:rsidP="00586035">
      <w:pPr>
        <w:pBdr>
          <w:top w:val="nil"/>
          <w:left w:val="nil"/>
          <w:bottom w:val="nil"/>
          <w:right w:val="nil"/>
          <w:between w:val="nil"/>
        </w:pBdr>
        <w:spacing w:after="0" w:line="360" w:lineRule="auto"/>
        <w:rPr>
          <w:ins w:id="2584" w:author="Fernandes, Richard (he, him, his | il, le, lui)" w:date="2026-05-14T13:51:00Z" w16du:dateUtc="2026-05-14T17:51:00Z"/>
          <w:color w:val="000000"/>
        </w:rPr>
      </w:pPr>
    </w:p>
    <w:p w14:paraId="2A943D37" w14:textId="77777777" w:rsidR="002B3071" w:rsidRDefault="002B3071" w:rsidP="00586035">
      <w:pPr>
        <w:pBdr>
          <w:top w:val="nil"/>
          <w:left w:val="nil"/>
          <w:bottom w:val="nil"/>
          <w:right w:val="nil"/>
          <w:between w:val="nil"/>
        </w:pBdr>
        <w:spacing w:after="0" w:line="360" w:lineRule="auto"/>
        <w:rPr>
          <w:ins w:id="2585" w:author="Fernandes, Richard (he, him, his | il, le, lui)" w:date="2026-05-14T13:51:00Z" w16du:dateUtc="2026-05-14T17:51:00Z"/>
          <w:color w:val="000000"/>
        </w:rPr>
      </w:pPr>
    </w:p>
    <w:p w14:paraId="2294C2C1" w14:textId="77777777" w:rsidR="00146B33" w:rsidRDefault="00146B33" w:rsidP="00586035">
      <w:pPr>
        <w:pBdr>
          <w:top w:val="nil"/>
          <w:left w:val="nil"/>
          <w:bottom w:val="nil"/>
          <w:right w:val="nil"/>
          <w:between w:val="nil"/>
        </w:pBdr>
        <w:spacing w:after="0" w:line="360" w:lineRule="auto"/>
        <w:rPr>
          <w:ins w:id="2586" w:author="Fernandes, Richard (he, him, his | il, le, lui)" w:date="2026-05-14T12:16:00Z" w16du:dateUtc="2026-05-14T16:16:00Z"/>
          <w:color w:val="000000"/>
        </w:rPr>
      </w:pPr>
    </w:p>
    <w:p w14:paraId="2389CF6B" w14:textId="77777777" w:rsidR="00E410BD" w:rsidRDefault="00E410BD" w:rsidP="00586035">
      <w:pPr>
        <w:pBdr>
          <w:top w:val="nil"/>
          <w:left w:val="nil"/>
          <w:bottom w:val="nil"/>
          <w:right w:val="nil"/>
          <w:between w:val="nil"/>
        </w:pBdr>
        <w:spacing w:after="0" w:line="360" w:lineRule="auto"/>
        <w:rPr>
          <w:ins w:id="2587" w:author="Fernandes, Richard (he, him, his | il, le, lui)" w:date="2026-05-14T12:13:00Z" w16du:dateUtc="2026-05-14T16:13:00Z"/>
          <w:color w:val="000000"/>
        </w:rPr>
      </w:pPr>
    </w:p>
    <w:p w14:paraId="0F9CD5F7" w14:textId="3466EAB9" w:rsidR="00C545C5" w:rsidRDefault="007C575D">
      <w:pPr>
        <w:pStyle w:val="Heading4"/>
        <w:rPr>
          <w:ins w:id="2588" w:author="Fernandes, Richard (he, him, his | il, le, lui)" w:date="2026-05-14T12:13:00Z" w16du:dateUtc="2026-05-14T16:13:00Z"/>
          <w:color w:val="000000"/>
        </w:rPr>
        <w:pPrChange w:id="2589" w:author="Fernandes, Richard (he, him, his | il, le, lui)" w:date="2026-05-20T11:32:00Z" w16du:dateUtc="2026-05-20T15:32:00Z">
          <w:pPr>
            <w:pBdr>
              <w:top w:val="nil"/>
              <w:left w:val="nil"/>
              <w:bottom w:val="nil"/>
              <w:right w:val="nil"/>
              <w:between w:val="nil"/>
            </w:pBdr>
            <w:spacing w:after="0" w:line="360" w:lineRule="auto"/>
          </w:pPr>
        </w:pPrChange>
      </w:pPr>
      <w:ins w:id="2590" w:author="Fernandes, Richard (he, him, his | il, le, lui)" w:date="2026-05-14T17:45:00Z" w16du:dateUtc="2026-05-14T21:45:00Z">
        <w:r>
          <w:rPr>
            <w:color w:val="000000"/>
          </w:rPr>
          <w:t>2.5.1.5 Conformity Testing</w:t>
        </w:r>
      </w:ins>
    </w:p>
    <w:p w14:paraId="2B716E46" w14:textId="77777777" w:rsidR="007C575D" w:rsidRDefault="007C575D" w:rsidP="00586035">
      <w:pPr>
        <w:pBdr>
          <w:top w:val="nil"/>
          <w:left w:val="nil"/>
          <w:bottom w:val="nil"/>
          <w:right w:val="nil"/>
          <w:between w:val="nil"/>
        </w:pBdr>
        <w:spacing w:after="0" w:line="360" w:lineRule="auto"/>
        <w:rPr>
          <w:ins w:id="2591" w:author="Fernandes, Richard (he, him, his | il, le, lui)" w:date="2026-05-14T17:45:00Z" w16du:dateUtc="2026-05-14T21:45:00Z"/>
          <w:color w:val="000000"/>
        </w:rPr>
      </w:pPr>
    </w:p>
    <w:p w14:paraId="34F8E8BA" w14:textId="637DCDBF" w:rsidR="00C545C5" w:rsidRDefault="007C575D" w:rsidP="00586035">
      <w:pPr>
        <w:pBdr>
          <w:top w:val="nil"/>
          <w:left w:val="nil"/>
          <w:bottom w:val="nil"/>
          <w:right w:val="nil"/>
          <w:between w:val="nil"/>
        </w:pBdr>
        <w:spacing w:after="0" w:line="360" w:lineRule="auto"/>
        <w:rPr>
          <w:ins w:id="2592" w:author="Fernandes, Richard (he, him, his | il, le, lui)" w:date="2026-05-14T12:05:00Z" w16du:dateUtc="2026-05-14T16:05:00Z"/>
          <w:color w:val="000000"/>
        </w:rPr>
      </w:pPr>
      <w:ins w:id="2593" w:author="Fernandes, Richard (he, him, his | il, le, lui)" w:date="2026-05-14T17:45:00Z" w16du:dateUtc="2026-05-14T21:45:00Z">
        <w:r>
          <w:rPr>
            <w:color w:val="000000"/>
          </w:rPr>
          <w:t xml:space="preserve">Conformity testing </w:t>
        </w:r>
      </w:ins>
      <w:ins w:id="2594" w:author="Fernandes, Richard (he, him, his | il, le, lui)" w:date="2026-05-14T17:46:00Z" w16du:dateUtc="2026-05-14T21:46:00Z">
        <w:r w:rsidR="00B72D64">
          <w:rPr>
            <w:color w:val="000000"/>
          </w:rPr>
          <w:t xml:space="preserve">corresponds to labelling </w:t>
        </w:r>
        <w:r w:rsidR="001701F3">
          <w:rPr>
            <w:color w:val="000000"/>
          </w:rPr>
          <w:t>matchups as satisfying user requirements with a certain probability</w:t>
        </w:r>
      </w:ins>
      <w:ins w:id="2595" w:author="Fernandes, Richard (he, him, his | il, le, lui)" w:date="2026-05-14T17:47:00Z" w16du:dateUtc="2026-05-14T21:47:00Z">
        <w:r w:rsidR="001701F3">
          <w:rPr>
            <w:color w:val="000000"/>
          </w:rPr>
          <w:t xml:space="preserve">.  </w:t>
        </w:r>
        <w:r w:rsidR="00A7254E">
          <w:rPr>
            <w:color w:val="000000"/>
          </w:rPr>
          <w:t xml:space="preserve">Rather than quantize results we </w:t>
        </w:r>
      </w:ins>
      <w:ins w:id="2596" w:author="Fernandes, Richard (he, him, his | il, le, lui)" w:date="2026-05-19T16:19:00Z" w16du:dateUtc="2026-05-19T20:19:00Z">
        <w:r w:rsidR="006404CA">
          <w:rPr>
            <w:color w:val="000000"/>
          </w:rPr>
          <w:t xml:space="preserve">simply report the probability of conformity </w:t>
        </w:r>
        <w:r w:rsidR="008D170D">
          <w:rPr>
            <w:color w:val="000000"/>
          </w:rPr>
          <w:t xml:space="preserve">for the ith matchup </w:t>
        </w:r>
        <w:r w:rsidR="006404CA">
          <w:rPr>
            <w:color w:val="000000"/>
          </w:rPr>
          <w:t>assuming a normal distribution for each statistic</w:t>
        </w:r>
        <w:r w:rsidR="008D170D">
          <w:rPr>
            <w:color w:val="000000"/>
          </w:rPr>
          <w:t xml:space="preserve"> </w:t>
        </w:r>
      </w:ins>
      <w:ins w:id="2597" w:author="Fernandes, Richard (he, him, his | il, le, lui)" w:date="2026-05-19T16:21:00Z" w16du:dateUtc="2026-05-19T20:21:00Z">
        <w:r w:rsidR="00B00030">
          <w:rPr>
            <w:color w:val="000000"/>
          </w:rPr>
          <w:t xml:space="preserve">with mean defined as the estimated mean for that matchup and standard deviation defined as </w:t>
        </w:r>
      </w:ins>
      <w:ins w:id="2598" w:author="Fernandes, Richard (he, him, his | il, le, lui)" w:date="2026-05-19T16:22:00Z" w16du:dateUtc="2026-05-19T20:22:00Z">
        <w:r w:rsidR="00D123D6">
          <w:rPr>
            <w:color w:val="000000"/>
          </w:rPr>
          <w:t xml:space="preserve">the standard uncertainty of the statistic multiplied by a coverage factor, </w:t>
        </w:r>
      </w:ins>
      <w:ins w:id="2599" w:author="Fernandes, Richard (he, him, his | il, le, lui)" w:date="2026-05-19T16:21:00Z" w16du:dateUtc="2026-05-19T20:21:00Z">
        <w:r w:rsidR="00D123D6">
          <w:rPr>
            <w:color w:val="000000"/>
          </w:rPr>
          <w:t>k</w:t>
        </w:r>
      </w:ins>
      <w:ins w:id="2600" w:author="Fernandes, Richard (he, him, his | il, le, lui)" w:date="2026-05-19T16:22:00Z" w16du:dateUtc="2026-05-19T20:22:00Z">
        <w:r w:rsidR="00D123D6">
          <w:rPr>
            <w:color w:val="000000"/>
          </w:rPr>
          <w:t>.</w:t>
        </w:r>
      </w:ins>
    </w:p>
    <w:p w14:paraId="7AEA4479" w14:textId="77777777" w:rsidR="00D123D6" w:rsidRDefault="00D123D6" w:rsidP="00586035">
      <w:pPr>
        <w:pBdr>
          <w:top w:val="nil"/>
          <w:left w:val="nil"/>
          <w:bottom w:val="nil"/>
          <w:right w:val="nil"/>
          <w:between w:val="nil"/>
        </w:pBdr>
        <w:spacing w:after="0" w:line="360" w:lineRule="auto"/>
        <w:rPr>
          <w:ins w:id="2601" w:author="Fernandes, Richard (he, him, his | il, le, lui)" w:date="2026-05-19T16:22:00Z" w16du:dateUtc="2026-05-19T20:22:00Z"/>
          <w:color w:val="000000"/>
        </w:rPr>
      </w:pPr>
    </w:p>
    <w:p w14:paraId="555D5D73" w14:textId="77777777" w:rsidR="001A1D7F" w:rsidRDefault="001A1D7F" w:rsidP="00586035">
      <w:pPr>
        <w:pBdr>
          <w:top w:val="nil"/>
          <w:left w:val="nil"/>
          <w:bottom w:val="nil"/>
          <w:right w:val="nil"/>
          <w:between w:val="nil"/>
        </w:pBdr>
        <w:spacing w:after="0" w:line="360" w:lineRule="auto"/>
        <w:rPr>
          <w:ins w:id="2602" w:author="Fernandes, Richard (he, him, his | il, le, lui)" w:date="2026-05-11T13:50:00Z" w16du:dateUtc="2026-05-11T17:50:00Z"/>
          <w:color w:val="000000"/>
        </w:rPr>
      </w:pPr>
    </w:p>
    <w:p w14:paraId="26C27795" w14:textId="1CA93CCB" w:rsidR="00914F9D" w:rsidRDefault="00754686">
      <w:pPr>
        <w:pStyle w:val="Heading4"/>
        <w:rPr>
          <w:ins w:id="2603" w:author="Fernandes, Richard (he, him, his | il, le, lui)" w:date="2026-05-14T16:16:00Z" w16du:dateUtc="2026-05-14T20:16:00Z"/>
        </w:rPr>
        <w:pPrChange w:id="2604" w:author="Fernandes, Richard (he, him, his | il, le, lui)" w:date="2026-05-20T11:32:00Z" w16du:dateUtc="2026-05-20T15:32:00Z">
          <w:pPr/>
        </w:pPrChange>
      </w:pPr>
      <w:ins w:id="2605" w:author="Fernandes, Richard (he, him, his | il, le, lui)" w:date="2026-05-14T16:20:00Z" w16du:dateUtc="2026-05-14T20:20:00Z">
        <w:r>
          <w:t>2.5.2 Stage 4 – Ongoing global product validation</w:t>
        </w:r>
      </w:ins>
    </w:p>
    <w:p w14:paraId="36490835" w14:textId="77777777" w:rsidR="00914F9D" w:rsidRDefault="00914F9D">
      <w:pPr>
        <w:spacing w:line="360" w:lineRule="auto"/>
        <w:rPr>
          <w:ins w:id="2606" w:author="Fernandes, Richard (he, him, his | il, le, lui)" w:date="2026-05-14T16:16:00Z" w16du:dateUtc="2026-05-14T20:16:00Z"/>
        </w:rPr>
        <w:pPrChange w:id="2607" w:author="Fernandes, Richard (he, him, his | il, le, lui)" w:date="2026-05-20T11:32:00Z" w16du:dateUtc="2026-05-20T15:32:00Z">
          <w:pPr/>
        </w:pPrChange>
      </w:pPr>
    </w:p>
    <w:p w14:paraId="7A3BC77C" w14:textId="5B9F6B5E" w:rsidR="00914F9D" w:rsidRDefault="00754686">
      <w:pPr>
        <w:spacing w:line="360" w:lineRule="auto"/>
        <w:rPr>
          <w:ins w:id="2608" w:author="Fernandes, Richard (he, him, his | il, le, lui)" w:date="2026-05-14T16:16:00Z" w16du:dateUtc="2026-05-14T20:16:00Z"/>
        </w:rPr>
        <w:pPrChange w:id="2609" w:author="Fernandes, Richard (he, him, his | il, le, lui)" w:date="2026-05-20T11:32:00Z" w16du:dateUtc="2026-05-20T15:32:00Z">
          <w:pPr/>
        </w:pPrChange>
      </w:pPr>
      <w:ins w:id="2610" w:author="Fernandes, Richard (he, him, his | il, le, lui)" w:date="2026-05-14T16:20:00Z" w16du:dateUtc="2026-05-14T20:20:00Z">
        <w:r>
          <w:lastRenderedPageBreak/>
          <w:t>Ongoing</w:t>
        </w:r>
      </w:ins>
      <w:ins w:id="2611" w:author="Fernandes, Richard (he, him, his | il, le, lui)" w:date="2026-05-14T16:21:00Z" w16du:dateUtc="2026-05-14T20:21:00Z">
        <w:r>
          <w:t xml:space="preserve"> global product validation is </w:t>
        </w:r>
        <w:r w:rsidR="00F614C2">
          <w:t xml:space="preserve">complicated by the limited spatial and temporal sampling of influence conditions </w:t>
        </w:r>
        <w:r w:rsidR="001B7B8A">
          <w:t>by</w:t>
        </w:r>
        <w:r w:rsidR="00F614C2">
          <w:t xml:space="preserve"> matchups.</w:t>
        </w:r>
        <w:r w:rsidR="001B7B8A">
          <w:t xml:space="preserve">  </w:t>
        </w:r>
      </w:ins>
      <w:ins w:id="2612" w:author="Fernandes, Richard (he, him, his | il, le, lui)" w:date="2026-05-14T16:22:00Z" w16du:dateUtc="2026-05-14T20:22:00Z">
        <w:r w:rsidR="00001E9A">
          <w:t xml:space="preserve">One option is to model inclusion probabilities between product measurements and all matchups </w:t>
        </w:r>
      </w:ins>
      <w:ins w:id="2613" w:author="Fernandes, Richard (he, him, his | il, le, lui)" w:date="2026-05-14T16:23:00Z" w16du:dateUtc="2026-05-14T20:23:00Z">
        <w:r w:rsidR="00D9473B">
          <w:t xml:space="preserve">using globally available variables such as the product estimates and product uncertainty estimate as well as land cover and perhaps </w:t>
        </w:r>
        <w:r w:rsidR="00CC1871">
          <w:t>proxi</w:t>
        </w:r>
      </w:ins>
      <w:ins w:id="2614" w:author="Fernandes, Richard (he, him, his | il, le, lui)" w:date="2026-05-14T16:24:00Z" w16du:dateUtc="2026-05-14T20:24:00Z">
        <w:r w:rsidR="00CC1871">
          <w:t>mity</w:t>
        </w:r>
      </w:ins>
      <w:ins w:id="2615" w:author="Fernandes, Richard (he, him, his | il, le, lui)" w:date="2026-05-14T16:23:00Z" w16du:dateUtc="2026-05-14T20:23:00Z">
        <w:r w:rsidR="00CC1871">
          <w:t xml:space="preserve"> and</w:t>
        </w:r>
        <w:r w:rsidR="00D9473B">
          <w:t xml:space="preserve"> relative growing degree days.  </w:t>
        </w:r>
      </w:ins>
      <w:ins w:id="2616" w:author="Fernandes, Richard (he, him, his | il, le, lui)" w:date="2026-05-14T16:32:00Z" w16du:dateUtc="2026-05-14T20:32:00Z">
        <w:r w:rsidR="00E624F1">
          <w:t xml:space="preserve">.  The point density estimates were used for Stage 3 validation as robust estimates and confidence intervals are available.  Here, we assume that the Stage 3 errors have few outliers so </w:t>
        </w:r>
      </w:ins>
      <w:ins w:id="2617" w:author="Fernandes, Richard (he, him, his | il, le, lui)" w:date="2026-05-14T16:28:00Z" w16du:dateUtc="2026-05-14T20:28:00Z">
        <w:r w:rsidR="00B8794C">
          <w:t xml:space="preserve"> </w:t>
        </w:r>
      </w:ins>
      <w:ins w:id="2618" w:author="Fernandes, Richard (he, him, his | il, le, lui)" w:date="2026-05-14T16:32:00Z" w16du:dateUtc="2026-05-14T20:32:00Z">
        <w:r w:rsidR="00D35E24">
          <w:t xml:space="preserve">we use </w:t>
        </w:r>
      </w:ins>
      <w:ins w:id="2619" w:author="Fernandes, Richard (he, him, his | il, le, lui)" w:date="2026-05-14T16:28:00Z" w16du:dateUtc="2026-05-14T20:28:00Z">
        <w:r w:rsidR="00B8794C">
          <w:t>estimates corresponding to weighted</w:t>
        </w:r>
      </w:ins>
      <w:ins w:id="2620" w:author="Fernandes, Richard (he, him, his | il, le, lui)" w:date="2026-05-14T16:27:00Z" w16du:dateUtc="2026-05-14T20:27:00Z">
        <w:r w:rsidR="00221CC3">
          <w:t xml:space="preserve"> functions </w:t>
        </w:r>
      </w:ins>
      <w:ins w:id="2621" w:author="Fernandes, Richard (he, him, his | il, le, lui)" w:date="2026-05-14T16:28:00Z" w16du:dateUtc="2026-05-14T20:28:00Z">
        <w:r w:rsidR="00B8794C">
          <w:t>o</w:t>
        </w:r>
        <w:r w:rsidR="00F04028">
          <w:t>f</w:t>
        </w:r>
        <w:r w:rsidR="00B8794C">
          <w:t xml:space="preserve"> the </w:t>
        </w:r>
        <w:r w:rsidR="00F04028">
          <w:t xml:space="preserve">available </w:t>
        </w:r>
      </w:ins>
      <w:ins w:id="2622" w:author="Fernandes, Richard (he, him, his | il, le, lui)" w:date="2026-05-14T16:32:00Z" w16du:dateUtc="2026-05-14T20:32:00Z">
        <w:r w:rsidR="00D35E24">
          <w:t xml:space="preserve"> to </w:t>
        </w:r>
      </w:ins>
      <w:ins w:id="2623" w:author="Fernandes, Richard (he, him, his | il, le, lui)" w:date="2026-05-14T16:28:00Z" w16du:dateUtc="2026-05-14T20:28:00Z">
        <w:r w:rsidR="00F04028">
          <w:t xml:space="preserve">take advantage of </w:t>
        </w:r>
      </w:ins>
      <w:ins w:id="2624" w:author="Fernandes, Richard (he, him, his | il, le, lui)" w:date="2026-05-14T16:29:00Z" w16du:dateUtc="2026-05-14T20:29:00Z">
        <w:r w:rsidR="003E5292">
          <w:t>trends in errors related to surface conditions, such as increased biased due to signal saturation</w:t>
        </w:r>
      </w:ins>
      <w:ins w:id="2625" w:author="Fernandes, Richard (he, him, his | il, le, lui)" w:date="2026-05-14T16:27:00Z" w16du:dateUtc="2026-05-14T20:27:00Z">
        <w:r w:rsidR="00B8794C">
          <w:t xml:space="preserve"> </w:t>
        </w:r>
      </w:ins>
      <w:ins w:id="2626" w:author="Fernandes, Richard (he, him, his | il, le, lui)" w:date="2026-05-14T16:32:00Z" w16du:dateUtc="2026-05-14T20:32:00Z">
        <w:r w:rsidR="00D35E24">
          <w:t xml:space="preserve">and to </w:t>
        </w:r>
      </w:ins>
      <w:ins w:id="2627" w:author="Fernandes, Richard (he, him, his | il, le, lui)" w:date="2026-05-14T16:33:00Z" w16du:dateUtc="2026-05-14T20:33:00Z">
        <w:r w:rsidR="00D17B3E">
          <w:t>provide estimates of confidence intervals when extrapolation from observed influence conditions.</w:t>
        </w:r>
      </w:ins>
    </w:p>
    <w:p w14:paraId="1EBE9D9C" w14:textId="77777777" w:rsidR="00D17B3E" w:rsidRDefault="00D17B3E">
      <w:pPr>
        <w:spacing w:line="360" w:lineRule="auto"/>
        <w:rPr>
          <w:ins w:id="2628" w:author="Fernandes, Richard (he, him, his | il, le, lui)" w:date="2026-05-14T16:16:00Z" w16du:dateUtc="2026-05-14T20:16:00Z"/>
        </w:rPr>
        <w:pPrChange w:id="2629" w:author="Fernandes, Richard (he, him, his | il, le, lui)" w:date="2026-05-20T11:32:00Z" w16du:dateUtc="2026-05-20T15:32:00Z">
          <w:pPr/>
        </w:pPrChange>
      </w:pPr>
    </w:p>
    <w:p w14:paraId="42950FC5" w14:textId="1BA4AF26" w:rsidR="00E8309C" w:rsidRDefault="00136A28">
      <w:pPr>
        <w:spacing w:line="360" w:lineRule="auto"/>
        <w:rPr>
          <w:ins w:id="2630" w:author="Fernandes, Richard (he, him, his | il, le, lui)" w:date="2026-05-14T16:16:00Z" w16du:dateUtc="2026-05-14T20:16:00Z"/>
        </w:rPr>
        <w:pPrChange w:id="2631" w:author="Fernandes, Richard (he, him, his | il, le, lui)" w:date="2026-05-20T11:32:00Z" w16du:dateUtc="2026-05-20T15:32:00Z">
          <w:pPr/>
        </w:pPrChange>
      </w:pPr>
      <w:ins w:id="2632" w:author="Fernandes, Richard (he, him, his | il, le, lui)" w:date="2026-05-14T16:34:00Z" w16du:dateUtc="2026-05-14T20:34:00Z">
        <w:r>
          <w:t>Land cover specific heter</w:t>
        </w:r>
      </w:ins>
      <w:ins w:id="2633" w:author="Fernandes, Richard (he, him, his | il, le, lui)" w:date="2026-05-14T16:35:00Z" w16du:dateUtc="2026-05-14T20:35:00Z">
        <w:r w:rsidR="0085261B">
          <w:t>o</w:t>
        </w:r>
      </w:ins>
      <w:ins w:id="2634" w:author="Fernandes, Richard (he, him, his | il, le, lui)" w:date="2026-05-14T16:34:00Z" w16du:dateUtc="2026-05-14T20:34:00Z">
        <w:r>
          <w:t xml:space="preserve">skedastic gaussian process regression estimates are calibrated using Stage 3 estimates of errors </w:t>
        </w:r>
        <w:r w:rsidR="0085261B">
          <w:t>and explanatory variables corre</w:t>
        </w:r>
      </w:ins>
      <w:ins w:id="2635" w:author="Fernandes, Richard (he, him, his | il, le, lui)" w:date="2026-05-14T16:35:00Z" w16du:dateUtc="2026-05-14T20:35:00Z">
        <w:r w:rsidR="0085261B">
          <w:t xml:space="preserve">sponding to product estimates, product uncertainty and relative growing degree days. </w:t>
        </w:r>
        <w:r w:rsidR="00452379">
          <w:t>Their accuracy is cross validated using hold out</w:t>
        </w:r>
      </w:ins>
      <w:ins w:id="2636" w:author="Fernandes, Richard (he, him, his | il, le, lui)" w:date="2026-05-14T16:36:00Z" w16du:dateUtc="2026-05-14T20:36:00Z">
        <w:r w:rsidR="009C4FC1">
          <w:t>s of entire in-situ sites and the regression is applied to global measurements</w:t>
        </w:r>
        <w:r w:rsidR="00A83ECB">
          <w:t xml:space="preserve"> that fall within the convex hull of the </w:t>
        </w:r>
      </w:ins>
      <w:ins w:id="2637" w:author="Fernandes, Richard (he, him, his | il, le, lui)" w:date="2026-05-14T16:37:00Z" w16du:dateUtc="2026-05-14T20:37:00Z">
        <w:r w:rsidR="00482071">
          <w:t xml:space="preserve">matchup values of the </w:t>
        </w:r>
      </w:ins>
      <w:ins w:id="2638" w:author="Fernandes, Richard (he, him, his | il, le, lui)" w:date="2026-05-14T16:36:00Z" w16du:dateUtc="2026-05-14T20:36:00Z">
        <w:r w:rsidR="00482071">
          <w:t>explanatory variable</w:t>
        </w:r>
      </w:ins>
      <w:ins w:id="2639" w:author="Fernandes, Richard (he, him, his | il, le, lui)" w:date="2026-05-14T16:37:00Z" w16du:dateUtc="2026-05-14T20:37:00Z">
        <w:r w:rsidR="00482071">
          <w:t>s.</w:t>
        </w:r>
      </w:ins>
      <w:ins w:id="2640" w:author="Fernandes, Richard (he, him, his | il, le, lui)" w:date="2026-05-14T16:35:00Z" w16du:dateUtc="2026-05-14T20:35:00Z">
        <w:r w:rsidR="00452379">
          <w:t xml:space="preserve"> </w:t>
        </w:r>
      </w:ins>
      <w:ins w:id="2641" w:author="Fernandes, Richard (he, him, his | il, le, lui)" w:date="2026-05-14T16:40:00Z" w16du:dateUtc="2026-05-14T20:40:00Z">
        <w:r w:rsidR="00D54E06">
          <w:t xml:space="preserve">A second gaussian process regression estimator is calibrated to </w:t>
        </w:r>
        <w:r w:rsidR="00C733E9">
          <w:t xml:space="preserve">predict the uncertainty of estimated error as a function of the auxillary variables and the </w:t>
        </w:r>
      </w:ins>
      <w:ins w:id="2642" w:author="Fernandes, Richard (he, him, his | il, le, lui)" w:date="2026-05-14T16:41:00Z" w16du:dateUtc="2026-05-14T20:41:00Z">
        <w:r w:rsidR="00C733E9">
          <w:t xml:space="preserve">estimated error at the matchup. </w:t>
        </w:r>
      </w:ins>
      <w:ins w:id="2643" w:author="Fernandes, Richard (he, him, his | il, le, lui)" w:date="2026-05-14T16:37:00Z" w16du:dateUtc="2026-05-14T20:37:00Z">
        <w:r w:rsidR="00A96C16">
          <w:t xml:space="preserve">Thematic quality statistics are then </w:t>
        </w:r>
        <w:r w:rsidR="00220C19">
          <w:t xml:space="preserve">estimated as for Stage 3 validation </w:t>
        </w:r>
      </w:ins>
      <w:ins w:id="2644" w:author="Fernandes, Richard (he, him, his | il, le, lui)" w:date="2026-05-14T16:41:00Z" w16du:dateUtc="2026-05-14T20:41:00Z">
        <w:r w:rsidR="00C733E9">
          <w:t xml:space="preserve">using the </w:t>
        </w:r>
        <w:r w:rsidR="002037A2">
          <w:t>estimate error and its corresponding uncertainty from the two regressions.</w:t>
        </w:r>
      </w:ins>
      <w:ins w:id="2645" w:author="Fernandes, Richard (he, him, his | il, le, lui)" w:date="2026-05-14T16:38:00Z" w16du:dateUtc="2026-05-14T20:38:00Z">
        <w:r w:rsidR="00506CDE">
          <w:t xml:space="preserve"> </w:t>
        </w:r>
      </w:ins>
    </w:p>
    <w:p w14:paraId="3B1A04B9" w14:textId="77777777" w:rsidR="00A96C16" w:rsidRDefault="00A96C16" w:rsidP="00914F9D">
      <w:pPr>
        <w:rPr>
          <w:ins w:id="2646" w:author="Fernandes, Richard (he, him, his | il, le, lui)" w:date="2026-05-14T16:37:00Z" w16du:dateUtc="2026-05-14T20:37:00Z"/>
        </w:rPr>
      </w:pPr>
    </w:p>
    <w:p w14:paraId="1894008C" w14:textId="2C6E60E4" w:rsidR="00914F9D" w:rsidRDefault="009E3D54" w:rsidP="00635A21">
      <w:pPr>
        <w:pStyle w:val="Heading1"/>
        <w:rPr>
          <w:ins w:id="2647" w:author="Fernandes, Richard (he, him, his | il, le, lui)" w:date="2026-05-20T16:12:00Z" w16du:dateUtc="2026-05-20T20:12:00Z"/>
        </w:rPr>
      </w:pPr>
      <w:ins w:id="2648" w:author="Fernandes, Richard (he, him, his | il, le, lui)" w:date="2026-05-21T17:36:00Z" w16du:dateUtc="2026-05-21T21:36:00Z">
        <w:r>
          <w:t>M</w:t>
        </w:r>
      </w:ins>
      <w:ins w:id="2649" w:author="Fernandes, Richard (he, him, his | il, le, lui)" w:date="2026-05-22T10:33:00Z" w16du:dateUtc="2026-05-22T14:33:00Z">
        <w:r w:rsidR="007C5B28">
          <w:t>aterials</w:t>
        </w:r>
      </w:ins>
    </w:p>
    <w:p w14:paraId="7BED0001" w14:textId="77777777" w:rsidR="0060659D" w:rsidRDefault="0060659D" w:rsidP="0060659D">
      <w:pPr>
        <w:rPr>
          <w:ins w:id="2650" w:author="Fernandes, Richard (he, him, his | il, le, lui)" w:date="2026-05-20T16:12:00Z" w16du:dateUtc="2026-05-20T20:12:00Z"/>
        </w:rPr>
      </w:pPr>
    </w:p>
    <w:p w14:paraId="05F6F589" w14:textId="77777777" w:rsidR="0060659D" w:rsidRDefault="0060659D" w:rsidP="0060659D">
      <w:pPr>
        <w:numPr>
          <w:ilvl w:val="0"/>
          <w:numId w:val="30"/>
        </w:numPr>
        <w:rPr>
          <w:ins w:id="2651" w:author="Fernandes, Richard (he, him, his | il, le, lui)" w:date="2026-05-20T16:12:00Z" w16du:dateUtc="2026-05-20T20:12:00Z"/>
        </w:rPr>
      </w:pPr>
    </w:p>
    <w:p w14:paraId="6E363473" w14:textId="3BD7D204" w:rsidR="0060659D" w:rsidRDefault="0060659D">
      <w:pPr>
        <w:pStyle w:val="Heading2"/>
        <w:rPr>
          <w:ins w:id="2652" w:author="Fernandes, Richard (he, him, his | il, le, lui)" w:date="2026-05-20T16:12:00Z" w16du:dateUtc="2026-05-20T20:12:00Z"/>
        </w:rPr>
        <w:pPrChange w:id="2653" w:author="Fernandes, Richard (he, him, his | il, le, lui)" w:date="2026-05-20T16:13:00Z" w16du:dateUtc="2026-05-20T20:13:00Z">
          <w:pPr>
            <w:pStyle w:val="Heading3"/>
          </w:pPr>
        </w:pPrChange>
      </w:pPr>
      <w:ins w:id="2654" w:author="Fernandes, Richard (he, him, his | il, le, lui)" w:date="2026-05-20T16:12:00Z" w16du:dateUtc="2026-05-20T20:12:00Z">
        <w:r>
          <w:t>3.</w:t>
        </w:r>
      </w:ins>
      <w:ins w:id="2655" w:author="Fernandes, Richard (he, him, his | il, le, lui)" w:date="2026-05-20T16:13:00Z" w16du:dateUtc="2026-05-20T20:13:00Z">
        <w:r>
          <w:t>1</w:t>
        </w:r>
      </w:ins>
      <w:ins w:id="2656" w:author="Fernandes, Richard (he, him, his | il, le, lui)" w:date="2026-05-20T16:12:00Z" w16du:dateUtc="2026-05-20T20:12:00Z">
        <w:r>
          <w:t xml:space="preserve"> In-Situ Fiducial Reference Measurements</w:t>
        </w:r>
      </w:ins>
    </w:p>
    <w:p w14:paraId="30871C02" w14:textId="77777777" w:rsidR="0060659D" w:rsidRDefault="0060659D" w:rsidP="0060659D">
      <w:pPr>
        <w:rPr>
          <w:ins w:id="2657" w:author="Fernandes, Richard (he, him, his | il, le, lui)" w:date="2026-05-20T16:12:00Z" w16du:dateUtc="2026-05-20T20:12:00Z"/>
        </w:rPr>
      </w:pPr>
    </w:p>
    <w:p w14:paraId="76287D44" w14:textId="3182D22B" w:rsidR="00B96FC6" w:rsidRDefault="009E0794" w:rsidP="0060659D">
      <w:pPr>
        <w:rPr>
          <w:ins w:id="2658" w:author="Fernandes, Richard (he, him, his | il, le, lui)" w:date="2026-05-21T15:59:00Z" w16du:dateUtc="2026-05-21T19:59:00Z"/>
        </w:rPr>
      </w:pPr>
      <w:ins w:id="2659" w:author="Fernandes, Richard (he, him, his | il, le, lui)" w:date="2026-05-20T16:24:00Z" w16du:dateUtc="2026-05-20T20:24:00Z">
        <w:r>
          <w:t>FR</w:t>
        </w:r>
      </w:ins>
      <w:ins w:id="2660" w:author="Fernandes, Richard (he, him, his | il, le, lui)" w:date="2026-05-21T15:58:00Z" w16du:dateUtc="2026-05-21T19:58:00Z">
        <w:r w:rsidR="0042031E">
          <w:t>M</w:t>
        </w:r>
      </w:ins>
      <w:ins w:id="2661" w:author="Fernandes, Richard (he, him, his | il, le, lui)" w:date="2026-05-20T16:24:00Z" w16du:dateUtc="2026-05-20T20:24:00Z">
        <w:r>
          <w:t xml:space="preserve"> corresponded to</w:t>
        </w:r>
      </w:ins>
      <w:ins w:id="2662" w:author="Fernandes, Richard (he, him, his | il, le, lui)" w:date="2026-05-20T16:26:00Z" w16du:dateUtc="2026-05-20T20:26:00Z">
        <w:r w:rsidR="008A2B4C">
          <w:t xml:space="preserve"> the GROUNDED EO database </w:t>
        </w:r>
      </w:ins>
      <w:ins w:id="2663" w:author="Fernandes, Richard (he, him, his | il, le, lui)" w:date="2026-05-21T17:05:00Z" w16du:dateUtc="2026-05-21T21:05:00Z">
        <w:r w:rsidR="00B56890">
          <w:t>(rown et al., 2025)</w:t>
        </w:r>
      </w:ins>
      <w:ins w:id="2664" w:author="Fernandes, Richard (he, him, his | il, le, lui)" w:date="2026-05-20T16:26:00Z" w16du:dateUtc="2026-05-20T20:26:00Z">
        <w:r w:rsidR="008A2B4C">
          <w:t>of</w:t>
        </w:r>
      </w:ins>
      <w:ins w:id="2665" w:author="Fernandes, Richard (he, him, his | il, le, lui)" w:date="2026-05-20T16:24:00Z" w16du:dateUtc="2026-05-20T20:24:00Z">
        <w:r>
          <w:t xml:space="preserve">  </w:t>
        </w:r>
      </w:ins>
      <w:ins w:id="2666" w:author="Fernandes, Richard (he, him, his | il, le, lui)" w:date="2026-05-20T17:05:00Z" w16du:dateUtc="2026-05-20T21:05:00Z">
        <w:r w:rsidR="00297F81">
          <w:t>9382</w:t>
        </w:r>
      </w:ins>
      <w:ins w:id="2667" w:author="Fernandes, Richard (he, him, his | il, le, lui)" w:date="2026-05-20T16:23:00Z" w16du:dateUtc="2026-05-20T20:23:00Z">
        <w:r>
          <w:t xml:space="preserve"> paired LAI/FAPAR </w:t>
        </w:r>
      </w:ins>
      <w:ins w:id="2668" w:author="Fernandes, Richard (he, him, his | il, le, lui)" w:date="2026-05-20T16:24:00Z" w16du:dateUtc="2026-05-20T20:24:00Z">
        <w:r>
          <w:t xml:space="preserve">estimates </w:t>
        </w:r>
      </w:ins>
      <w:ins w:id="2669" w:author="Fernandes, Richard (he, him, his | il, le, lui)" w:date="2026-05-20T16:27:00Z" w16du:dateUtc="2026-05-20T20:27:00Z">
        <w:r w:rsidR="00666DBC">
          <w:t xml:space="preserve">from </w:t>
        </w:r>
      </w:ins>
      <w:ins w:id="2670" w:author="Fernandes, Richard (he, him, his | il, le, lui)" w:date="2026-05-20T16:20:00Z" w16du:dateUtc="2026-05-20T20:20:00Z">
        <w:r w:rsidR="00BF5736">
          <w:t xml:space="preserve">for </w:t>
        </w:r>
      </w:ins>
      <w:ins w:id="2671" w:author="Fernandes, Richard (he, him, his | il, le, lui)" w:date="2026-05-20T16:22:00Z" w16du:dateUtc="2026-05-20T20:22:00Z">
        <w:r w:rsidR="001B1D13">
          <w:t>10</w:t>
        </w:r>
      </w:ins>
      <w:ins w:id="2672" w:author="Fernandes, Richard (he, him, his | il, le, lui)" w:date="2026-05-20T17:05:00Z" w16du:dateUtc="2026-05-20T21:05:00Z">
        <w:r w:rsidR="000221CD">
          <w:t xml:space="preserve">87 </w:t>
        </w:r>
      </w:ins>
      <w:ins w:id="2673" w:author="Fernandes, Richard (he, him, his | il, le, lui)" w:date="2026-05-20T16:22:00Z" w16du:dateUtc="2026-05-20T20:22:00Z">
        <w:r w:rsidR="002E3BF7">
          <w:t xml:space="preserve">ESUs </w:t>
        </w:r>
      </w:ins>
      <w:ins w:id="2674" w:author="Fernandes, Richard (he, him, his | il, le, lui)" w:date="2026-05-20T16:23:00Z" w16du:dateUtc="2026-05-20T20:23:00Z">
        <w:r w:rsidR="001814BB">
          <w:t xml:space="preserve">in </w:t>
        </w:r>
      </w:ins>
      <w:ins w:id="2675" w:author="Fernandes, Richard (he, him, his | il, le, lui)" w:date="2026-05-20T17:05:00Z" w16du:dateUtc="2026-05-20T21:05:00Z">
        <w:r w:rsidR="000221CD">
          <w:t>71</w:t>
        </w:r>
      </w:ins>
      <w:ins w:id="2676" w:author="Fernandes, Richard (he, him, his | il, le, lui)" w:date="2026-05-20T16:23:00Z" w16du:dateUtc="2026-05-20T20:23:00Z">
        <w:r w:rsidR="001814BB">
          <w:t xml:space="preserve"> sites </w:t>
        </w:r>
      </w:ins>
      <w:ins w:id="2677" w:author="Fernandes, Richard (he, him, his | il, le, lui)" w:date="2026-05-20T17:05:00Z" w16du:dateUtc="2026-05-20T21:05:00Z">
        <w:r w:rsidR="000221CD">
          <w:t>ac</w:t>
        </w:r>
      </w:ins>
      <w:ins w:id="2678" w:author="Fernandes, Richard (he, him, his | il, le, lui)" w:date="2026-05-20T17:06:00Z" w16du:dateUtc="2026-05-20T21:06:00Z">
        <w:r w:rsidR="000221CD">
          <w:t xml:space="preserve">ross three networks </w:t>
        </w:r>
        <w:r w:rsidR="00800766">
          <w:t>within Austrailia</w:t>
        </w:r>
      </w:ins>
      <w:ins w:id="2679" w:author="Fernandes, Richard (he, him, his | il, le, lui)" w:date="2026-05-20T17:07:00Z" w16du:dateUtc="2026-05-20T21:07:00Z">
        <w:r w:rsidR="0065466F">
          <w:t xml:space="preserve">  (TERN)</w:t>
        </w:r>
      </w:ins>
      <w:ins w:id="2680" w:author="Fernandes, Richard (he, him, his | il, le, lui)" w:date="2026-05-20T17:06:00Z" w16du:dateUtc="2026-05-20T21:06:00Z">
        <w:r w:rsidR="00800766">
          <w:t xml:space="preserve">, Europe </w:t>
        </w:r>
      </w:ins>
      <w:ins w:id="2681" w:author="Fernandes, Richard (he, him, his | il, le, lui)" w:date="2026-05-20T17:07:00Z" w16du:dateUtc="2026-05-20T21:07:00Z">
        <w:r w:rsidR="0065466F">
          <w:t xml:space="preserve">(ICOS) </w:t>
        </w:r>
      </w:ins>
      <w:ins w:id="2682" w:author="Fernandes, Richard (he, him, his | il, le, lui)" w:date="2026-05-20T17:06:00Z" w16du:dateUtc="2026-05-20T21:06:00Z">
        <w:r w:rsidR="00800766">
          <w:t>and the United States of America</w:t>
        </w:r>
      </w:ins>
      <w:ins w:id="2683" w:author="Fernandes, Richard (he, him, his | il, le, lui)" w:date="2026-05-20T17:07:00Z" w16du:dateUtc="2026-05-20T21:07:00Z">
        <w:r w:rsidR="0065466F">
          <w:t xml:space="preserve"> (NEON)</w:t>
        </w:r>
      </w:ins>
      <w:ins w:id="2684" w:author="Fernandes, Richard (he, him, his | il, le, lui)" w:date="2026-05-21T17:05:00Z" w16du:dateUtc="2026-05-21T21:05:00Z">
        <w:r w:rsidR="004734F0">
          <w:t xml:space="preserve"> (</w:t>
        </w:r>
      </w:ins>
      <w:ins w:id="2685" w:author="Fernandes, Richard (he, him, his | il, le, lui)" w:date="2026-06-05T16:18:00Z" w16du:dateUtc="2026-06-05T20:18:00Z">
        <w:r w:rsidR="007834D0">
          <w:fldChar w:fldCharType="begin"/>
        </w:r>
        <w:r w:rsidR="007834D0">
          <w:instrText xml:space="preserve"> REF _Ref231568731 \h </w:instrText>
        </w:r>
      </w:ins>
      <w:r w:rsidR="007834D0">
        <w:fldChar w:fldCharType="separate"/>
      </w:r>
      <w:ins w:id="2686" w:author="Fernandes, Richard (he, him, his | il, le, lui)" w:date="2026-06-05T16:18:00Z" w16du:dateUtc="2026-06-05T20:18:00Z">
        <w:r w:rsidR="007834D0">
          <w:t xml:space="preserve">Figure </w:t>
        </w:r>
        <w:r w:rsidR="007834D0">
          <w:rPr>
            <w:noProof/>
          </w:rPr>
          <w:t>1</w:t>
        </w:r>
        <w:r w:rsidR="007834D0">
          <w:fldChar w:fldCharType="end"/>
        </w:r>
      </w:ins>
      <w:ins w:id="2687" w:author="Fernandes, Richard (he, him, his | il, le, lui)" w:date="2026-05-21T17:05:00Z" w16du:dateUtc="2026-05-21T21:05:00Z">
        <w:r w:rsidR="004734F0">
          <w:t>)</w:t>
        </w:r>
      </w:ins>
      <w:ins w:id="2688" w:author="Fernandes, Richard (he, him, his | il, le, lui)" w:date="2026-05-20T17:06:00Z" w16du:dateUtc="2026-05-20T21:06:00Z">
        <w:r w:rsidR="00800766">
          <w:t>.</w:t>
        </w:r>
      </w:ins>
      <w:ins w:id="2689" w:author="Fernandes, Richard (he, him, his | il, le, lui)" w:date="2026-05-20T17:07:00Z" w16du:dateUtc="2026-05-20T21:07:00Z">
        <w:r w:rsidR="0065466F">
          <w:t xml:space="preserve">  </w:t>
        </w:r>
      </w:ins>
      <w:ins w:id="2690" w:author="Fernandes, Richard (he, him, his | il, le, lui)" w:date="2026-05-20T17:09:00Z" w16du:dateUtc="2026-05-20T21:09:00Z">
        <w:r w:rsidR="00DC1EDA">
          <w:t xml:space="preserve">Sites are stratified by </w:t>
        </w:r>
      </w:ins>
      <w:ins w:id="2691" w:author="Fernandes, Richard (he, him, his | il, le, lui)" w:date="2026-05-20T17:10:00Z" w16du:dateUtc="2026-05-20T21:10:00Z">
        <w:r w:rsidR="00DC1EDA">
          <w:t xml:space="preserve">ecological diversity within their network although </w:t>
        </w:r>
        <w:r w:rsidR="00B64F84">
          <w:t xml:space="preserve">some duplication is present at ICOS sites across countries. </w:t>
        </w:r>
      </w:ins>
    </w:p>
    <w:p w14:paraId="7AB59C8B" w14:textId="77777777" w:rsidR="00B96FC6" w:rsidRDefault="00B96FC6" w:rsidP="0060659D">
      <w:pPr>
        <w:rPr>
          <w:ins w:id="2692" w:author="Fernandes, Richard (he, him, his | il, le, lui)" w:date="2026-06-05T16:16:00Z" w16du:dateUtc="2026-06-05T20:16:00Z"/>
        </w:rPr>
      </w:pPr>
    </w:p>
    <w:p w14:paraId="6A0D072B" w14:textId="77777777" w:rsidR="009B2A0D" w:rsidRPr="00123A46" w:rsidRDefault="009B2A0D" w:rsidP="009B2A0D">
      <w:pPr>
        <w:rPr>
          <w:ins w:id="2693" w:author="Fernandes, Richard (he, him, his | il, le, lui)" w:date="2026-06-05T17:44:00Z" w16du:dateUtc="2026-06-05T21:44:00Z"/>
        </w:rPr>
      </w:pPr>
    </w:p>
    <w:p w14:paraId="10D8F063" w14:textId="77777777" w:rsidR="009B2A0D" w:rsidRPr="000D77DD" w:rsidRDefault="009B2A0D" w:rsidP="009B2A0D">
      <w:pPr>
        <w:spacing w:line="360" w:lineRule="auto"/>
        <w:rPr>
          <w:ins w:id="2694" w:author="Fernandes, Richard (he, him, his | il, le, lui)" w:date="2026-06-05T17:44:00Z" w16du:dateUtc="2026-06-05T21:44:00Z"/>
          <w:i/>
          <w:iCs/>
        </w:rPr>
      </w:pPr>
      <w:ins w:id="2695" w:author="Fernandes, Richard (he, him, his | il, le, lui)" w:date="2026-06-05T17:44:00Z" w16du:dateUtc="2026-06-05T21:44:00Z">
        <w:r>
          <w:rPr>
            <w:noProof/>
          </w:rPr>
          <w:drawing>
            <wp:inline distT="0" distB="0" distL="0" distR="0" wp14:anchorId="364A0B3B" wp14:editId="519DABA0">
              <wp:extent cx="4462272" cy="1865376"/>
              <wp:effectExtent l="0" t="0" r="0" b="1905"/>
              <wp:docPr id="1375816236" name="Picture 8"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19099" name="Picture 8" descr="A map of the world&#10;&#10;AI-generated content may be incorrect."/>
                      <pic:cNvPicPr/>
                    </pic:nvPicPr>
                    <pic:blipFill rotWithShape="1">
                      <a:blip r:embed="rId16" cstate="print">
                        <a:extLst>
                          <a:ext uri="{28A0092B-C50C-407E-A947-70E740481C1C}">
                            <a14:useLocalDpi xmlns:a14="http://schemas.microsoft.com/office/drawing/2010/main" val="0"/>
                          </a:ext>
                        </a:extLst>
                      </a:blip>
                      <a:srcRect t="20094" b="20834"/>
                      <a:stretch>
                        <a:fillRect/>
                      </a:stretch>
                    </pic:blipFill>
                    <pic:spPr bwMode="auto">
                      <a:xfrm>
                        <a:off x="0" y="0"/>
                        <a:ext cx="4462272" cy="1865376"/>
                      </a:xfrm>
                      <a:prstGeom prst="rect">
                        <a:avLst/>
                      </a:prstGeom>
                      <a:ln>
                        <a:noFill/>
                      </a:ln>
                      <a:extLst>
                        <a:ext uri="{53640926-AAD7-44D8-BBD7-CCE9431645EC}">
                          <a14:shadowObscured xmlns:a14="http://schemas.microsoft.com/office/drawing/2010/main"/>
                        </a:ext>
                      </a:extLst>
                    </pic:spPr>
                  </pic:pic>
                </a:graphicData>
              </a:graphic>
            </wp:inline>
          </w:drawing>
        </w:r>
      </w:ins>
    </w:p>
    <w:p w14:paraId="6D8AD1CA" w14:textId="77777777" w:rsidR="009B2A0D" w:rsidRDefault="009B2A0D" w:rsidP="009B2A0D">
      <w:pPr>
        <w:spacing w:line="360" w:lineRule="auto"/>
        <w:rPr>
          <w:ins w:id="2696" w:author="Fernandes, Richard (he, him, his | il, le, lui)" w:date="2026-06-05T17:44:00Z" w16du:dateUtc="2026-06-05T21:44:00Z"/>
        </w:rPr>
      </w:pPr>
      <w:ins w:id="2697" w:author="Fernandes, Richard (he, him, his | il, le, lui)" w:date="2026-06-05T17:44:00Z" w16du:dateUtc="2026-06-05T21:44:00Z">
        <w:r>
          <w:rPr>
            <w:noProof/>
          </w:rPr>
          <w:drawing>
            <wp:inline distT="0" distB="0" distL="0" distR="0" wp14:anchorId="28CE071F" wp14:editId="02F3FC9E">
              <wp:extent cx="4462272" cy="1865376"/>
              <wp:effectExtent l="0" t="0" r="0" b="1905"/>
              <wp:docPr id="2097122830" name="Picture 7"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41548" name="Picture 7" descr="A map of the world&#10;&#10;AI-generated content may be incorrect."/>
                      <pic:cNvPicPr/>
                    </pic:nvPicPr>
                    <pic:blipFill rotWithShape="1">
                      <a:blip r:embed="rId17" cstate="print">
                        <a:extLst>
                          <a:ext uri="{28A0092B-C50C-407E-A947-70E740481C1C}">
                            <a14:useLocalDpi xmlns:a14="http://schemas.microsoft.com/office/drawing/2010/main" val="0"/>
                          </a:ext>
                        </a:extLst>
                      </a:blip>
                      <a:srcRect t="19942" b="20079"/>
                      <a:stretch>
                        <a:fillRect/>
                      </a:stretch>
                    </pic:blipFill>
                    <pic:spPr bwMode="auto">
                      <a:xfrm>
                        <a:off x="0" y="0"/>
                        <a:ext cx="4462272" cy="1865376"/>
                      </a:xfrm>
                      <a:prstGeom prst="rect">
                        <a:avLst/>
                      </a:prstGeom>
                      <a:ln>
                        <a:noFill/>
                      </a:ln>
                      <a:extLst>
                        <a:ext uri="{53640926-AAD7-44D8-BBD7-CCE9431645EC}">
                          <a14:shadowObscured xmlns:a14="http://schemas.microsoft.com/office/drawing/2010/main"/>
                        </a:ext>
                      </a:extLst>
                    </pic:spPr>
                  </pic:pic>
                </a:graphicData>
              </a:graphic>
            </wp:inline>
          </w:drawing>
        </w:r>
      </w:ins>
    </w:p>
    <w:p w14:paraId="49B3C9E7" w14:textId="392C957B" w:rsidR="007834D0" w:rsidRDefault="007834D0" w:rsidP="007834D0">
      <w:pPr>
        <w:pStyle w:val="Caption"/>
        <w:rPr>
          <w:ins w:id="2698" w:author="Fernandes, Richard (he, him, his | il, le, lui)" w:date="2026-06-05T16:17:00Z" w16du:dateUtc="2026-06-05T20:17:00Z"/>
        </w:rPr>
      </w:pPr>
      <w:bookmarkStart w:id="2699" w:name="_Ref231568731"/>
      <w:ins w:id="2700" w:author="Fernandes, Richard (he, him, his | il, le, lui)" w:date="2026-06-05T16:17:00Z" w16du:dateUtc="2026-06-05T20:17:00Z">
        <w:r>
          <w:t xml:space="preserve">Figure </w:t>
        </w:r>
        <w:r>
          <w:fldChar w:fldCharType="begin"/>
        </w:r>
        <w:r>
          <w:instrText xml:space="preserve"> SEQ Figure \* ARABIC </w:instrText>
        </w:r>
      </w:ins>
      <w:r>
        <w:fldChar w:fldCharType="separate"/>
      </w:r>
      <w:ins w:id="2701" w:author="Fernandes, Richard (he, him, his | il, le, lui)" w:date="2026-06-05T18:36:00Z" w16du:dateUtc="2026-06-05T22:36:00Z">
        <w:r w:rsidR="00675FD2">
          <w:rPr>
            <w:noProof/>
          </w:rPr>
          <w:t>1</w:t>
        </w:r>
      </w:ins>
      <w:ins w:id="2702" w:author="Fernandes, Richard (he, him, his | il, le, lui)" w:date="2026-06-05T16:17:00Z" w16du:dateUtc="2026-06-05T20:17:00Z">
        <w:r>
          <w:fldChar w:fldCharType="end"/>
        </w:r>
        <w:bookmarkEnd w:id="2699"/>
        <w:r>
          <w:t>.  Location of</w:t>
        </w:r>
      </w:ins>
      <w:ins w:id="2703" w:author="Fernandes, Richard (he, him, his | il, le, lui)" w:date="2026-06-05T17:44:00Z" w16du:dateUtc="2026-06-05T21:44:00Z">
        <w:r w:rsidR="009B2A0D">
          <w:t xml:space="preserve"> and number of matchups with</w:t>
        </w:r>
      </w:ins>
      <w:ins w:id="2704" w:author="Fernandes, Richard (he, him, his | il, le, lui)" w:date="2026-06-05T16:17:00Z" w16du:dateUtc="2026-06-05T20:17:00Z">
        <w:r>
          <w:t xml:space="preserve"> in-situ FRM</w:t>
        </w:r>
      </w:ins>
      <w:ins w:id="2705" w:author="Fernandes, Richard (he, him, his | il, le, lui)" w:date="2026-06-05T17:44:00Z" w16du:dateUtc="2026-06-05T21:44:00Z">
        <w:r w:rsidR="009B2A0D">
          <w:t xml:space="preserve"> for a +/-7day temporal, 60m spatial interval</w:t>
        </w:r>
      </w:ins>
      <w:ins w:id="2706" w:author="Fernandes, Richard (he, him, his | il, le, lui)" w:date="2026-06-05T16:17:00Z" w16du:dateUtc="2026-06-05T20:17:00Z">
        <w:r>
          <w:t>.</w:t>
        </w:r>
      </w:ins>
    </w:p>
    <w:p w14:paraId="711ECBBB" w14:textId="77777777" w:rsidR="007834D0" w:rsidRDefault="007834D0" w:rsidP="007834D0">
      <w:pPr>
        <w:rPr>
          <w:ins w:id="2707" w:author="Fernandes, Richard (he, him, his | il, le, lui)" w:date="2026-06-05T16:17:00Z" w16du:dateUtc="2026-06-05T20:17:00Z"/>
        </w:rPr>
      </w:pPr>
    </w:p>
    <w:p w14:paraId="2AA15597" w14:textId="77777777" w:rsidR="007834D0" w:rsidRPr="007834D0" w:rsidRDefault="007834D0" w:rsidP="007834D0">
      <w:pPr>
        <w:rPr>
          <w:ins w:id="2708" w:author="Fernandes, Richard (he, him, his | il, le, lui)" w:date="2026-05-21T15:59:00Z" w16du:dateUtc="2026-05-21T19:59:00Z"/>
        </w:rPr>
      </w:pPr>
    </w:p>
    <w:p w14:paraId="6482A4F3" w14:textId="4A630CD0" w:rsidR="00B96FC6" w:rsidRDefault="00B64F84" w:rsidP="0060659D">
      <w:pPr>
        <w:rPr>
          <w:ins w:id="2709" w:author="Fernandes, Richard (he, him, his | il, le, lui)" w:date="2026-05-21T15:59:00Z" w16du:dateUtc="2026-05-21T19:59:00Z"/>
        </w:rPr>
      </w:pPr>
      <w:ins w:id="2710" w:author="Fernandes, Richard (he, him, his | il, le, lui)" w:date="2026-05-20T17:10:00Z" w16du:dateUtc="2026-05-20T21:10:00Z">
        <w:r>
          <w:t xml:space="preserve"> </w:t>
        </w:r>
      </w:ins>
      <w:ins w:id="2711" w:author="Fernandes, Richard (he, him, his | il, le, lui)" w:date="2026-05-20T17:11:00Z" w16du:dateUtc="2026-05-20T21:11:00Z">
        <w:r w:rsidR="00002EFD">
          <w:t xml:space="preserve">Additional variables matchup parameters included the land cover class </w:t>
        </w:r>
      </w:ins>
      <w:ins w:id="2712" w:author="Fernandes, Richard (he, him, his | il, le, lui)" w:date="2026-05-21T17:55:00Z" w16du:dateUtc="2026-05-21T21:55:00Z">
        <w:r w:rsidR="004B40A0">
          <w:t>based on the North American Land Cover Data (NLCD) legend</w:t>
        </w:r>
      </w:ins>
      <w:ins w:id="2713" w:author="Fernandes, Richard (he, him, his | il, le, lui)" w:date="2026-05-20T17:11:00Z" w16du:dateUtc="2026-05-20T21:11:00Z">
        <w:r w:rsidR="00002EFD">
          <w:t xml:space="preserve"> </w:t>
        </w:r>
        <w:r w:rsidR="00C621C0">
          <w:t>, CI, and</w:t>
        </w:r>
      </w:ins>
      <w:ins w:id="2714" w:author="Fernandes, Richard (he, him, his | il, le, lui)" w:date="2026-05-20T17:12:00Z" w16du:dateUtc="2026-05-20T21:12:00Z">
        <w:r w:rsidR="00C621C0">
          <w:t xml:space="preserve"> WAI. </w:t>
        </w:r>
      </w:ins>
    </w:p>
    <w:p w14:paraId="1BABFC31" w14:textId="77777777" w:rsidR="006E6490" w:rsidRDefault="006E6490" w:rsidP="0060659D">
      <w:pPr>
        <w:rPr>
          <w:ins w:id="2715" w:author="Fernandes, Richard (he, him, his | il, le, lui)" w:date="2026-05-21T17:02:00Z" w16du:dateUtc="2026-05-21T21:02:00Z"/>
        </w:rPr>
      </w:pPr>
    </w:p>
    <w:p w14:paraId="155695A2" w14:textId="0E73000A" w:rsidR="00666DBC" w:rsidRDefault="006E6490" w:rsidP="0060659D">
      <w:pPr>
        <w:rPr>
          <w:ins w:id="2716" w:author="Fernandes, Richard (he, him, his | il, le, lui)" w:date="2026-05-20T16:27:00Z" w16du:dateUtc="2026-05-20T20:27:00Z"/>
        </w:rPr>
      </w:pPr>
      <w:ins w:id="2717" w:author="Fernandes, Richard (he, him, his | il, le, lui)" w:date="2026-05-21T17:02:00Z">
        <w:r w:rsidRPr="006E6490">
          <w:t xml:space="preserve">Exploratory data analysis indicated </w:t>
        </w:r>
      </w:ins>
      <w:ins w:id="2718" w:author="Fernandes, Richard (he, him, his | il, le, lui)" w:date="2026-05-21T17:07:00Z" w16du:dateUtc="2026-05-21T21:07:00Z">
        <w:r w:rsidR="00335A95">
          <w:t>62</w:t>
        </w:r>
        <w:r w:rsidR="002D61C8">
          <w:t>ESUs</w:t>
        </w:r>
        <w:r w:rsidR="00335A95">
          <w:t xml:space="preserve">within </w:t>
        </w:r>
      </w:ins>
      <w:ins w:id="2719" w:author="Fernandes, Richard (he, him, his | il, le, lui)" w:date="2026-05-21T17:02:00Z">
        <w:r w:rsidRPr="006E6490">
          <w:t xml:space="preserve"> 7 forest sites</w:t>
        </w:r>
      </w:ins>
      <w:ins w:id="2720" w:author="Fernandes, Richard (he, him, his | il, le, lui)" w:date="2026-05-21T17:02:00Z" w16du:dateUtc="2026-05-21T21:02:00Z">
        <w:r>
          <w:t xml:space="preserve"> </w:t>
        </w:r>
      </w:ins>
      <w:ins w:id="2721" w:author="Fernandes, Richard (he, him, his | il, le, lui)" w:date="2026-05-21T17:02:00Z">
        <w:r w:rsidRPr="006E6490">
          <w:t>had having unrealsitically low</w:t>
        </w:r>
      </w:ins>
      <w:ins w:id="2722" w:author="Fernandes, Richard (he, him, his | il, le, lui)" w:date="2026-05-21T17:02:00Z" w16du:dateUtc="2026-05-21T21:02:00Z">
        <w:r>
          <w:t xml:space="preserve"> </w:t>
        </w:r>
      </w:ins>
      <w:ins w:id="2723" w:author="Fernandes, Richard (he, him, his | il, le, lui)" w:date="2026-05-21T17:03:00Z" w16du:dateUtc="2026-05-21T21:03:00Z">
        <w:r>
          <w:t xml:space="preserve">WAI </w:t>
        </w:r>
      </w:ins>
      <w:ins w:id="2724" w:author="Fernandes, Richard (he, him, his | il, le, lui)" w:date="2026-05-21T17:08:00Z" w16du:dateUtc="2026-05-21T21:08:00Z">
        <w:r w:rsidR="002D61C8">
          <w:t>(Appendix 1)</w:t>
        </w:r>
        <w:r w:rsidR="00985D45">
          <w:t>.  It was determined</w:t>
        </w:r>
      </w:ins>
      <w:ins w:id="2725" w:author="Fernandes, Richard (he, him, his | il, le, lui)" w:date="2026-05-21T17:02:00Z" w16du:dateUtc="2026-05-21T21:02:00Z">
        <w:r>
          <w:t xml:space="preserve">as these were </w:t>
        </w:r>
      </w:ins>
      <w:ins w:id="2726" w:author="Fernandes, Richard (he, him, his | il, le, lui)" w:date="2026-05-21T17:03:00Z" w16du:dateUtc="2026-05-21T21:03:00Z">
        <w:r w:rsidR="00C956FE">
          <w:t xml:space="preserve">estimated using defalt values rather than plot specific data.  </w:t>
        </w:r>
      </w:ins>
      <w:ins w:id="2727" w:author="Fernandes, Richard (he, him, his | il, le, lui)" w:date="2026-05-21T17:08:00Z" w16du:dateUtc="2026-05-21T21:08:00Z">
        <w:r w:rsidR="00985D45">
          <w:t xml:space="preserve"> Here, t</w:t>
        </w:r>
      </w:ins>
      <w:ins w:id="2728" w:author="Fernandes, Richard (he, him, his | il, le, lui)" w:date="2026-05-21T17:03:00Z" w16du:dateUtc="2026-05-21T21:03:00Z">
        <w:r w:rsidR="003612C3">
          <w:t xml:space="preserve">he WAI for these sites was estimated using line fits versus </w:t>
        </w:r>
      </w:ins>
      <w:ins w:id="2729" w:author="Fernandes, Richard (he, him, his | il, le, lui)" w:date="2026-05-21T17:04:00Z" w16du:dateUtc="2026-05-21T21:04:00Z">
        <w:r w:rsidR="003612C3">
          <w:t>PAI for other  allsites with the same land cover</w:t>
        </w:r>
      </w:ins>
      <w:ins w:id="2730" w:author="Fernandes, Richard (he, him, his | il, le, lui)" w:date="2026-05-21T17:02:00Z" w16du:dateUtc="2026-05-21T21:02:00Z">
        <w:r>
          <w:t xml:space="preserve"> </w:t>
        </w:r>
      </w:ins>
      <w:ins w:id="2731" w:author="Fernandes, Richard (he, him, his | il, le, lui)" w:date="2026-05-21T17:04:00Z" w16du:dateUtc="2026-05-21T21:04:00Z">
        <w:r w:rsidR="002B0BC3">
          <w:t>and</w:t>
        </w:r>
        <w:r w:rsidR="003612C3">
          <w:t xml:space="preserve"> the </w:t>
        </w:r>
        <w:r w:rsidR="002B0BC3">
          <w:t xml:space="preserve">LAI </w:t>
        </w:r>
        <w:r w:rsidR="00705C99">
          <w:t xml:space="preserve">and its uncertainty </w:t>
        </w:r>
        <w:r w:rsidR="002B0BC3">
          <w:t>was also updated</w:t>
        </w:r>
      </w:ins>
      <w:ins w:id="2732" w:author="Fernandes, Richard (he, him, his | il, le, lui)" w:date="2026-05-21T17:02:00Z">
        <w:r w:rsidRPr="006E6490">
          <w:t xml:space="preserve"> (Appendix 1).</w:t>
        </w:r>
      </w:ins>
      <w:ins w:id="2733" w:author="Fernandes, Richard (he, him, his | il, le, lui)" w:date="2026-05-21T17:02:00Z" w16du:dateUtc="2026-05-21T21:02:00Z">
        <w:r>
          <w:t xml:space="preserve">  </w:t>
        </w:r>
      </w:ins>
    </w:p>
    <w:p w14:paraId="7EEAF31C" w14:textId="77777777" w:rsidR="009E3D54" w:rsidRDefault="009E3D54" w:rsidP="0060659D">
      <w:pPr>
        <w:rPr>
          <w:ins w:id="2734" w:author="Fernandes, Richard (he, him, his | il, le, lui)" w:date="2026-05-21T17:36:00Z" w16du:dateUtc="2026-05-21T21:36:00Z"/>
        </w:rPr>
      </w:pPr>
    </w:p>
    <w:p w14:paraId="1DB85820" w14:textId="50D240C8" w:rsidR="00B33B71" w:rsidRDefault="00B33B71" w:rsidP="00B33B71">
      <w:pPr>
        <w:rPr>
          <w:ins w:id="2735" w:author="Fernandes, Richard (he, him, his | il, le, lui)" w:date="2026-06-05T16:17:00Z" w16du:dateUtc="2026-06-05T20:17:00Z"/>
        </w:rPr>
      </w:pPr>
      <w:ins w:id="2736" w:author="Fernandes, Richard (he, him, his | il, le, lui)" w:date="2026-05-21T17:40:00Z">
        <w:r w:rsidRPr="00B33B71">
          <w:t xml:space="preserve">Each ESU was visually assessed for spatial </w:t>
        </w:r>
      </w:ins>
      <w:ins w:id="2737" w:author="Fernandes, Richard (he, him, his | il, le, lui)" w:date="2026-05-21T17:40:00Z" w16du:dateUtc="2026-05-21T21:40:00Z">
        <w:r w:rsidR="00B0565B">
          <w:t xml:space="preserve">heterogeneity of land cover </w:t>
        </w:r>
      </w:ins>
      <w:ins w:id="2738" w:author="Fernandes, Richard (he, him, his | il, le, lui)" w:date="2026-05-21T17:54:00Z" w16du:dateUtc="2026-05-21T21:54:00Z">
        <w:r w:rsidR="00B80C82">
          <w:t xml:space="preserve">and vegetation density </w:t>
        </w:r>
      </w:ins>
      <w:ins w:id="2739" w:author="Fernandes, Richard (he, him, his | il, le, lui)" w:date="2026-05-21T17:41:00Z" w16du:dateUtc="2026-05-21T21:41:00Z">
        <w:r w:rsidR="00E41EF9">
          <w:t>using the  most recent high resolution ESRI WorldImagery and Google Earth Pro imagery</w:t>
        </w:r>
      </w:ins>
      <w:ins w:id="2740" w:author="Fernandes, Richard (he, him, his | il, le, lui)" w:date="2026-06-05T16:17:00Z" w16du:dateUtc="2026-06-05T20:17:00Z">
        <w:r w:rsidR="007834D0">
          <w:t xml:space="preserve"> (e.g. </w:t>
        </w:r>
      </w:ins>
      <w:ins w:id="2741" w:author="Fernandes, Richard (he, him, his | il, le, lui)" w:date="2026-05-21T17:41:00Z" w16du:dateUtc="2026-05-21T21:41:00Z">
        <w:r w:rsidR="00E41EF9">
          <w:t>.</w:t>
        </w:r>
      </w:ins>
      <w:ins w:id="2742" w:author="Fernandes, Richard (he, him, his | il, le, lui)" w:date="2026-06-05T16:18:00Z" w16du:dateUtc="2026-06-05T20:18:00Z">
        <w:r w:rsidR="007834D0">
          <w:fldChar w:fldCharType="begin"/>
        </w:r>
        <w:r w:rsidR="007834D0">
          <w:instrText xml:space="preserve"> REF _Ref231568717 \h </w:instrText>
        </w:r>
      </w:ins>
      <w:r w:rsidR="007834D0">
        <w:fldChar w:fldCharType="separate"/>
      </w:r>
      <w:ins w:id="2743" w:author="Fernandes, Richard (he, him, his | il, le, lui)" w:date="2026-06-05T16:18:00Z" w16du:dateUtc="2026-06-05T20:18:00Z">
        <w:r w:rsidR="007834D0">
          <w:t xml:space="preserve">Figure </w:t>
        </w:r>
        <w:r w:rsidR="007834D0">
          <w:rPr>
            <w:noProof/>
          </w:rPr>
          <w:t>2</w:t>
        </w:r>
        <w:r w:rsidR="007834D0">
          <w:fldChar w:fldCharType="end"/>
        </w:r>
        <w:r w:rsidR="007834D0">
          <w:t>)</w:t>
        </w:r>
      </w:ins>
      <w:ins w:id="2744" w:author="Fernandes, Richard (he, him, his | il, le, lui)" w:date="2026-05-21T17:41:00Z" w16du:dateUtc="2026-05-21T21:41:00Z">
        <w:r w:rsidR="00E41EF9">
          <w:t xml:space="preserve">  Sites were classified as</w:t>
        </w:r>
      </w:ins>
      <w:ins w:id="2745" w:author="Fernandes, Richard (he, him, his | il, le, lui)" w:date="2026-05-21T17:42:00Z" w16du:dateUtc="2026-05-21T21:42:00Z">
        <w:r w:rsidR="00E41EF9">
          <w:t xml:space="preserve"> homogeneous</w:t>
        </w:r>
      </w:ins>
      <w:ins w:id="2746" w:author="Fernandes, Richard (he, him, his | il, le, lui)" w:date="2026-05-21T17:40:00Z">
        <w:r w:rsidRPr="00B33B71">
          <w:t xml:space="preserve"> within a 60m </w:t>
        </w:r>
      </w:ins>
      <w:ins w:id="2747" w:author="Fernandes, Richard (he, him, his | il, le, lui)" w:date="2026-05-21T17:42:00Z" w16du:dateUtc="2026-05-21T21:42:00Z">
        <w:r w:rsidR="00E41EF9">
          <w:t xml:space="preserve">radius of the </w:t>
        </w:r>
      </w:ins>
      <w:ins w:id="2748" w:author="Fernandes, Richard (he, him, his | il, le, lui)" w:date="2026-05-21T17:40:00Z">
        <w:r w:rsidRPr="00B33B71">
          <w:t xml:space="preserve">ESU </w:t>
        </w:r>
      </w:ins>
      <w:ins w:id="2749" w:author="Fernandes, Richard (he, him, his | il, le, lui)" w:date="2026-05-21T17:42:00Z" w16du:dateUtc="2026-05-21T21:42:00Z">
        <w:r w:rsidR="00E41EF9">
          <w:t>centroid,</w:t>
        </w:r>
      </w:ins>
      <w:ins w:id="2750" w:author="Fernandes, Richard (he, him, his | il, le, lui)" w:date="2026-05-21T17:41:00Z" w16du:dateUtc="2026-05-21T21:41:00Z">
        <w:r w:rsidR="00E41EF9">
          <w:t xml:space="preserve"> homogeneous </w:t>
        </w:r>
      </w:ins>
      <w:ins w:id="2751" w:author="Fernandes, Richard (he, him, his | il, le, lui)" w:date="2026-05-21T17:40:00Z">
        <w:r w:rsidRPr="00B33B71">
          <w:t xml:space="preserve"> within </w:t>
        </w:r>
      </w:ins>
      <w:ins w:id="2752" w:author="Fernandes, Richard (he, him, his | il, le, lui)" w:date="2026-05-21T17:42:00Z" w16du:dateUtc="2026-05-21T21:42:00Z">
        <w:r w:rsidR="005D2C97">
          <w:t xml:space="preserve">only </w:t>
        </w:r>
      </w:ins>
      <w:ins w:id="2753" w:author="Fernandes, Richard (he, him, his | il, le, lui)" w:date="2026-05-21T17:40:00Z">
        <w:r w:rsidRPr="00B33B71">
          <w:t xml:space="preserve">a 30m </w:t>
        </w:r>
      </w:ins>
      <w:ins w:id="2754" w:author="Fernandes, Richard (he, him, his | il, le, lui)" w:date="2026-05-21T17:41:00Z" w16du:dateUtc="2026-05-21T21:41:00Z">
        <w:r w:rsidR="00E41EF9">
          <w:t>radius</w:t>
        </w:r>
      </w:ins>
      <w:ins w:id="2755" w:author="Fernandes, Richard (he, him, his | il, le, lui)" w:date="2026-05-21T17:42:00Z" w16du:dateUtc="2026-05-21T21:42:00Z">
        <w:r w:rsidR="00E41EF9">
          <w:t xml:space="preserve">  of the centroid, </w:t>
        </w:r>
      </w:ins>
      <w:ins w:id="2756" w:author="Fernandes, Richard (he, him, his | il, le, lui)" w:date="2026-05-21T17:43:00Z" w16du:dateUtc="2026-05-21T21:43:00Z">
        <w:r w:rsidR="005D2C97">
          <w:t>or heterogeneous</w:t>
        </w:r>
      </w:ins>
      <w:ins w:id="2757" w:author="Fernandes, Richard (he, him, his | il, le, lui)" w:date="2026-05-21T17:42:00Z" w16du:dateUtc="2026-05-21T21:42:00Z">
        <w:r w:rsidR="00E41EF9">
          <w:t xml:space="preserve"> within </w:t>
        </w:r>
      </w:ins>
      <w:ins w:id="2758" w:author="Fernandes, Richard (he, him, his | il, le, lui)" w:date="2026-05-21T17:40:00Z">
        <w:r w:rsidRPr="00B33B71">
          <w:t xml:space="preserve">a </w:t>
        </w:r>
      </w:ins>
      <w:ins w:id="2759" w:author="Fernandes, Richard (he, him, his | il, le, lui)" w:date="2026-05-21T17:43:00Z" w16du:dateUtc="2026-05-21T21:43:00Z">
        <w:r w:rsidR="005D2C97">
          <w:t>30m</w:t>
        </w:r>
      </w:ins>
      <w:ins w:id="2760" w:author="Fernandes, Richard (he, him, his | il, le, lui)" w:date="2026-05-21T17:40:00Z">
        <w:r w:rsidRPr="00B33B71">
          <w:t xml:space="preserve"> radius of </w:t>
        </w:r>
        <w:r w:rsidRPr="00B33B71">
          <w:lastRenderedPageBreak/>
          <w:t>the centroid</w:t>
        </w:r>
      </w:ins>
      <w:ins w:id="2761" w:author="Fernandes, Richard (he, him, his | il, le, lui)" w:date="2026-05-21T17:42:00Z" w16du:dateUtc="2026-05-21T21:42:00Z">
        <w:r w:rsidR="005D2C97">
          <w:t xml:space="preserve">  </w:t>
        </w:r>
      </w:ins>
      <w:ins w:id="2762" w:author="Fernandes, Richard (he, him, his | il, le, lui)" w:date="2026-05-21T17:40:00Z">
        <w:r w:rsidRPr="00B33B71">
          <w:t>.</w:t>
        </w:r>
      </w:ins>
      <w:ins w:id="2763" w:author="Fernandes, Richard (he, him, his | il, le, lui)" w:date="2026-05-21T17:40:00Z" w16du:dateUtc="2026-05-21T21:40:00Z">
        <w:r>
          <w:t xml:space="preserve">  </w:t>
        </w:r>
      </w:ins>
      <w:ins w:id="2764" w:author="Fernandes, Richard (he, him, his | il, le, lui)" w:date="2026-05-21T17:40:00Z">
        <w:r w:rsidRPr="00B33B71">
          <w:t>The 30m radius is approximately the spatial support of in-situ measurements.</w:t>
        </w:r>
      </w:ins>
      <w:ins w:id="2765" w:author="Fernandes, Richard (he, him, his | il, le, lui)" w:date="2026-05-21T17:40:00Z" w16du:dateUtc="2026-05-21T21:40:00Z">
        <w:r>
          <w:t xml:space="preserve">  </w:t>
        </w:r>
      </w:ins>
      <w:ins w:id="2766" w:author="Fernandes, Richard (he, him, his | il, le, lui)" w:date="2026-05-21T17:40:00Z">
        <w:r w:rsidRPr="00B33B71">
          <w:t>The 60m radius contains at least a 3x3 patch of nominal 30m Landsat HLS pixels after accounting for worst case 30m geoloction error.</w:t>
        </w:r>
      </w:ins>
    </w:p>
    <w:p w14:paraId="4E2BF499" w14:textId="51FACA8F" w:rsidR="007834D0" w:rsidRDefault="007834D0" w:rsidP="007834D0">
      <w:pPr>
        <w:keepNext/>
        <w:rPr>
          <w:ins w:id="2767" w:author="Fernandes, Richard (he, him, his | il, le, lui)" w:date="2026-06-05T16:18:00Z" w16du:dateUtc="2026-06-05T20:18:00Z"/>
        </w:rPr>
        <w:pPrChange w:id="2768" w:author="Fernandes, Richard (he, him, his | il, le, lui)" w:date="2026-06-05T16:18:00Z" w16du:dateUtc="2026-06-05T20:18:00Z">
          <w:pPr/>
        </w:pPrChange>
      </w:pPr>
    </w:p>
    <w:p w14:paraId="25406806" w14:textId="2F4D0BFE" w:rsidR="007834D0" w:rsidRPr="00B33B71" w:rsidRDefault="007834D0" w:rsidP="007834D0">
      <w:pPr>
        <w:pStyle w:val="Caption"/>
        <w:rPr>
          <w:ins w:id="2769" w:author="Fernandes, Richard (he, him, his | il, le, lui)" w:date="2026-05-21T17:40:00Z"/>
        </w:rPr>
        <w:pPrChange w:id="2770" w:author="Fernandes, Richard (he, him, his | il, le, lui)" w:date="2026-06-05T16:18:00Z" w16du:dateUtc="2026-06-05T20:18:00Z">
          <w:pPr/>
        </w:pPrChange>
      </w:pPr>
      <w:bookmarkStart w:id="2771" w:name="_Ref231568717"/>
      <w:ins w:id="2772" w:author="Fernandes, Richard (he, him, his | il, le, lui)" w:date="2026-06-05T16:18:00Z" w16du:dateUtc="2026-06-05T20:18:00Z">
        <w:r>
          <w:t xml:space="preserve">Figure </w:t>
        </w:r>
        <w:r>
          <w:fldChar w:fldCharType="begin"/>
        </w:r>
        <w:r>
          <w:instrText xml:space="preserve"> SEQ Figure \* ARABIC </w:instrText>
        </w:r>
      </w:ins>
      <w:r>
        <w:fldChar w:fldCharType="separate"/>
      </w:r>
      <w:ins w:id="2773" w:author="Fernandes, Richard (he, him, his | il, le, lui)" w:date="2026-06-05T18:36:00Z" w16du:dateUtc="2026-06-05T22:36:00Z">
        <w:r w:rsidR="00675FD2">
          <w:rPr>
            <w:noProof/>
          </w:rPr>
          <w:t>2</w:t>
        </w:r>
      </w:ins>
      <w:ins w:id="2774" w:author="Fernandes, Richard (he, him, his | il, le, lui)" w:date="2026-06-05T16:18:00Z" w16du:dateUtc="2026-06-05T20:18:00Z">
        <w:r>
          <w:fldChar w:fldCharType="end"/>
        </w:r>
        <w:bookmarkEnd w:id="2771"/>
        <w:r>
          <w:t>.  Example of visually assessed ESU heterogeneity.</w:t>
        </w:r>
      </w:ins>
    </w:p>
    <w:p w14:paraId="441977C6" w14:textId="77777777" w:rsidR="00B33B71" w:rsidRPr="00B33B71" w:rsidRDefault="00B33B71" w:rsidP="00B33B71">
      <w:pPr>
        <w:rPr>
          <w:ins w:id="2775" w:author="Fernandes, Richard (he, him, his | il, le, lui)" w:date="2026-05-21T17:40:00Z"/>
        </w:rPr>
      </w:pPr>
      <w:ins w:id="2776" w:author="Fernandes, Richard (he, him, his | il, le, lui)" w:date="2026-05-21T17:40:00Z">
        <w:r w:rsidRPr="00B33B71">
          <w:fldChar w:fldCharType="begin"/>
        </w:r>
        <w:r w:rsidRPr="00B33B71">
          <w:instrText>HYPERLINK "https://www.usgs.gov/media/files/landsat-8-9-collection-2-level-2-science-product-guide" \t "_blank"</w:instrText>
        </w:r>
        <w:r w:rsidRPr="00B33B71">
          <w:fldChar w:fldCharType="separate"/>
        </w:r>
        <w:r w:rsidRPr="00B33B71">
          <w:rPr>
            <w:rStyle w:val="Hyperlink"/>
          </w:rPr>
          <w:t>https://www.usgs.gov/media/files/landsat-8-9-collection-2-level-2-science-product-guide</w:t>
        </w:r>
      </w:ins>
      <w:ins w:id="2777" w:author="Fernandes, Richard (he, him, his | il, le, lui)" w:date="2026-05-21T17:40:00Z" w16du:dateUtc="2026-05-21T21:40:00Z">
        <w:r w:rsidRPr="00B33B71">
          <w:fldChar w:fldCharType="end"/>
        </w:r>
      </w:ins>
      <w:ins w:id="2778" w:author="Fernandes, Richard (he, him, his | il, le, lui)" w:date="2026-05-21T17:40:00Z">
        <w:r w:rsidRPr="00B33B71">
          <w:t>) and a poinst spread function within non-neglible gain at 60m from the nominal pixel centre.</w:t>
        </w:r>
      </w:ins>
    </w:p>
    <w:p w14:paraId="74F79C22" w14:textId="77777777" w:rsidR="003377E0" w:rsidRDefault="003377E0" w:rsidP="0060659D">
      <w:pPr>
        <w:rPr>
          <w:ins w:id="2779" w:author="Fernandes, Richard (he, him, his | il, le, lui)" w:date="2026-05-21T17:39:00Z" w16du:dateUtc="2026-05-21T21:39:00Z"/>
        </w:rPr>
      </w:pPr>
    </w:p>
    <w:p w14:paraId="2C6273A8" w14:textId="21BD4472" w:rsidR="009E3D54" w:rsidRDefault="00FB076A" w:rsidP="0060659D">
      <w:pPr>
        <w:rPr>
          <w:ins w:id="2780" w:author="Fernandes, Richard (he, him, his | il, le, lui)" w:date="2026-05-20T16:27:00Z" w16du:dateUtc="2026-05-20T20:27:00Z"/>
        </w:rPr>
      </w:pPr>
      <w:ins w:id="2781" w:author="Fernandes, Richard (he, him, his | il, le, lui)" w:date="2026-05-21T17:38:00Z" w16du:dateUtc="2026-05-21T21:38:00Z">
        <w:r>
          <w:t xml:space="preserve"> </w:t>
        </w:r>
      </w:ins>
    </w:p>
    <w:p w14:paraId="1BD90AAB" w14:textId="2CA4BECB" w:rsidR="00855E90" w:rsidRDefault="00855E90" w:rsidP="00855E90">
      <w:pPr>
        <w:pStyle w:val="Caption"/>
        <w:keepNext/>
        <w:rPr>
          <w:ins w:id="2782" w:author="Fernandes, Richard (he, him, his | il, le, lui)" w:date="2026-06-05T16:37:00Z" w16du:dateUtc="2026-06-05T20:37:00Z"/>
        </w:rPr>
        <w:pPrChange w:id="2783" w:author="Fernandes, Richard (he, him, his | il, le, lui)" w:date="2026-06-05T16:37:00Z" w16du:dateUtc="2026-06-05T20:37:00Z">
          <w:pPr/>
        </w:pPrChange>
      </w:pPr>
      <w:ins w:id="2784" w:author="Fernandes, Richard (he, him, his | il, le, lui)" w:date="2026-06-05T16:37:00Z" w16du:dateUtc="2026-06-05T20:37:00Z">
        <w:r>
          <w:t xml:space="preserve">Table </w:t>
        </w:r>
        <w:r>
          <w:fldChar w:fldCharType="begin"/>
        </w:r>
        <w:r>
          <w:instrText xml:space="preserve"> SEQ Table \* ARABIC </w:instrText>
        </w:r>
      </w:ins>
      <w:r>
        <w:fldChar w:fldCharType="separate"/>
      </w:r>
      <w:ins w:id="2785" w:author="Fernandes, Richard (he, him, his | il, le, lui)" w:date="2026-06-05T16:37:00Z" w16du:dateUtc="2026-06-05T20:37:00Z">
        <w:r>
          <w:rPr>
            <w:noProof/>
          </w:rPr>
          <w:t>5</w:t>
        </w:r>
        <w:r>
          <w:fldChar w:fldCharType="end"/>
        </w:r>
        <w:r>
          <w:t>.  Description of in-situ FRM networks.</w:t>
        </w:r>
      </w:ins>
    </w:p>
    <w:tbl>
      <w:tblPr>
        <w:tblStyle w:val="TableGrid"/>
        <w:tblW w:w="0" w:type="auto"/>
        <w:tblLook w:val="04A0" w:firstRow="1" w:lastRow="0" w:firstColumn="1" w:lastColumn="0" w:noHBand="0" w:noVBand="1"/>
      </w:tblPr>
      <w:tblGrid>
        <w:gridCol w:w="1859"/>
        <w:gridCol w:w="3201"/>
        <w:gridCol w:w="1430"/>
        <w:gridCol w:w="1430"/>
        <w:tblGridChange w:id="2786">
          <w:tblGrid>
            <w:gridCol w:w="1859"/>
            <w:gridCol w:w="3201"/>
            <w:gridCol w:w="1430"/>
            <w:gridCol w:w="1430"/>
          </w:tblGrid>
        </w:tblGridChange>
      </w:tblGrid>
      <w:tr w:rsidR="00221D24" w14:paraId="4F7DA2BF" w14:textId="77777777">
        <w:trPr>
          <w:ins w:id="2787" w:author="Fernandes, Richard (he, him, his | il, le, lui)" w:date="2026-05-20T16:27:00Z"/>
        </w:trPr>
        <w:tc>
          <w:tcPr>
            <w:tcW w:w="1859" w:type="dxa"/>
          </w:tcPr>
          <w:p w14:paraId="7A50DEDC" w14:textId="3250CA52" w:rsidR="00221D24" w:rsidRDefault="00221D24" w:rsidP="0060659D">
            <w:pPr>
              <w:rPr>
                <w:ins w:id="2788" w:author="Fernandes, Richard (he, him, his | il, le, lui)" w:date="2026-05-20T16:27:00Z" w16du:dateUtc="2026-05-20T20:27:00Z"/>
              </w:rPr>
            </w:pPr>
          </w:p>
        </w:tc>
        <w:tc>
          <w:tcPr>
            <w:tcW w:w="6061" w:type="dxa"/>
            <w:gridSpan w:val="3"/>
          </w:tcPr>
          <w:p w14:paraId="370190FE" w14:textId="6D61A998" w:rsidR="00221D24" w:rsidRDefault="00221D24">
            <w:pPr>
              <w:jc w:val="center"/>
              <w:rPr>
                <w:ins w:id="2789" w:author="Fernandes, Richard (he, him, his | il, le, lui)" w:date="2026-05-20T16:27:00Z" w16du:dateUtc="2026-05-20T20:27:00Z"/>
              </w:rPr>
              <w:pPrChange w:id="2790" w:author="Fernandes, Richard (he, him, his | il, le, lui)" w:date="2026-05-20T16:32:00Z" w16du:dateUtc="2026-05-20T20:32:00Z">
                <w:pPr/>
              </w:pPrChange>
            </w:pPr>
            <w:ins w:id="2791" w:author="Fernandes, Richard (he, him, his | il, le, lui)" w:date="2026-05-20T16:31:00Z" w16du:dateUtc="2026-05-20T20:31:00Z">
              <w:r>
                <w:t>Network</w:t>
              </w:r>
            </w:ins>
          </w:p>
        </w:tc>
      </w:tr>
      <w:tr w:rsidR="00221D24" w14:paraId="181899B4" w14:textId="77777777" w:rsidTr="003F3860">
        <w:trPr>
          <w:ins w:id="2792" w:author="Fernandes, Richard (he, him, his | il, le, lui)" w:date="2026-05-20T16:27:00Z"/>
        </w:trPr>
        <w:tc>
          <w:tcPr>
            <w:tcW w:w="1859" w:type="dxa"/>
          </w:tcPr>
          <w:p w14:paraId="21D9533A" w14:textId="606E8148" w:rsidR="00221D24" w:rsidRDefault="00221D24" w:rsidP="000D3910">
            <w:pPr>
              <w:rPr>
                <w:ins w:id="2793" w:author="Fernandes, Richard (he, him, his | il, le, lui)" w:date="2026-05-20T16:27:00Z" w16du:dateUtc="2026-05-20T20:27:00Z"/>
              </w:rPr>
            </w:pPr>
          </w:p>
        </w:tc>
        <w:tc>
          <w:tcPr>
            <w:tcW w:w="3201" w:type="dxa"/>
          </w:tcPr>
          <w:p w14:paraId="295AA9BE" w14:textId="3E8C7752" w:rsidR="00221D24" w:rsidRDefault="00221D24" w:rsidP="000D3910">
            <w:pPr>
              <w:rPr>
                <w:ins w:id="2794" w:author="Fernandes, Richard (he, him, his | il, le, lui)" w:date="2026-05-20T16:27:00Z" w16du:dateUtc="2026-05-20T20:27:00Z"/>
              </w:rPr>
            </w:pPr>
            <w:ins w:id="2795" w:author="Fernandes, Richard (he, him, his | il, le, lui)" w:date="2026-05-20T16:32:00Z" w16du:dateUtc="2026-05-20T20:32:00Z">
              <w:r>
                <w:rPr>
                  <w:lang w:val="en-US"/>
                </w:rPr>
                <w:t>ICOS</w:t>
              </w:r>
            </w:ins>
          </w:p>
        </w:tc>
        <w:tc>
          <w:tcPr>
            <w:tcW w:w="1430" w:type="dxa"/>
          </w:tcPr>
          <w:p w14:paraId="162EB76A" w14:textId="21D65239" w:rsidR="00221D24" w:rsidRDefault="00221D24" w:rsidP="000D3910">
            <w:pPr>
              <w:rPr>
                <w:ins w:id="2796" w:author="Fernandes, Richard (he, him, his | il, le, lui)" w:date="2026-05-20T16:27:00Z" w16du:dateUtc="2026-05-20T20:27:00Z"/>
              </w:rPr>
            </w:pPr>
            <w:ins w:id="2797" w:author="Fernandes, Richard (he, him, his | il, le, lui)" w:date="2026-05-20T16:32:00Z" w16du:dateUtc="2026-05-20T20:32:00Z">
              <w:r>
                <w:t>NEON</w:t>
              </w:r>
            </w:ins>
          </w:p>
        </w:tc>
        <w:tc>
          <w:tcPr>
            <w:tcW w:w="1430" w:type="dxa"/>
          </w:tcPr>
          <w:p w14:paraId="193F2BBC" w14:textId="62BFB041" w:rsidR="00221D24" w:rsidRDefault="00221D24" w:rsidP="000D3910">
            <w:pPr>
              <w:rPr>
                <w:ins w:id="2798" w:author="Fernandes, Richard (he, him, his | il, le, lui)" w:date="2026-05-20T16:27:00Z" w16du:dateUtc="2026-05-20T20:27:00Z"/>
              </w:rPr>
            </w:pPr>
            <w:ins w:id="2799" w:author="Fernandes, Richard (he, him, his | il, le, lui)" w:date="2026-05-20T16:32:00Z" w16du:dateUtc="2026-05-20T20:32:00Z">
              <w:r>
                <w:t>TERN</w:t>
              </w:r>
            </w:ins>
          </w:p>
        </w:tc>
      </w:tr>
      <w:tr w:rsidR="00221D24" w14:paraId="64E749B9" w14:textId="77777777" w:rsidTr="003F3860">
        <w:trPr>
          <w:ins w:id="2800" w:author="Fernandes, Richard (he, him, his | il, le, lui)" w:date="2026-05-20T16:32:00Z"/>
        </w:trPr>
        <w:tc>
          <w:tcPr>
            <w:tcW w:w="1859" w:type="dxa"/>
          </w:tcPr>
          <w:p w14:paraId="5B3CA20C" w14:textId="298A2275" w:rsidR="00221D24" w:rsidRDefault="00221D24" w:rsidP="000D3910">
            <w:pPr>
              <w:rPr>
                <w:ins w:id="2801" w:author="Fernandes, Richard (he, him, his | il, le, lui)" w:date="2026-05-20T16:32:00Z" w16du:dateUtc="2026-05-20T20:32:00Z"/>
              </w:rPr>
            </w:pPr>
            <w:ins w:id="2802" w:author="Fernandes, Richard (he, him, his | il, le, lui)" w:date="2026-05-20T16:32:00Z" w16du:dateUtc="2026-05-20T20:32:00Z">
              <w:r>
                <w:t>Spatial Extent</w:t>
              </w:r>
            </w:ins>
          </w:p>
        </w:tc>
        <w:tc>
          <w:tcPr>
            <w:tcW w:w="3201" w:type="dxa"/>
          </w:tcPr>
          <w:p w14:paraId="4021976D" w14:textId="0D21F3AD" w:rsidR="00221D24" w:rsidRPr="00BF5736" w:rsidRDefault="003555C2" w:rsidP="000D3910">
            <w:pPr>
              <w:rPr>
                <w:ins w:id="2803" w:author="Fernandes, Richard (he, him, his | il, le, lui)" w:date="2026-05-20T16:32:00Z" w16du:dateUtc="2026-05-20T20:32:00Z"/>
                <w:lang w:val="en-US"/>
              </w:rPr>
            </w:pPr>
            <w:ins w:id="2804" w:author="Fernandes, Richard (he, him, his | il, le, lui)" w:date="2026-05-20T16:33:00Z" w16du:dateUtc="2026-05-20T20:33:00Z">
              <w:r>
                <w:rPr>
                  <w:lang w:val="en-US"/>
                </w:rPr>
                <w:t>European Uni</w:t>
              </w:r>
            </w:ins>
            <w:ins w:id="2805" w:author="Fernandes, Richard (he, him, his | il, le, lui)" w:date="2026-05-20T16:34:00Z" w16du:dateUtc="2026-05-20T20:34:00Z">
              <w:r>
                <w:rPr>
                  <w:lang w:val="en-US"/>
                </w:rPr>
                <w:t>on, UK</w:t>
              </w:r>
            </w:ins>
          </w:p>
        </w:tc>
        <w:tc>
          <w:tcPr>
            <w:tcW w:w="1430" w:type="dxa"/>
          </w:tcPr>
          <w:p w14:paraId="63BB0E1B" w14:textId="51B79BA2" w:rsidR="00221D24" w:rsidRDefault="004A1771" w:rsidP="000D3910">
            <w:pPr>
              <w:rPr>
                <w:ins w:id="2806" w:author="Fernandes, Richard (he, him, his | il, le, lui)" w:date="2026-05-20T16:32:00Z" w16du:dateUtc="2026-05-20T20:32:00Z"/>
              </w:rPr>
            </w:pPr>
            <w:ins w:id="2807" w:author="Fernandes, Richard (he, him, his | il, le, lui)" w:date="2026-05-20T16:34:00Z" w16du:dateUtc="2026-05-20T20:34:00Z">
              <w:r>
                <w:t>United States of America</w:t>
              </w:r>
            </w:ins>
          </w:p>
        </w:tc>
        <w:tc>
          <w:tcPr>
            <w:tcW w:w="1430" w:type="dxa"/>
          </w:tcPr>
          <w:p w14:paraId="1A191606" w14:textId="4C708D60" w:rsidR="00221D24" w:rsidRDefault="004A1771" w:rsidP="000D3910">
            <w:pPr>
              <w:rPr>
                <w:ins w:id="2808" w:author="Fernandes, Richard (he, him, his | il, le, lui)" w:date="2026-05-20T16:32:00Z" w16du:dateUtc="2026-05-20T20:32:00Z"/>
              </w:rPr>
            </w:pPr>
            <w:ins w:id="2809" w:author="Fernandes, Richard (he, him, his | il, le, lui)" w:date="2026-05-20T16:34:00Z" w16du:dateUtc="2026-05-20T20:34:00Z">
              <w:r>
                <w:t>Austrailia</w:t>
              </w:r>
            </w:ins>
          </w:p>
        </w:tc>
      </w:tr>
      <w:tr w:rsidR="00221D24" w14:paraId="28A2852B" w14:textId="77777777" w:rsidTr="003F3860">
        <w:trPr>
          <w:ins w:id="2810" w:author="Fernandes, Richard (he, him, his | il, le, lui)" w:date="2026-05-20T16:27:00Z"/>
        </w:trPr>
        <w:tc>
          <w:tcPr>
            <w:tcW w:w="1859" w:type="dxa"/>
          </w:tcPr>
          <w:p w14:paraId="02CD48EA" w14:textId="402710BE" w:rsidR="00221D24" w:rsidRDefault="00221D24" w:rsidP="000D3910">
            <w:pPr>
              <w:rPr>
                <w:ins w:id="2811" w:author="Fernandes, Richard (he, him, his | il, le, lui)" w:date="2026-05-20T16:27:00Z" w16du:dateUtc="2026-05-20T20:27:00Z"/>
              </w:rPr>
            </w:pPr>
            <w:ins w:id="2812" w:author="Fernandes, Richard (he, him, his | il, le, lui)" w:date="2026-05-20T16:29:00Z" w16du:dateUtc="2026-05-20T20:29:00Z">
              <w:r>
                <w:rPr>
                  <w:lang w:val="en-US"/>
                </w:rPr>
                <w:t>Start Date</w:t>
              </w:r>
            </w:ins>
          </w:p>
        </w:tc>
        <w:tc>
          <w:tcPr>
            <w:tcW w:w="3201" w:type="dxa"/>
          </w:tcPr>
          <w:p w14:paraId="1872E72B" w14:textId="7806D0A1" w:rsidR="00221D24" w:rsidRDefault="00BC1333" w:rsidP="000D3910">
            <w:pPr>
              <w:rPr>
                <w:ins w:id="2813" w:author="Fernandes, Richard (he, him, his | il, le, lui)" w:date="2026-05-20T16:27:00Z" w16du:dateUtc="2026-05-20T20:27:00Z"/>
              </w:rPr>
            </w:pPr>
            <w:ins w:id="2814" w:author="Fernandes, Richard (he, him, his | il, le, lui)" w:date="2026-05-20T17:02:00Z" w16du:dateUtc="2026-05-20T21:02:00Z">
              <w:r>
                <w:t>2017</w:t>
              </w:r>
            </w:ins>
          </w:p>
        </w:tc>
        <w:tc>
          <w:tcPr>
            <w:tcW w:w="1430" w:type="dxa"/>
          </w:tcPr>
          <w:p w14:paraId="0B1B0BE8" w14:textId="45A79E07" w:rsidR="00221D24" w:rsidRDefault="00BC1333" w:rsidP="000D3910">
            <w:pPr>
              <w:rPr>
                <w:ins w:id="2815" w:author="Fernandes, Richard (he, him, his | il, le, lui)" w:date="2026-05-20T16:27:00Z" w16du:dateUtc="2026-05-20T20:27:00Z"/>
              </w:rPr>
            </w:pPr>
            <w:ins w:id="2816" w:author="Fernandes, Richard (he, him, his | il, le, lui)" w:date="2026-05-20T17:02:00Z" w16du:dateUtc="2026-05-20T21:02:00Z">
              <w:r>
                <w:t>2013</w:t>
              </w:r>
            </w:ins>
          </w:p>
        </w:tc>
        <w:tc>
          <w:tcPr>
            <w:tcW w:w="1430" w:type="dxa"/>
          </w:tcPr>
          <w:p w14:paraId="27A47F00" w14:textId="59C13E4A" w:rsidR="00221D24" w:rsidRDefault="00BC1333" w:rsidP="000D3910">
            <w:pPr>
              <w:rPr>
                <w:ins w:id="2817" w:author="Fernandes, Richard (he, him, his | il, le, lui)" w:date="2026-05-20T16:27:00Z" w16du:dateUtc="2026-05-20T20:27:00Z"/>
              </w:rPr>
            </w:pPr>
            <w:ins w:id="2818" w:author="Fernandes, Richard (he, him, his | il, le, lui)" w:date="2026-05-20T17:02:00Z" w16du:dateUtc="2026-05-20T21:02:00Z">
              <w:r>
                <w:t>2011</w:t>
              </w:r>
            </w:ins>
          </w:p>
        </w:tc>
      </w:tr>
      <w:tr w:rsidR="00221D24" w14:paraId="1D4F2F66" w14:textId="77777777" w:rsidTr="00BC1333">
        <w:tblPrEx>
          <w:tblW w:w="0" w:type="auto"/>
          <w:tblPrExChange w:id="2819" w:author="Fernandes, Richard (he, him, his | il, le, lui)" w:date="2026-05-20T17:02:00Z" w16du:dateUtc="2026-05-20T21:02:00Z">
            <w:tblPrEx>
              <w:tblW w:w="0" w:type="auto"/>
            </w:tblPrEx>
          </w:tblPrExChange>
        </w:tblPrEx>
        <w:trPr>
          <w:trHeight w:val="323"/>
          <w:ins w:id="2820" w:author="Fernandes, Richard (he, him, his | il, le, lui)" w:date="2026-05-20T16:27:00Z"/>
        </w:trPr>
        <w:tc>
          <w:tcPr>
            <w:tcW w:w="1859" w:type="dxa"/>
            <w:tcPrChange w:id="2821" w:author="Fernandes, Richard (he, him, his | il, le, lui)" w:date="2026-05-20T17:02:00Z" w16du:dateUtc="2026-05-20T21:02:00Z">
              <w:tcPr>
                <w:tcW w:w="1859" w:type="dxa"/>
              </w:tcPr>
            </w:tcPrChange>
          </w:tcPr>
          <w:p w14:paraId="7DDB93C4" w14:textId="1BF61894" w:rsidR="00221D24" w:rsidRDefault="00221D24" w:rsidP="000D3910">
            <w:pPr>
              <w:rPr>
                <w:ins w:id="2822" w:author="Fernandes, Richard (he, him, his | il, le, lui)" w:date="2026-05-20T16:27:00Z" w16du:dateUtc="2026-05-20T20:27:00Z"/>
              </w:rPr>
            </w:pPr>
            <w:ins w:id="2823" w:author="Fernandes, Richard (he, him, his | il, le, lui)" w:date="2026-05-20T16:29:00Z" w16du:dateUtc="2026-05-20T20:29:00Z">
              <w:r>
                <w:rPr>
                  <w:lang w:val="en-US"/>
                </w:rPr>
                <w:t>End Date</w:t>
              </w:r>
            </w:ins>
          </w:p>
        </w:tc>
        <w:tc>
          <w:tcPr>
            <w:tcW w:w="3201" w:type="dxa"/>
            <w:tcPrChange w:id="2824" w:author="Fernandes, Richard (he, him, his | il, le, lui)" w:date="2026-05-20T17:02:00Z" w16du:dateUtc="2026-05-20T21:02:00Z">
              <w:tcPr>
                <w:tcW w:w="3201" w:type="dxa"/>
              </w:tcPr>
            </w:tcPrChange>
          </w:tcPr>
          <w:p w14:paraId="6BC0BB8A" w14:textId="446B7B22" w:rsidR="00221D24" w:rsidRDefault="00BC1333" w:rsidP="000D3910">
            <w:pPr>
              <w:rPr>
                <w:ins w:id="2825" w:author="Fernandes, Richard (he, him, his | il, le, lui)" w:date="2026-05-20T16:27:00Z" w16du:dateUtc="2026-05-20T20:27:00Z"/>
              </w:rPr>
            </w:pPr>
            <w:ins w:id="2826" w:author="Fernandes, Richard (he, him, his | il, le, lui)" w:date="2026-05-20T17:02:00Z" w16du:dateUtc="2026-05-20T21:02:00Z">
              <w:r>
                <w:t>2022</w:t>
              </w:r>
            </w:ins>
          </w:p>
        </w:tc>
        <w:tc>
          <w:tcPr>
            <w:tcW w:w="1430" w:type="dxa"/>
            <w:tcPrChange w:id="2827" w:author="Fernandes, Richard (he, him, his | il, le, lui)" w:date="2026-05-20T17:02:00Z" w16du:dateUtc="2026-05-20T21:02:00Z">
              <w:tcPr>
                <w:tcW w:w="1430" w:type="dxa"/>
              </w:tcPr>
            </w:tcPrChange>
          </w:tcPr>
          <w:p w14:paraId="5BE7885B" w14:textId="3204A723" w:rsidR="00221D24" w:rsidRDefault="00BC1333" w:rsidP="000D3910">
            <w:pPr>
              <w:rPr>
                <w:ins w:id="2828" w:author="Fernandes, Richard (he, him, his | il, le, lui)" w:date="2026-05-20T16:27:00Z" w16du:dateUtc="2026-05-20T20:27:00Z"/>
              </w:rPr>
            </w:pPr>
            <w:ins w:id="2829" w:author="Fernandes, Richard (he, him, his | il, le, lui)" w:date="2026-05-20T17:02:00Z" w16du:dateUtc="2026-05-20T21:02:00Z">
              <w:r>
                <w:t>2022</w:t>
              </w:r>
            </w:ins>
          </w:p>
        </w:tc>
        <w:tc>
          <w:tcPr>
            <w:tcW w:w="1430" w:type="dxa"/>
            <w:tcPrChange w:id="2830" w:author="Fernandes, Richard (he, him, his | il, le, lui)" w:date="2026-05-20T17:02:00Z" w16du:dateUtc="2026-05-20T21:02:00Z">
              <w:tcPr>
                <w:tcW w:w="1430" w:type="dxa"/>
              </w:tcPr>
            </w:tcPrChange>
          </w:tcPr>
          <w:p w14:paraId="5C66E233" w14:textId="055FD5FD" w:rsidR="00221D24" w:rsidRDefault="00BC1333" w:rsidP="000D3910">
            <w:pPr>
              <w:rPr>
                <w:ins w:id="2831" w:author="Fernandes, Richard (he, him, his | il, le, lui)" w:date="2026-05-20T16:27:00Z" w16du:dateUtc="2026-05-20T20:27:00Z"/>
              </w:rPr>
            </w:pPr>
            <w:ins w:id="2832" w:author="Fernandes, Richard (he, him, his | il, le, lui)" w:date="2026-05-20T17:02:00Z" w16du:dateUtc="2026-05-20T21:02:00Z">
              <w:r>
                <w:t>2023</w:t>
              </w:r>
            </w:ins>
          </w:p>
        </w:tc>
      </w:tr>
      <w:tr w:rsidR="00221D24" w14:paraId="639FB7B0" w14:textId="77777777" w:rsidTr="003F3860">
        <w:trPr>
          <w:ins w:id="2833" w:author="Fernandes, Richard (he, him, his | il, le, lui)" w:date="2026-05-20T16:27:00Z"/>
        </w:trPr>
        <w:tc>
          <w:tcPr>
            <w:tcW w:w="1859" w:type="dxa"/>
          </w:tcPr>
          <w:p w14:paraId="01DA1CDF" w14:textId="24F07A2D" w:rsidR="00221D24" w:rsidRDefault="00221D24" w:rsidP="000D3910">
            <w:pPr>
              <w:rPr>
                <w:ins w:id="2834" w:author="Fernandes, Richard (he, him, his | il, le, lui)" w:date="2026-05-20T16:27:00Z" w16du:dateUtc="2026-05-20T20:27:00Z"/>
              </w:rPr>
            </w:pPr>
            <w:ins w:id="2835" w:author="Fernandes, Richard (he, him, his | il, le, lui)" w:date="2026-05-20T16:29:00Z" w16du:dateUtc="2026-05-20T20:29:00Z">
              <w:r>
                <w:rPr>
                  <w:lang w:val="en-US"/>
                </w:rPr>
                <w:t>#Sites</w:t>
              </w:r>
            </w:ins>
          </w:p>
        </w:tc>
        <w:tc>
          <w:tcPr>
            <w:tcW w:w="3201" w:type="dxa"/>
          </w:tcPr>
          <w:p w14:paraId="27924F0F" w14:textId="665F054E" w:rsidR="00221D24" w:rsidRDefault="008800AE" w:rsidP="000D3910">
            <w:pPr>
              <w:rPr>
                <w:ins w:id="2836" w:author="Fernandes, Richard (he, him, his | il, le, lui)" w:date="2026-05-20T16:27:00Z" w16du:dateUtc="2026-05-20T20:27:00Z"/>
              </w:rPr>
            </w:pPr>
            <w:ins w:id="2837" w:author="Fernandes, Richard (he, him, his | il, le, lui)" w:date="2026-05-21T17:52:00Z" w16du:dateUtc="2026-05-21T21:52:00Z">
              <w:r>
                <w:t xml:space="preserve">20 </w:t>
              </w:r>
            </w:ins>
            <w:ins w:id="2838" w:author="Fernandes, Richard (he, him, his | il, le, lui)" w:date="2026-05-21T17:51:00Z" w16du:dateUtc="2026-05-21T21:51:00Z">
              <w:r w:rsidR="00CF4BA4">
                <w:t>(</w:t>
              </w:r>
            </w:ins>
            <w:ins w:id="2839" w:author="Fernandes, Richard (he, him, his | il, le, lui)" w:date="2026-05-20T17:02:00Z" w16du:dateUtc="2026-05-20T21:02:00Z">
              <w:r w:rsidR="00BC1333">
                <w:t>20</w:t>
              </w:r>
            </w:ins>
            <w:ins w:id="2840" w:author="Fernandes, Richard (he, him, his | il, le, lui)" w:date="2026-05-21T17:51:00Z" w16du:dateUtc="2026-05-21T21:51:00Z">
              <w:r w:rsidR="00CF4BA4">
                <w:t>)</w:t>
              </w:r>
            </w:ins>
          </w:p>
        </w:tc>
        <w:tc>
          <w:tcPr>
            <w:tcW w:w="1430" w:type="dxa"/>
          </w:tcPr>
          <w:p w14:paraId="32EFC732" w14:textId="421ACF59" w:rsidR="00221D24" w:rsidRDefault="00232F47" w:rsidP="000D3910">
            <w:pPr>
              <w:rPr>
                <w:ins w:id="2841" w:author="Fernandes, Richard (he, him, his | il, le, lui)" w:date="2026-05-20T16:27:00Z" w16du:dateUtc="2026-05-20T20:27:00Z"/>
              </w:rPr>
            </w:pPr>
            <w:ins w:id="2842" w:author="Fernandes, Richard (he, him, his | il, le, lui)" w:date="2026-05-21T17:53:00Z" w16du:dateUtc="2026-05-21T21:53:00Z">
              <w:r>
                <w:t xml:space="preserve">47 </w:t>
              </w:r>
            </w:ins>
            <w:ins w:id="2843" w:author="Fernandes, Richard (he, him, his | il, le, lui)" w:date="2026-05-21T17:51:00Z" w16du:dateUtc="2026-05-21T21:51:00Z">
              <w:r w:rsidR="00CF4BA4">
                <w:t>(</w:t>
              </w:r>
              <w:r w:rsidR="00E07CB5">
                <w:t>45</w:t>
              </w:r>
            </w:ins>
            <w:ins w:id="2844" w:author="Fernandes, Richard (he, him, his | il, le, lui)" w:date="2026-05-21T17:52:00Z" w16du:dateUtc="2026-05-21T21:52:00Z">
              <w:r w:rsidR="00CF4BA4">
                <w:t>)</w:t>
              </w:r>
            </w:ins>
          </w:p>
        </w:tc>
        <w:tc>
          <w:tcPr>
            <w:tcW w:w="1430" w:type="dxa"/>
          </w:tcPr>
          <w:p w14:paraId="33B9A45A" w14:textId="54526535" w:rsidR="00221D24" w:rsidRDefault="00B80C82" w:rsidP="000D3910">
            <w:pPr>
              <w:rPr>
                <w:ins w:id="2845" w:author="Fernandes, Richard (he, him, his | il, le, lui)" w:date="2026-05-20T16:27:00Z" w16du:dateUtc="2026-05-20T20:27:00Z"/>
              </w:rPr>
            </w:pPr>
            <w:ins w:id="2846" w:author="Fernandes, Richard (he, him, his | il, le, lui)" w:date="2026-05-21T17:54:00Z" w16du:dateUtc="2026-05-21T21:54:00Z">
              <w:r>
                <w:t xml:space="preserve">14 </w:t>
              </w:r>
            </w:ins>
            <w:ins w:id="2847" w:author="Fernandes, Richard (he, him, his | il, le, lui)" w:date="2026-05-21T17:52:00Z" w16du:dateUtc="2026-05-21T21:52:00Z">
              <w:r w:rsidR="00CF4BA4">
                <w:t>(</w:t>
              </w:r>
            </w:ins>
            <w:ins w:id="2848" w:author="Fernandes, Richard (he, him, his | il, le, lui)" w:date="2026-05-20T17:02:00Z" w16du:dateUtc="2026-05-20T21:02:00Z">
              <w:r w:rsidR="00BC1333">
                <w:t>14</w:t>
              </w:r>
            </w:ins>
            <w:ins w:id="2849" w:author="Fernandes, Richard (he, him, his | il, le, lui)" w:date="2026-05-21T17:52:00Z" w16du:dateUtc="2026-05-21T21:52:00Z">
              <w:r w:rsidR="00CF4BA4">
                <w:t>)</w:t>
              </w:r>
            </w:ins>
          </w:p>
        </w:tc>
      </w:tr>
      <w:tr w:rsidR="00221D24" w14:paraId="253CA860" w14:textId="77777777" w:rsidTr="003F3860">
        <w:trPr>
          <w:ins w:id="2850" w:author="Fernandes, Richard (he, him, his | il, le, lui)" w:date="2026-05-20T16:27:00Z"/>
        </w:trPr>
        <w:tc>
          <w:tcPr>
            <w:tcW w:w="1859" w:type="dxa"/>
          </w:tcPr>
          <w:p w14:paraId="0156D659" w14:textId="0D8487E7" w:rsidR="00221D24" w:rsidRDefault="00221D24" w:rsidP="000D3910">
            <w:pPr>
              <w:rPr>
                <w:ins w:id="2851" w:author="Fernandes, Richard (he, him, his | il, le, lui)" w:date="2026-05-20T16:27:00Z" w16du:dateUtc="2026-05-20T20:27:00Z"/>
              </w:rPr>
            </w:pPr>
            <w:ins w:id="2852" w:author="Fernandes, Richard (he, him, his | il, le, lui)" w:date="2026-05-20T16:29:00Z" w16du:dateUtc="2026-05-20T20:29:00Z">
              <w:r>
                <w:rPr>
                  <w:lang w:val="en-US"/>
                </w:rPr>
                <w:t>#ESUs</w:t>
              </w:r>
            </w:ins>
          </w:p>
        </w:tc>
        <w:tc>
          <w:tcPr>
            <w:tcW w:w="3201" w:type="dxa"/>
          </w:tcPr>
          <w:p w14:paraId="7B69CE06" w14:textId="1ACF98A3" w:rsidR="00221D24" w:rsidRDefault="008800AE" w:rsidP="000D3910">
            <w:pPr>
              <w:rPr>
                <w:ins w:id="2853" w:author="Fernandes, Richard (he, him, his | il, le, lui)" w:date="2026-05-20T16:27:00Z" w16du:dateUtc="2026-05-20T20:27:00Z"/>
              </w:rPr>
            </w:pPr>
            <w:ins w:id="2854" w:author="Fernandes, Richard (he, him, his | il, le, lui)" w:date="2026-05-21T17:52:00Z" w16du:dateUtc="2026-05-21T21:52:00Z">
              <w:r>
                <w:t xml:space="preserve">420 </w:t>
              </w:r>
            </w:ins>
            <w:ins w:id="2855" w:author="Fernandes, Richard (he, him, his | il, le, lui)" w:date="2026-05-21T17:51:00Z" w16du:dateUtc="2026-05-21T21:51:00Z">
              <w:r w:rsidR="00CF4BA4">
                <w:t>(</w:t>
              </w:r>
              <w:r w:rsidR="00E07CB5">
                <w:t>324</w:t>
              </w:r>
              <w:r w:rsidR="00CF4BA4">
                <w:t>)</w:t>
              </w:r>
            </w:ins>
          </w:p>
        </w:tc>
        <w:tc>
          <w:tcPr>
            <w:tcW w:w="1430" w:type="dxa"/>
          </w:tcPr>
          <w:p w14:paraId="2511B724" w14:textId="4011048F" w:rsidR="00221D24" w:rsidRDefault="00232F47" w:rsidP="000D3910">
            <w:pPr>
              <w:rPr>
                <w:ins w:id="2856" w:author="Fernandes, Richard (he, him, his | il, le, lui)" w:date="2026-05-20T16:27:00Z" w16du:dateUtc="2026-05-20T20:27:00Z"/>
              </w:rPr>
            </w:pPr>
            <w:ins w:id="2857" w:author="Fernandes, Richard (he, him, his | il, le, lui)" w:date="2026-05-21T17:53:00Z" w16du:dateUtc="2026-05-21T21:53:00Z">
              <w:r>
                <w:t>94</w:t>
              </w:r>
              <w:r w:rsidR="006C5F99">
                <w:t>7</w:t>
              </w:r>
              <w:r>
                <w:t xml:space="preserve"> </w:t>
              </w:r>
            </w:ins>
            <w:ins w:id="2858" w:author="Fernandes, Richard (he, him, his | il, le, lui)" w:date="2026-05-21T17:51:00Z" w16du:dateUtc="2026-05-21T21:51:00Z">
              <w:r w:rsidR="00CF4BA4">
                <w:t>(</w:t>
              </w:r>
            </w:ins>
            <w:ins w:id="2859" w:author="Fernandes, Richard (he, him, his | il, le, lui)" w:date="2026-05-21T17:49:00Z" w16du:dateUtc="2026-05-21T21:49:00Z">
              <w:r w:rsidR="007C4A1B">
                <w:t>821</w:t>
              </w:r>
            </w:ins>
            <w:ins w:id="2860" w:author="Fernandes, Richard (he, him, his | il, le, lui)" w:date="2026-05-21T17:52:00Z" w16du:dateUtc="2026-05-21T21:52:00Z">
              <w:r w:rsidR="00CF4BA4">
                <w:t>)</w:t>
              </w:r>
            </w:ins>
          </w:p>
        </w:tc>
        <w:tc>
          <w:tcPr>
            <w:tcW w:w="1430" w:type="dxa"/>
          </w:tcPr>
          <w:p w14:paraId="33ABA1F1" w14:textId="185864AB" w:rsidR="00221D24" w:rsidRDefault="00B80C82" w:rsidP="000D3910">
            <w:pPr>
              <w:rPr>
                <w:ins w:id="2861" w:author="Fernandes, Richard (he, him, his | il, le, lui)" w:date="2026-05-20T16:27:00Z" w16du:dateUtc="2026-05-20T20:27:00Z"/>
              </w:rPr>
            </w:pPr>
            <w:ins w:id="2862" w:author="Fernandes, Richard (he, him, his | il, le, lui)" w:date="2026-05-21T17:54:00Z" w16du:dateUtc="2026-05-21T21:54:00Z">
              <w:r>
                <w:t xml:space="preserve">21 </w:t>
              </w:r>
            </w:ins>
            <w:ins w:id="2863" w:author="Fernandes, Richard (he, him, his | il, le, lui)" w:date="2026-05-21T17:52:00Z" w16du:dateUtc="2026-05-21T21:52:00Z">
              <w:r w:rsidR="00CF4BA4">
                <w:t>(</w:t>
              </w:r>
            </w:ins>
            <w:ins w:id="2864" w:author="Fernandes, Richard (he, him, his | il, le, lui)" w:date="2026-05-21T17:50:00Z" w16du:dateUtc="2026-05-21T21:50:00Z">
              <w:r w:rsidR="00E07CB5">
                <w:t>19</w:t>
              </w:r>
            </w:ins>
            <w:ins w:id="2865" w:author="Fernandes, Richard (he, him, his | il, le, lui)" w:date="2026-05-21T17:52:00Z" w16du:dateUtc="2026-05-21T21:52:00Z">
              <w:r w:rsidR="00CF4BA4">
                <w:t>)</w:t>
              </w:r>
            </w:ins>
          </w:p>
        </w:tc>
      </w:tr>
      <w:tr w:rsidR="006D66D5" w14:paraId="5ECCF02B" w14:textId="77777777" w:rsidTr="003F3860">
        <w:trPr>
          <w:ins w:id="2866" w:author="Fernandes, Richard (he, him, his | il, le, lui)" w:date="2026-05-20T16:40:00Z"/>
        </w:trPr>
        <w:tc>
          <w:tcPr>
            <w:tcW w:w="1859" w:type="dxa"/>
          </w:tcPr>
          <w:p w14:paraId="1234E8C4" w14:textId="0537173C" w:rsidR="006D66D5" w:rsidRDefault="006D66D5" w:rsidP="000D3910">
            <w:pPr>
              <w:rPr>
                <w:ins w:id="2867" w:author="Fernandes, Richard (he, him, his | il, le, lui)" w:date="2026-05-20T16:40:00Z" w16du:dateUtc="2026-05-20T20:40:00Z"/>
                <w:lang w:val="en-US"/>
              </w:rPr>
            </w:pPr>
            <w:ins w:id="2868" w:author="Fernandes, Richard (he, him, his | il, le, lui)" w:date="2026-05-20T16:40:00Z" w16du:dateUtc="2026-05-20T20:40:00Z">
              <w:r>
                <w:rPr>
                  <w:lang w:val="en-US"/>
                </w:rPr>
                <w:t>#FRM</w:t>
              </w:r>
            </w:ins>
          </w:p>
        </w:tc>
        <w:tc>
          <w:tcPr>
            <w:tcW w:w="3201" w:type="dxa"/>
          </w:tcPr>
          <w:p w14:paraId="12D25477" w14:textId="0026DAE9" w:rsidR="006D66D5" w:rsidRDefault="008800AE" w:rsidP="000D3910">
            <w:pPr>
              <w:rPr>
                <w:ins w:id="2869" w:author="Fernandes, Richard (he, him, his | il, le, lui)" w:date="2026-05-20T16:40:00Z" w16du:dateUtc="2026-05-20T20:40:00Z"/>
              </w:rPr>
            </w:pPr>
            <w:ins w:id="2870" w:author="Fernandes, Richard (he, him, his | il, le, lui)" w:date="2026-05-21T17:52:00Z" w16du:dateUtc="2026-05-21T21:52:00Z">
              <w:r>
                <w:t xml:space="preserve">1776 </w:t>
              </w:r>
            </w:ins>
            <w:ins w:id="2871" w:author="Fernandes, Richard (he, him, his | il, le, lui)" w:date="2026-05-21T17:51:00Z" w16du:dateUtc="2026-05-21T21:51:00Z">
              <w:r w:rsidR="00CF4BA4">
                <w:t>(</w:t>
              </w:r>
            </w:ins>
            <w:ins w:id="2872" w:author="Fernandes, Richard (he, him, his | il, le, lui)" w:date="2026-05-21T17:50:00Z" w16du:dateUtc="2026-05-21T21:50:00Z">
              <w:r w:rsidR="00E07CB5">
                <w:t>1442</w:t>
              </w:r>
            </w:ins>
            <w:ins w:id="2873" w:author="Fernandes, Richard (he, him, his | il, le, lui)" w:date="2026-05-21T17:51:00Z" w16du:dateUtc="2026-05-21T21:51:00Z">
              <w:r w:rsidR="00CF4BA4">
                <w:t>)</w:t>
              </w:r>
            </w:ins>
          </w:p>
        </w:tc>
        <w:tc>
          <w:tcPr>
            <w:tcW w:w="1430" w:type="dxa"/>
          </w:tcPr>
          <w:p w14:paraId="29FF019E" w14:textId="430E7E96" w:rsidR="006D66D5" w:rsidRDefault="006C5F99" w:rsidP="000D3910">
            <w:pPr>
              <w:rPr>
                <w:ins w:id="2874" w:author="Fernandes, Richard (he, him, his | il, le, lui)" w:date="2026-05-20T16:40:00Z" w16du:dateUtc="2026-05-20T20:40:00Z"/>
              </w:rPr>
            </w:pPr>
            <w:ins w:id="2875" w:author="Fernandes, Richard (he, him, his | il, le, lui)" w:date="2026-05-21T17:53:00Z" w16du:dateUtc="2026-05-21T21:53:00Z">
              <w:r>
                <w:t>11</w:t>
              </w:r>
              <w:r w:rsidR="003512ED">
                <w:t xml:space="preserve">464 </w:t>
              </w:r>
            </w:ins>
            <w:ins w:id="2876" w:author="Fernandes, Richard (he, him, his | il, le, lui)" w:date="2026-05-21T17:51:00Z" w16du:dateUtc="2026-05-21T21:51:00Z">
              <w:r w:rsidR="00CF4BA4">
                <w:t>(</w:t>
              </w:r>
            </w:ins>
            <w:ins w:id="2877" w:author="Fernandes, Richard (he, him, his | il, le, lui)" w:date="2026-05-21T17:49:00Z" w16du:dateUtc="2026-05-21T21:49:00Z">
              <w:r w:rsidR="007C4A1B">
                <w:t>10013</w:t>
              </w:r>
            </w:ins>
            <w:ins w:id="2878" w:author="Fernandes, Richard (he, him, his | il, le, lui)" w:date="2026-05-21T17:52:00Z" w16du:dateUtc="2026-05-21T21:52:00Z">
              <w:r w:rsidR="00CF4BA4">
                <w:t>)</w:t>
              </w:r>
            </w:ins>
          </w:p>
        </w:tc>
        <w:tc>
          <w:tcPr>
            <w:tcW w:w="1430" w:type="dxa"/>
          </w:tcPr>
          <w:p w14:paraId="36EDE091" w14:textId="31081CF0" w:rsidR="006D66D5" w:rsidRDefault="00B80C82" w:rsidP="000D3910">
            <w:pPr>
              <w:rPr>
                <w:ins w:id="2879" w:author="Fernandes, Richard (he, him, his | il, le, lui)" w:date="2026-05-20T16:40:00Z" w16du:dateUtc="2026-05-20T20:40:00Z"/>
              </w:rPr>
            </w:pPr>
            <w:ins w:id="2880" w:author="Fernandes, Richard (he, him, his | il, le, lui)" w:date="2026-05-21T17:54:00Z" w16du:dateUtc="2026-05-21T21:54:00Z">
              <w:r>
                <w:t xml:space="preserve">154 </w:t>
              </w:r>
            </w:ins>
            <w:ins w:id="2881" w:author="Fernandes, Richard (he, him, his | il, le, lui)" w:date="2026-05-21T17:52:00Z" w16du:dateUtc="2026-05-21T21:52:00Z">
              <w:r w:rsidR="00CF4BA4">
                <w:t>(</w:t>
              </w:r>
            </w:ins>
            <w:ins w:id="2882" w:author="Fernandes, Richard (he, him, his | il, le, lui)" w:date="2026-05-21T17:50:00Z" w16du:dateUtc="2026-05-21T21:50:00Z">
              <w:r w:rsidR="00E07CB5">
                <w:t>146</w:t>
              </w:r>
            </w:ins>
            <w:ins w:id="2883" w:author="Fernandes, Richard (he, him, his | il, le, lui)" w:date="2026-05-21T17:52:00Z" w16du:dateUtc="2026-05-21T21:52:00Z">
              <w:r w:rsidR="00CF4BA4">
                <w:t>)</w:t>
              </w:r>
            </w:ins>
          </w:p>
        </w:tc>
      </w:tr>
      <w:tr w:rsidR="00221D24" w14:paraId="0E6F291D" w14:textId="77777777" w:rsidTr="003F3860">
        <w:trPr>
          <w:ins w:id="2884" w:author="Fernandes, Richard (he, him, his | il, le, lui)" w:date="2026-05-20T16:28:00Z"/>
        </w:trPr>
        <w:tc>
          <w:tcPr>
            <w:tcW w:w="1859" w:type="dxa"/>
          </w:tcPr>
          <w:p w14:paraId="705BC42A" w14:textId="30F0D2F1" w:rsidR="00221D24" w:rsidRDefault="00221D24" w:rsidP="000D3910">
            <w:pPr>
              <w:rPr>
                <w:ins w:id="2885" w:author="Fernandes, Richard (he, him, his | il, le, lui)" w:date="2026-05-20T16:28:00Z" w16du:dateUtc="2026-05-20T20:28:00Z"/>
              </w:rPr>
            </w:pPr>
            <w:ins w:id="2886" w:author="Fernandes, Richard (he, him, his | il, le, lui)" w:date="2026-05-20T16:31:00Z" w16du:dateUtc="2026-05-20T20:31:00Z">
              <w:r>
                <w:t>#ESUs intraannual</w:t>
              </w:r>
            </w:ins>
          </w:p>
        </w:tc>
        <w:tc>
          <w:tcPr>
            <w:tcW w:w="3201" w:type="dxa"/>
          </w:tcPr>
          <w:p w14:paraId="0B816D42" w14:textId="3789908D" w:rsidR="00221D24" w:rsidRDefault="008800AE" w:rsidP="000D3910">
            <w:pPr>
              <w:rPr>
                <w:ins w:id="2887" w:author="Fernandes, Richard (he, him, his | il, le, lui)" w:date="2026-05-20T16:28:00Z" w16du:dateUtc="2026-05-20T20:28:00Z"/>
              </w:rPr>
            </w:pPr>
            <w:ins w:id="2888" w:author="Fernandes, Richard (he, him, his | il, le, lui)" w:date="2026-05-21T17:52:00Z" w16du:dateUtc="2026-05-21T21:52:00Z">
              <w:r>
                <w:t xml:space="preserve">54 </w:t>
              </w:r>
            </w:ins>
            <w:ins w:id="2889" w:author="Fernandes, Richard (he, him, his | il, le, lui)" w:date="2026-05-21T17:51:00Z" w16du:dateUtc="2026-05-21T21:51:00Z">
              <w:r w:rsidR="00CF4BA4">
                <w:t>(44)</w:t>
              </w:r>
            </w:ins>
          </w:p>
        </w:tc>
        <w:tc>
          <w:tcPr>
            <w:tcW w:w="1430" w:type="dxa"/>
          </w:tcPr>
          <w:p w14:paraId="7F4922F6" w14:textId="123CE91E" w:rsidR="00221D24" w:rsidRDefault="003512ED" w:rsidP="000D3910">
            <w:pPr>
              <w:rPr>
                <w:ins w:id="2890" w:author="Fernandes, Richard (he, him, his | il, le, lui)" w:date="2026-05-20T16:28:00Z" w16du:dateUtc="2026-05-20T20:28:00Z"/>
              </w:rPr>
            </w:pPr>
            <w:ins w:id="2891" w:author="Fernandes, Richard (he, him, his | il, le, lui)" w:date="2026-05-21T17:53:00Z" w16du:dateUtc="2026-05-21T21:53:00Z">
              <w:r>
                <w:t xml:space="preserve">144 </w:t>
              </w:r>
            </w:ins>
            <w:ins w:id="2892" w:author="Fernandes, Richard (he, him, his | il, le, lui)" w:date="2026-05-21T17:51:00Z" w16du:dateUtc="2026-05-21T21:51:00Z">
              <w:r w:rsidR="00CF4BA4">
                <w:t>(121</w:t>
              </w:r>
            </w:ins>
            <w:ins w:id="2893" w:author="Fernandes, Richard (he, him, his | il, le, lui)" w:date="2026-05-21T17:52:00Z" w16du:dateUtc="2026-05-21T21:52:00Z">
              <w:r w:rsidR="00CF4BA4">
                <w:t>)</w:t>
              </w:r>
            </w:ins>
          </w:p>
        </w:tc>
        <w:tc>
          <w:tcPr>
            <w:tcW w:w="1430" w:type="dxa"/>
          </w:tcPr>
          <w:p w14:paraId="33CF3B18" w14:textId="437764E6" w:rsidR="00221D24" w:rsidRDefault="00B80C82" w:rsidP="000D3910">
            <w:pPr>
              <w:rPr>
                <w:ins w:id="2894" w:author="Fernandes, Richard (he, him, his | il, le, lui)" w:date="2026-05-20T16:28:00Z" w16du:dateUtc="2026-05-20T20:28:00Z"/>
              </w:rPr>
            </w:pPr>
            <w:ins w:id="2895" w:author="Fernandes, Richard (he, him, his | il, le, lui)" w:date="2026-05-21T17:54:00Z" w16du:dateUtc="2026-05-21T21:54:00Z">
              <w:r>
                <w:t xml:space="preserve">4 </w:t>
              </w:r>
            </w:ins>
            <w:ins w:id="2896" w:author="Fernandes, Richard (he, him, his | il, le, lui)" w:date="2026-05-21T17:52:00Z" w16du:dateUtc="2026-05-21T21:52:00Z">
              <w:r w:rsidR="00CF4BA4">
                <w:t>(</w:t>
              </w:r>
            </w:ins>
            <w:ins w:id="2897" w:author="Fernandes, Richard (he, him, his | il, le, lui)" w:date="2026-05-20T17:03:00Z" w16du:dateUtc="2026-05-20T21:03:00Z">
              <w:r w:rsidR="0090590C">
                <w:t>4</w:t>
              </w:r>
            </w:ins>
            <w:ins w:id="2898" w:author="Fernandes, Richard (he, him, his | il, le, lui)" w:date="2026-05-21T17:52:00Z" w16du:dateUtc="2026-05-21T21:52:00Z">
              <w:r w:rsidR="00CF4BA4">
                <w:t>)</w:t>
              </w:r>
            </w:ins>
          </w:p>
        </w:tc>
      </w:tr>
    </w:tbl>
    <w:p w14:paraId="2BABAEA6" w14:textId="77777777" w:rsidR="00666DBC" w:rsidRDefault="00666DBC" w:rsidP="0060659D">
      <w:pPr>
        <w:rPr>
          <w:ins w:id="2899" w:author="Fernandes, Richard (he, him, his | il, le, lui)" w:date="2026-05-20T16:17:00Z" w16du:dateUtc="2026-05-20T20:17:00Z"/>
        </w:rPr>
      </w:pPr>
    </w:p>
    <w:p w14:paraId="25E21A2F" w14:textId="77777777" w:rsidR="0060659D" w:rsidRPr="0060659D" w:rsidRDefault="0060659D">
      <w:pPr>
        <w:rPr>
          <w:ins w:id="2900" w:author="Fernandes, Richard (he, him, his | il, le, lui)" w:date="2026-05-11T13:50:00Z" w16du:dateUtc="2026-05-11T17:50:00Z"/>
        </w:rPr>
        <w:pPrChange w:id="2901" w:author="Fernandes, Richard (he, him, his | il, le, lui)" w:date="2026-05-20T16:12:00Z" w16du:dateUtc="2026-05-20T20:12:00Z">
          <w:pPr>
            <w:pStyle w:val="Heading1"/>
          </w:pPr>
        </w:pPrChange>
      </w:pPr>
    </w:p>
    <w:p w14:paraId="6B317421" w14:textId="77777777" w:rsidR="00D63CC7" w:rsidRDefault="00D63CC7" w:rsidP="00D63CC7">
      <w:pPr>
        <w:rPr>
          <w:ins w:id="2902" w:author="Fernandes, Richard (he, him, his | il, le, lui)" w:date="2026-05-19T16:31:00Z" w16du:dateUtc="2026-05-19T20:31:00Z"/>
        </w:rPr>
      </w:pPr>
    </w:p>
    <w:p w14:paraId="7E6DEEA8" w14:textId="29832308" w:rsidR="00755255" w:rsidRDefault="00755255">
      <w:pPr>
        <w:pStyle w:val="Heading2"/>
        <w:rPr>
          <w:ins w:id="2903" w:author="Fernandes, Richard (he, him, his | il, le, lui)" w:date="2026-05-19T16:55:00Z" w16du:dateUtc="2026-05-19T20:55:00Z"/>
        </w:rPr>
        <w:pPrChange w:id="2904" w:author="Fernandes, Richard (he, him, his | il, le, lui)" w:date="2026-05-22T10:34:00Z" w16du:dateUtc="2026-05-22T14:34:00Z">
          <w:pPr>
            <w:pStyle w:val="Heading4"/>
          </w:pPr>
        </w:pPrChange>
      </w:pPr>
      <w:ins w:id="2905" w:author="Fernandes, Richard (he, him, his | il, le, lui)" w:date="2026-05-19T16:55:00Z" w16du:dateUtc="2026-05-19T20:55:00Z">
        <w:r>
          <w:t>3.</w:t>
        </w:r>
      </w:ins>
      <w:ins w:id="2906" w:author="Fernandes, Richard (he, him, his | il, le, lui)" w:date="2026-05-22T10:34:00Z" w16du:dateUtc="2026-05-22T14:34:00Z">
        <w:r w:rsidR="00FB2366">
          <w:t>2</w:t>
        </w:r>
      </w:ins>
      <w:ins w:id="2907" w:author="Fernandes, Richard (he, him, his | il, le, lui)" w:date="2026-05-19T16:55:00Z" w16du:dateUtc="2026-05-19T20:55:00Z">
        <w:r>
          <w:t xml:space="preserve"> Land cover</w:t>
        </w:r>
      </w:ins>
    </w:p>
    <w:p w14:paraId="5A699AC4" w14:textId="77777777" w:rsidR="00755255" w:rsidRDefault="00755255" w:rsidP="00755255">
      <w:pPr>
        <w:rPr>
          <w:ins w:id="2908" w:author="Fernandes, Richard (he, him, his | il, le, lui)" w:date="2026-05-19T16:55:00Z" w16du:dateUtc="2026-05-19T20:55:00Z"/>
        </w:rPr>
      </w:pPr>
    </w:p>
    <w:p w14:paraId="2063353C" w14:textId="15EEA802" w:rsidR="00755255" w:rsidRDefault="00755255" w:rsidP="00755255">
      <w:pPr>
        <w:rPr>
          <w:ins w:id="2909" w:author="Fernandes, Richard (he, him, his | il, le, lui)" w:date="2026-05-19T16:56:00Z" w16du:dateUtc="2026-05-19T20:56:00Z"/>
        </w:rPr>
      </w:pPr>
      <w:ins w:id="2910" w:author="Fernandes, Richard (he, him, his | il, le, lui)" w:date="2026-05-19T16:55:00Z" w16du:dateUtc="2026-05-19T20:55:00Z">
        <w:r>
          <w:t xml:space="preserve">Global land cover data was required </w:t>
        </w:r>
      </w:ins>
      <w:ins w:id="2911" w:author="Fernandes, Richard (he, him, his | il, le, lui)" w:date="2026-05-20T17:19:00Z" w16du:dateUtc="2026-05-20T21:19:00Z">
        <w:r w:rsidR="00882D7D">
          <w:t>to stratify Stage 4 validation</w:t>
        </w:r>
      </w:ins>
      <w:ins w:id="2912" w:author="Fernandes, Richard (he, him, his | il, le, lui)" w:date="2026-05-19T16:55:00Z" w16du:dateUtc="2026-05-19T20:55:00Z">
        <w:r>
          <w:t xml:space="preserve">. The10m resolution circa 2020 </w:t>
        </w:r>
        <w:r w:rsidRPr="00B47E37">
          <w:t>ESA WorldCover 10m v200</w:t>
        </w:r>
        <w:r>
          <w:t xml:space="preserve"> was used to specify </w:t>
        </w:r>
      </w:ins>
      <w:ins w:id="2913" w:author="Fernandes, Richard (he, him, his | il, le, lui)" w:date="2026-05-20T17:20:00Z" w16du:dateUtc="2026-05-20T21:20:00Z">
        <w:r w:rsidR="00964CD5">
          <w:t>other vegetation, non-vegetation, and forest land cover groups</w:t>
        </w:r>
      </w:ins>
      <w:ins w:id="2914" w:author="Fernandes, Richard (he, him, his | il, le, lui)" w:date="2026-05-19T16:55:00Z" w16du:dateUtc="2026-05-19T20:55:00Z">
        <w:r>
          <w:t xml:space="preserve">.  </w:t>
        </w:r>
      </w:ins>
      <w:ins w:id="2915" w:author="Fernandes, Richard (he, him, his | il, le, lui)" w:date="2026-05-20T17:20:00Z" w16du:dateUtc="2026-05-20T21:20:00Z">
        <w:r w:rsidR="00964CD5">
          <w:t xml:space="preserve">The Forest land cover group was dubdivided into broadleaf and needle leaf forests using the </w:t>
        </w:r>
      </w:ins>
      <w:ins w:id="2916" w:author="Fernandes, Richard (he, him, his | il, le, lui)" w:date="2026-05-19T16:55:00Z" w16du:dateUtc="2026-05-19T20:55:00Z">
        <w:r>
          <w:t xml:space="preserve"> 30m resolution </w:t>
        </w:r>
        <w:r w:rsidRPr="003D4B30">
          <w:t>Land Cover of North America</w:t>
        </w:r>
        <w:r>
          <w:t xml:space="preserve"> NALCMS </w:t>
        </w:r>
        <w:r w:rsidRPr="003D4B30">
          <w:t>2020</w:t>
        </w:r>
        <w:r>
          <w:t xml:space="preserve"> (</w:t>
        </w:r>
        <w:r>
          <w:fldChar w:fldCharType="begin"/>
        </w:r>
        <w:r>
          <w:instrText>HYPERLINK "https://developers.google.com/earth-engine/datasets/catalog/USGS_NLCD_RELEASES_2020_REL_NALCMS"</w:instrText>
        </w:r>
        <w:r>
          <w:fldChar w:fldCharType="separate"/>
        </w:r>
        <w:r w:rsidRPr="00C0642F">
          <w:rPr>
            <w:rStyle w:val="Hyperlink"/>
          </w:rPr>
          <w:t>https://developers.google.com/earth-engine/datasets/catalog/USGS_NLCD_RELEASES_2020_REL_NALCMS</w:t>
        </w:r>
        <w:r>
          <w:fldChar w:fldCharType="end"/>
        </w:r>
        <w:r>
          <w:t>)</w:t>
        </w:r>
      </w:ins>
      <w:ins w:id="2917" w:author="Fernandes, Richard (he, him, his | il, le, lui)" w:date="2026-05-20T17:21:00Z" w16du:dateUtc="2026-05-20T21:21:00Z">
        <w:r w:rsidR="00964CD5">
          <w:t xml:space="preserve"> over North America</w:t>
        </w:r>
      </w:ins>
      <w:ins w:id="2918" w:author="Fernandes, Richard (he, him, his | il, le, lui)" w:date="2026-05-19T16:55:00Z" w16du:dateUtc="2026-05-19T20:55:00Z">
        <w:r>
          <w:t xml:space="preserve"> and, the 2019 100m resolution </w:t>
        </w:r>
        <w:r w:rsidRPr="00932E30">
          <w:t>Copernicus Global Land Cover Layers: CGLS-LC100 Collection 3</w:t>
        </w:r>
        <w:r>
          <w:t xml:space="preserve"> (</w:t>
        </w:r>
        <w:r>
          <w:fldChar w:fldCharType="begin"/>
        </w:r>
        <w:r>
          <w:instrText>HYPERLINK "https://developers.google.com/earth-engine/datasets/catalog/COPERNICUS_Landcover_100m_Proba-V-C3_Global"</w:instrText>
        </w:r>
        <w:r>
          <w:fldChar w:fldCharType="separate"/>
        </w:r>
        <w:r w:rsidRPr="00C0642F">
          <w:rPr>
            <w:rStyle w:val="Hyperlink"/>
          </w:rPr>
          <w:t>https://developers.google.com/earth-engine/datasets/catalog/COPERNICUS_Landcover_100m_Proba-V-C3_Global</w:t>
        </w:r>
        <w:r>
          <w:fldChar w:fldCharType="end"/>
        </w:r>
        <w:r>
          <w:t xml:space="preserve"> ) </w:t>
        </w:r>
      </w:ins>
      <w:ins w:id="2919" w:author="Fernandes, Richard (he, him, his | il, le, lui)" w:date="2026-05-20T17:21:00Z" w16du:dateUtc="2026-05-20T21:21:00Z">
        <w:r w:rsidR="00964CD5">
          <w:t>elsewhere.</w:t>
        </w:r>
      </w:ins>
      <w:ins w:id="2920" w:author="Fernandes, Richard (he, him, his | il, le, lui)" w:date="2026-05-19T16:55:00Z" w16du:dateUtc="2026-05-19T20:55:00Z">
        <w:r>
          <w:t xml:space="preserve">  </w:t>
        </w:r>
      </w:ins>
    </w:p>
    <w:p w14:paraId="42736872" w14:textId="77777777" w:rsidR="00CC1E53" w:rsidRDefault="00CC1E53" w:rsidP="00755255">
      <w:pPr>
        <w:rPr>
          <w:ins w:id="2921" w:author="Fernandes, Richard (he, him, his | il, le, lui)" w:date="2026-05-19T16:56:00Z" w16du:dateUtc="2026-05-19T20:56:00Z"/>
        </w:rPr>
      </w:pPr>
    </w:p>
    <w:p w14:paraId="18FE0515" w14:textId="77777777" w:rsidR="00755255" w:rsidRDefault="00755255" w:rsidP="00755255">
      <w:pPr>
        <w:pStyle w:val="ListParagraph"/>
        <w:rPr>
          <w:ins w:id="2922" w:author="Fernandes, Richard (he, him, his | il, le, lui)" w:date="2026-05-19T16:55:00Z" w16du:dateUtc="2026-05-19T20:55:00Z"/>
        </w:rPr>
      </w:pPr>
    </w:p>
    <w:p w14:paraId="6415B8A4" w14:textId="30B2D39E" w:rsidR="00755255" w:rsidRDefault="00755255" w:rsidP="00755255">
      <w:pPr>
        <w:pStyle w:val="Caption"/>
        <w:keepNext/>
        <w:rPr>
          <w:ins w:id="2923" w:author="Fernandes, Richard (he, him, his | il, le, lui)" w:date="2026-05-19T16:55:00Z" w16du:dateUtc="2026-05-19T20:55:00Z"/>
        </w:rPr>
      </w:pPr>
      <w:ins w:id="2924" w:author="Fernandes, Richard (he, him, his | il, le, lui)" w:date="2026-05-19T16:55:00Z" w16du:dateUtc="2026-05-19T20:55:00Z">
        <w:r>
          <w:t xml:space="preserve">Table </w:t>
        </w:r>
        <w:r>
          <w:fldChar w:fldCharType="begin"/>
        </w:r>
        <w:r>
          <w:instrText xml:space="preserve"> SEQ Table \* ARABIC </w:instrText>
        </w:r>
        <w:r>
          <w:fldChar w:fldCharType="separate"/>
        </w:r>
      </w:ins>
      <w:ins w:id="2925" w:author="Fernandes, Richard (he, him, his | il, le, lui)" w:date="2026-06-05T16:37:00Z" w16du:dateUtc="2026-06-05T20:37:00Z">
        <w:r w:rsidR="00855E90">
          <w:rPr>
            <w:noProof/>
          </w:rPr>
          <w:t>6</w:t>
        </w:r>
      </w:ins>
      <w:ins w:id="2926" w:author="Fernandes, Richard (he, him, his | il, le, lui)" w:date="2026-05-19T16:55:00Z" w16du:dateUtc="2026-05-19T20:55:00Z">
        <w:r>
          <w:fldChar w:fldCharType="end"/>
        </w:r>
        <w:r>
          <w:t xml:space="preserve">  Land cover group definition.</w:t>
        </w:r>
      </w:ins>
    </w:p>
    <w:tbl>
      <w:tblPr>
        <w:tblStyle w:val="TableGrid"/>
        <w:tblW w:w="0" w:type="auto"/>
        <w:tblInd w:w="720" w:type="dxa"/>
        <w:tblLook w:val="04A0" w:firstRow="1" w:lastRow="0" w:firstColumn="1" w:lastColumn="0" w:noHBand="0" w:noVBand="1"/>
      </w:tblPr>
      <w:tblGrid>
        <w:gridCol w:w="1697"/>
        <w:gridCol w:w="1614"/>
        <w:gridCol w:w="1598"/>
        <w:gridCol w:w="2378"/>
        <w:gridCol w:w="1343"/>
      </w:tblGrid>
      <w:tr w:rsidR="00755255" w14:paraId="127406C8" w14:textId="77777777" w:rsidTr="00556B9F">
        <w:trPr>
          <w:ins w:id="2927" w:author="Fernandes, Richard (he, him, his | il, le, lui)" w:date="2026-05-19T16:55:00Z"/>
        </w:trPr>
        <w:tc>
          <w:tcPr>
            <w:tcW w:w="1898" w:type="dxa"/>
          </w:tcPr>
          <w:p w14:paraId="30594664" w14:textId="77777777" w:rsidR="00755255" w:rsidRDefault="00755255" w:rsidP="00556B9F">
            <w:pPr>
              <w:pStyle w:val="ListParagraph"/>
              <w:ind w:left="0"/>
              <w:rPr>
                <w:ins w:id="2928" w:author="Fernandes, Richard (he, him, his | il, le, lui)" w:date="2026-05-19T16:55:00Z" w16du:dateUtc="2026-05-19T20:55:00Z"/>
              </w:rPr>
            </w:pPr>
            <w:ins w:id="2929" w:author="Fernandes, Richard (he, him, his | il, le, lui)" w:date="2026-05-19T16:55:00Z" w16du:dateUtc="2026-05-19T20:55:00Z">
              <w:r>
                <w:t>WorldCover</w:t>
              </w:r>
            </w:ins>
          </w:p>
        </w:tc>
        <w:tc>
          <w:tcPr>
            <w:tcW w:w="1832" w:type="dxa"/>
          </w:tcPr>
          <w:p w14:paraId="6BEE49DC" w14:textId="77777777" w:rsidR="00755255" w:rsidRDefault="00755255" w:rsidP="00556B9F">
            <w:pPr>
              <w:pStyle w:val="ListParagraph"/>
              <w:ind w:left="0"/>
              <w:rPr>
                <w:ins w:id="2930" w:author="Fernandes, Richard (he, him, his | il, le, lui)" w:date="2026-05-19T16:55:00Z" w16du:dateUtc="2026-05-19T20:55:00Z"/>
              </w:rPr>
            </w:pPr>
            <w:ins w:id="2931" w:author="Fernandes, Richard (he, him, his | il, le, lui)" w:date="2026-05-19T16:55:00Z" w16du:dateUtc="2026-05-19T20:55:00Z">
              <w:r>
                <w:t>NALCMS 2020</w:t>
              </w:r>
            </w:ins>
          </w:p>
        </w:tc>
        <w:tc>
          <w:tcPr>
            <w:tcW w:w="1808" w:type="dxa"/>
          </w:tcPr>
          <w:p w14:paraId="2F946D77" w14:textId="77777777" w:rsidR="00755255" w:rsidRDefault="00755255" w:rsidP="00556B9F">
            <w:pPr>
              <w:pStyle w:val="ListParagraph"/>
              <w:ind w:left="0"/>
              <w:rPr>
                <w:ins w:id="2932" w:author="Fernandes, Richard (he, him, his | il, le, lui)" w:date="2026-05-19T16:55:00Z" w16du:dateUtc="2026-05-19T20:55:00Z"/>
              </w:rPr>
            </w:pPr>
            <w:ins w:id="2933" w:author="Fernandes, Richard (he, him, his | il, le, lui)" w:date="2026-05-19T16:55:00Z" w16du:dateUtc="2026-05-19T20:55:00Z">
              <w:r>
                <w:t>CGLS LC100</w:t>
              </w:r>
            </w:ins>
          </w:p>
        </w:tc>
        <w:tc>
          <w:tcPr>
            <w:tcW w:w="1439" w:type="dxa"/>
          </w:tcPr>
          <w:p w14:paraId="6C384179" w14:textId="77777777" w:rsidR="00755255" w:rsidRDefault="00755255" w:rsidP="00556B9F">
            <w:pPr>
              <w:pStyle w:val="ListParagraph"/>
              <w:ind w:left="0"/>
              <w:rPr>
                <w:ins w:id="2934" w:author="Fernandes, Richard (he, him, his | il, le, lui)" w:date="2026-05-19T16:55:00Z" w16du:dateUtc="2026-05-19T20:55:00Z"/>
              </w:rPr>
            </w:pPr>
            <w:ins w:id="2935" w:author="Fernandes, Richard (he, him, his | il, le, lui)" w:date="2026-05-19T16:55:00Z" w16du:dateUtc="2026-05-19T20:55:00Z">
              <w:r>
                <w:t>NLCD Class</w:t>
              </w:r>
            </w:ins>
          </w:p>
        </w:tc>
        <w:tc>
          <w:tcPr>
            <w:tcW w:w="1653" w:type="dxa"/>
          </w:tcPr>
          <w:p w14:paraId="4534B797" w14:textId="77777777" w:rsidR="00755255" w:rsidRDefault="00755255" w:rsidP="00556B9F">
            <w:pPr>
              <w:pStyle w:val="ListParagraph"/>
              <w:ind w:left="0"/>
              <w:rPr>
                <w:ins w:id="2936" w:author="Fernandes, Richard (he, him, his | il, le, lui)" w:date="2026-05-19T16:55:00Z" w16du:dateUtc="2026-05-19T20:55:00Z"/>
              </w:rPr>
            </w:pPr>
            <w:ins w:id="2937" w:author="Fernandes, Richard (he, him, his | il, le, lui)" w:date="2026-05-19T16:55:00Z" w16du:dateUtc="2026-05-19T20:55:00Z">
              <w:r>
                <w:t>Group</w:t>
              </w:r>
            </w:ins>
          </w:p>
        </w:tc>
      </w:tr>
      <w:tr w:rsidR="00755255" w14:paraId="767A30FC" w14:textId="77777777" w:rsidTr="00556B9F">
        <w:trPr>
          <w:ins w:id="2938" w:author="Fernandes, Richard (he, him, his | il, le, lui)" w:date="2026-05-19T16:55:00Z"/>
        </w:trPr>
        <w:tc>
          <w:tcPr>
            <w:tcW w:w="1898" w:type="dxa"/>
          </w:tcPr>
          <w:p w14:paraId="0834E1DA" w14:textId="77777777" w:rsidR="00755255" w:rsidRDefault="00755255" w:rsidP="00556B9F">
            <w:pPr>
              <w:pStyle w:val="ListParagraph"/>
              <w:ind w:left="0"/>
              <w:rPr>
                <w:ins w:id="2939" w:author="Fernandes, Richard (he, him, his | il, le, lui)" w:date="2026-05-19T16:55:00Z" w16du:dateUtc="2026-05-19T20:55:00Z"/>
              </w:rPr>
            </w:pPr>
            <w:ins w:id="2940" w:author="Fernandes, Richard (he, him, his | il, le, lui)" w:date="2026-05-19T16:55:00Z" w16du:dateUtc="2026-05-19T20:55:00Z">
              <w:r>
                <w:rPr>
                  <w:rFonts w:ascii="Roboto" w:hAnsi="Roboto"/>
                  <w:color w:val="202124"/>
                  <w:sz w:val="21"/>
                  <w:szCs w:val="21"/>
                </w:rPr>
                <w:t>Tree cover</w:t>
              </w:r>
            </w:ins>
          </w:p>
        </w:tc>
        <w:tc>
          <w:tcPr>
            <w:tcW w:w="1832" w:type="dxa"/>
            <w:vAlign w:val="center"/>
          </w:tcPr>
          <w:p w14:paraId="6FC92EB3" w14:textId="77777777" w:rsidR="00755255" w:rsidRDefault="00755255" w:rsidP="00556B9F">
            <w:pPr>
              <w:pStyle w:val="ListParagraph"/>
              <w:ind w:left="0"/>
              <w:rPr>
                <w:ins w:id="2941" w:author="Fernandes, Richard (he, him, his | il, le, lui)" w:date="2026-05-19T16:55:00Z" w16du:dateUtc="2026-05-19T20:55:00Z"/>
              </w:rPr>
            </w:pPr>
            <w:ins w:id="2942" w:author="Fernandes, Richard (he, him, his | il, le, lui)" w:date="2026-05-19T16:55:00Z" w16du:dateUtc="2026-05-19T20:55:00Z">
              <w:r w:rsidRPr="00BA2B2B">
                <w:t>Temperate or sub-polar needleleaf forest</w:t>
              </w:r>
            </w:ins>
          </w:p>
          <w:p w14:paraId="1411864F" w14:textId="77777777" w:rsidR="00755255" w:rsidRDefault="00755255" w:rsidP="00556B9F">
            <w:pPr>
              <w:pStyle w:val="ListParagraph"/>
              <w:ind w:left="0"/>
              <w:rPr>
                <w:ins w:id="2943" w:author="Fernandes, Richard (he, him, his | il, le, lui)" w:date="2026-05-19T16:55:00Z" w16du:dateUtc="2026-05-19T20:55:00Z"/>
              </w:rPr>
            </w:pPr>
          </w:p>
          <w:p w14:paraId="7F5A5325" w14:textId="77777777" w:rsidR="00755255" w:rsidRDefault="00755255" w:rsidP="00556B9F">
            <w:pPr>
              <w:pStyle w:val="ListParagraph"/>
              <w:ind w:left="0"/>
              <w:rPr>
                <w:ins w:id="2944" w:author="Fernandes, Richard (he, him, his | il, le, lui)" w:date="2026-05-19T16:55:00Z" w16du:dateUtc="2026-05-19T20:55:00Z"/>
              </w:rPr>
            </w:pPr>
            <w:ins w:id="2945" w:author="Fernandes, Richard (he, him, his | il, le, lui)" w:date="2026-05-19T16:55:00Z" w16du:dateUtc="2026-05-19T20:55:00Z">
              <w:r w:rsidRPr="001F4291">
                <w:t>Sub-polar taiga needleleaf forest</w:t>
              </w:r>
            </w:ins>
          </w:p>
        </w:tc>
        <w:tc>
          <w:tcPr>
            <w:tcW w:w="1808" w:type="dxa"/>
            <w:vAlign w:val="center"/>
          </w:tcPr>
          <w:p w14:paraId="4734B976" w14:textId="77777777" w:rsidR="00755255" w:rsidRDefault="00755255" w:rsidP="00556B9F">
            <w:pPr>
              <w:pStyle w:val="ListParagraph"/>
              <w:ind w:left="0"/>
              <w:rPr>
                <w:ins w:id="2946" w:author="Fernandes, Richard (he, him, his | il, le, lui)" w:date="2026-05-19T16:55:00Z" w16du:dateUtc="2026-05-19T20:55:00Z"/>
              </w:rPr>
            </w:pPr>
            <w:ins w:id="2947" w:author="Fernandes, Richard (he, him, his | il, le, lui)" w:date="2026-05-19T16:55:00Z" w16du:dateUtc="2026-05-19T20:55:00Z">
              <w:r w:rsidRPr="008A2A50">
                <w:t>Closed forest, evergreen needle leaf.</w:t>
              </w:r>
            </w:ins>
          </w:p>
          <w:p w14:paraId="4CBBC9FE" w14:textId="77777777" w:rsidR="00755255" w:rsidRDefault="00755255" w:rsidP="00556B9F">
            <w:pPr>
              <w:pStyle w:val="ListParagraph"/>
              <w:ind w:left="0"/>
              <w:rPr>
                <w:ins w:id="2948" w:author="Fernandes, Richard (he, him, his | il, le, lui)" w:date="2026-05-19T16:55:00Z" w16du:dateUtc="2026-05-19T20:55:00Z"/>
              </w:rPr>
            </w:pPr>
          </w:p>
          <w:p w14:paraId="5B410537" w14:textId="77777777" w:rsidR="00755255" w:rsidRDefault="00755255" w:rsidP="00556B9F">
            <w:pPr>
              <w:pStyle w:val="ListParagraph"/>
              <w:ind w:left="0"/>
              <w:rPr>
                <w:ins w:id="2949" w:author="Fernandes, Richard (he, him, his | il, le, lui)" w:date="2026-05-19T16:55:00Z" w16du:dateUtc="2026-05-19T20:55:00Z"/>
              </w:rPr>
            </w:pPr>
            <w:ins w:id="2950" w:author="Fernandes, Richard (he, him, his | il, le, lui)" w:date="2026-05-19T16:55:00Z" w16du:dateUtc="2026-05-19T20:55:00Z">
              <w:r w:rsidRPr="005370B3">
                <w:t>Closed forest, deciduous needle leaf</w:t>
              </w:r>
            </w:ins>
          </w:p>
          <w:p w14:paraId="6871F70E" w14:textId="77777777" w:rsidR="00755255" w:rsidRDefault="00755255" w:rsidP="00556B9F">
            <w:pPr>
              <w:pStyle w:val="ListParagraph"/>
              <w:ind w:left="0"/>
              <w:rPr>
                <w:ins w:id="2951" w:author="Fernandes, Richard (he, him, his | il, le, lui)" w:date="2026-05-19T16:55:00Z" w16du:dateUtc="2026-05-19T20:55:00Z"/>
              </w:rPr>
            </w:pPr>
          </w:p>
          <w:p w14:paraId="771FB963" w14:textId="77777777" w:rsidR="00755255" w:rsidRDefault="00755255" w:rsidP="00556B9F">
            <w:pPr>
              <w:pStyle w:val="ListParagraph"/>
              <w:ind w:left="0"/>
              <w:rPr>
                <w:ins w:id="2952" w:author="Fernandes, Richard (he, him, his | il, le, lui)" w:date="2026-05-19T16:55:00Z" w16du:dateUtc="2026-05-19T20:55:00Z"/>
              </w:rPr>
            </w:pPr>
            <w:ins w:id="2953" w:author="Fernandes, Richard (he, him, his | il, le, lui)" w:date="2026-05-19T16:55:00Z" w16du:dateUtc="2026-05-19T20:55:00Z">
              <w:r w:rsidRPr="005370B3">
                <w:t>Open forest, evergreen needle leaf.</w:t>
              </w:r>
            </w:ins>
          </w:p>
          <w:p w14:paraId="1717FAFC" w14:textId="77777777" w:rsidR="00755255" w:rsidRDefault="00755255" w:rsidP="00556B9F">
            <w:pPr>
              <w:pStyle w:val="ListParagraph"/>
              <w:ind w:left="0"/>
              <w:rPr>
                <w:ins w:id="2954" w:author="Fernandes, Richard (he, him, his | il, le, lui)" w:date="2026-05-19T16:55:00Z" w16du:dateUtc="2026-05-19T20:55:00Z"/>
              </w:rPr>
            </w:pPr>
          </w:p>
          <w:p w14:paraId="0E045E4E" w14:textId="77777777" w:rsidR="00755255" w:rsidRDefault="00755255" w:rsidP="00556B9F">
            <w:pPr>
              <w:pStyle w:val="ListParagraph"/>
              <w:ind w:left="0"/>
              <w:rPr>
                <w:ins w:id="2955" w:author="Fernandes, Richard (he, him, his | il, le, lui)" w:date="2026-05-19T16:55:00Z" w16du:dateUtc="2026-05-19T20:55:00Z"/>
              </w:rPr>
            </w:pPr>
            <w:ins w:id="2956" w:author="Fernandes, Richard (he, him, his | il, le, lui)" w:date="2026-05-19T16:55:00Z" w16du:dateUtc="2026-05-19T20:55:00Z">
              <w:r w:rsidRPr="005370B3">
                <w:t xml:space="preserve">Open forest, </w:t>
              </w:r>
              <w:r>
                <w:t>deciduous</w:t>
              </w:r>
              <w:r w:rsidRPr="005370B3">
                <w:t xml:space="preserve"> needle leaf.</w:t>
              </w:r>
            </w:ins>
          </w:p>
        </w:tc>
        <w:tc>
          <w:tcPr>
            <w:tcW w:w="1439" w:type="dxa"/>
          </w:tcPr>
          <w:p w14:paraId="58A2981F" w14:textId="77777777" w:rsidR="00755255" w:rsidRDefault="00755255" w:rsidP="00556B9F">
            <w:pPr>
              <w:pStyle w:val="ListParagraph"/>
              <w:ind w:left="0"/>
              <w:rPr>
                <w:ins w:id="2957" w:author="Fernandes, Richard (he, him, his | il, le, lui)" w:date="2026-05-19T16:55:00Z" w16du:dateUtc="2026-05-19T20:55:00Z"/>
              </w:rPr>
            </w:pPr>
            <w:ins w:id="2958" w:author="Fernandes, Richard (he, him, his | il, le, lui)" w:date="2026-05-19T16:55:00Z" w16du:dateUtc="2026-05-19T20:55:00Z">
              <w:r>
                <w:t>Evergreen forest</w:t>
              </w:r>
            </w:ins>
          </w:p>
          <w:p w14:paraId="70B2C988" w14:textId="77777777" w:rsidR="00755255" w:rsidRDefault="00755255" w:rsidP="00556B9F">
            <w:pPr>
              <w:pStyle w:val="ListParagraph"/>
              <w:ind w:left="0"/>
              <w:rPr>
                <w:ins w:id="2959" w:author="Fernandes, Richard (he, him, his | il, le, lui)" w:date="2026-05-19T16:55:00Z" w16du:dateUtc="2026-05-19T20:55:00Z"/>
              </w:rPr>
            </w:pPr>
          </w:p>
          <w:p w14:paraId="15EA524E" w14:textId="77777777" w:rsidR="00755255" w:rsidRDefault="00755255" w:rsidP="00556B9F">
            <w:pPr>
              <w:pStyle w:val="ListParagraph"/>
              <w:ind w:left="0"/>
              <w:rPr>
                <w:ins w:id="2960" w:author="Fernandes, Richard (he, him, his | il, le, lui)" w:date="2026-05-19T16:55:00Z" w16du:dateUtc="2026-05-19T20:55:00Z"/>
              </w:rPr>
            </w:pPr>
            <w:ins w:id="2961" w:author="Fernandes, Richard (he, him, his | il, le, lui)" w:date="2026-05-19T16:55:00Z" w16du:dateUtc="2026-05-19T20:55:00Z">
              <w:r>
                <w:t>Mixed Forest</w:t>
              </w:r>
            </w:ins>
          </w:p>
        </w:tc>
        <w:tc>
          <w:tcPr>
            <w:tcW w:w="1653" w:type="dxa"/>
            <w:vAlign w:val="center"/>
          </w:tcPr>
          <w:p w14:paraId="59644364" w14:textId="77777777" w:rsidR="00755255" w:rsidRDefault="00755255" w:rsidP="00556B9F">
            <w:pPr>
              <w:pStyle w:val="ListParagraph"/>
              <w:ind w:left="0"/>
              <w:rPr>
                <w:ins w:id="2962" w:author="Fernandes, Richard (he, him, his | il, le, lui)" w:date="2026-05-19T16:55:00Z" w16du:dateUtc="2026-05-19T20:55:00Z"/>
              </w:rPr>
            </w:pPr>
            <w:ins w:id="2963" w:author="Fernandes, Richard (he, him, his | il, le, lui)" w:date="2026-05-19T16:55:00Z" w16du:dateUtc="2026-05-19T20:55:00Z">
              <w:r>
                <w:t>NF</w:t>
              </w:r>
            </w:ins>
          </w:p>
        </w:tc>
      </w:tr>
      <w:tr w:rsidR="00755255" w14:paraId="7CA4EB18" w14:textId="77777777" w:rsidTr="00556B9F">
        <w:trPr>
          <w:ins w:id="2964" w:author="Fernandes, Richard (he, him, his | il, le, lui)" w:date="2026-05-19T16:55:00Z"/>
        </w:trPr>
        <w:tc>
          <w:tcPr>
            <w:tcW w:w="1898" w:type="dxa"/>
          </w:tcPr>
          <w:p w14:paraId="48B635B2" w14:textId="77777777" w:rsidR="00755255" w:rsidRDefault="00755255" w:rsidP="00556B9F">
            <w:pPr>
              <w:pStyle w:val="ListParagraph"/>
              <w:ind w:left="0"/>
              <w:rPr>
                <w:ins w:id="2965" w:author="Fernandes, Richard (he, him, his | il, le, lui)" w:date="2026-05-19T16:55:00Z" w16du:dateUtc="2026-05-19T20:55:00Z"/>
                <w:rFonts w:ascii="Roboto" w:hAnsi="Roboto"/>
                <w:color w:val="202124"/>
                <w:sz w:val="21"/>
                <w:szCs w:val="21"/>
              </w:rPr>
            </w:pPr>
            <w:ins w:id="2966" w:author="Fernandes, Richard (he, him, his | il, le, lui)" w:date="2026-05-19T16:55:00Z" w16du:dateUtc="2026-05-19T20:55:00Z">
              <w:r>
                <w:rPr>
                  <w:rFonts w:ascii="Roboto" w:hAnsi="Roboto"/>
                  <w:color w:val="202124"/>
                  <w:sz w:val="21"/>
                  <w:szCs w:val="21"/>
                </w:rPr>
                <w:t>Tree cover</w:t>
              </w:r>
            </w:ins>
          </w:p>
        </w:tc>
        <w:tc>
          <w:tcPr>
            <w:tcW w:w="1832" w:type="dxa"/>
            <w:vAlign w:val="center"/>
          </w:tcPr>
          <w:p w14:paraId="1136DB23" w14:textId="77777777" w:rsidR="00755255" w:rsidRDefault="00755255" w:rsidP="00556B9F">
            <w:pPr>
              <w:pStyle w:val="ListParagraph"/>
              <w:ind w:left="0"/>
              <w:rPr>
                <w:ins w:id="2967" w:author="Fernandes, Richard (he, him, his | il, le, lui)" w:date="2026-05-19T16:55:00Z" w16du:dateUtc="2026-05-19T20:55:00Z"/>
              </w:rPr>
            </w:pPr>
            <w:ins w:id="2968" w:author="Fernandes, Richard (he, him, his | il, le, lui)" w:date="2026-05-19T16:55:00Z" w16du:dateUtc="2026-05-19T20:55:00Z">
              <w:r>
                <w:t>Not needleaf classes</w:t>
              </w:r>
            </w:ins>
          </w:p>
        </w:tc>
        <w:tc>
          <w:tcPr>
            <w:tcW w:w="1808" w:type="dxa"/>
            <w:vAlign w:val="center"/>
          </w:tcPr>
          <w:p w14:paraId="00818FA8" w14:textId="77777777" w:rsidR="00755255" w:rsidRDefault="00755255" w:rsidP="00556B9F">
            <w:pPr>
              <w:pStyle w:val="ListParagraph"/>
              <w:ind w:left="0"/>
              <w:rPr>
                <w:ins w:id="2969" w:author="Fernandes, Richard (he, him, his | il, le, lui)" w:date="2026-05-19T16:55:00Z" w16du:dateUtc="2026-05-19T20:55:00Z"/>
              </w:rPr>
            </w:pPr>
            <w:ins w:id="2970" w:author="Fernandes, Richard (he, him, his | il, le, lui)" w:date="2026-05-19T16:55:00Z" w16du:dateUtc="2026-05-19T20:55:00Z">
              <w:r>
                <w:t>Not needleaf classes</w:t>
              </w:r>
            </w:ins>
          </w:p>
        </w:tc>
        <w:tc>
          <w:tcPr>
            <w:tcW w:w="1439" w:type="dxa"/>
          </w:tcPr>
          <w:p w14:paraId="0570CD84" w14:textId="77777777" w:rsidR="00755255" w:rsidRDefault="00755255" w:rsidP="00556B9F">
            <w:pPr>
              <w:pStyle w:val="ListParagraph"/>
              <w:ind w:left="0"/>
              <w:rPr>
                <w:ins w:id="2971" w:author="Fernandes, Richard (he, him, his | il, le, lui)" w:date="2026-05-19T16:55:00Z" w16du:dateUtc="2026-05-19T20:55:00Z"/>
                <w:rFonts w:ascii="Roboto" w:hAnsi="Roboto"/>
                <w:color w:val="202124"/>
                <w:sz w:val="21"/>
                <w:szCs w:val="21"/>
              </w:rPr>
            </w:pPr>
            <w:ins w:id="2972" w:author="Fernandes, Richard (he, him, his | il, le, lui)" w:date="2026-05-19T16:55:00Z" w16du:dateUtc="2026-05-19T20:55:00Z">
              <w:r>
                <w:rPr>
                  <w:rFonts w:ascii="Roboto" w:hAnsi="Roboto"/>
                  <w:color w:val="202124"/>
                  <w:sz w:val="21"/>
                  <w:szCs w:val="21"/>
                </w:rPr>
                <w:t>Deciduous Forest</w:t>
              </w:r>
            </w:ins>
          </w:p>
          <w:p w14:paraId="5388FE3F" w14:textId="77777777" w:rsidR="00755255" w:rsidRDefault="00755255" w:rsidP="00556B9F">
            <w:pPr>
              <w:pStyle w:val="ListParagraph"/>
              <w:ind w:left="0"/>
              <w:rPr>
                <w:ins w:id="2973" w:author="Fernandes, Richard (he, him, his | il, le, lui)" w:date="2026-05-19T16:55:00Z" w16du:dateUtc="2026-05-19T20:55:00Z"/>
                <w:rFonts w:ascii="Roboto" w:hAnsi="Roboto"/>
                <w:color w:val="202124"/>
                <w:sz w:val="21"/>
                <w:szCs w:val="21"/>
              </w:rPr>
            </w:pPr>
            <w:ins w:id="2974" w:author="Fernandes, Richard (he, him, his | il, le, lui)" w:date="2026-05-19T16:55:00Z" w16du:dateUtc="2026-05-19T20:55:00Z">
              <w:r>
                <w:rPr>
                  <w:rFonts w:ascii="Roboto" w:hAnsi="Roboto"/>
                  <w:color w:val="202124"/>
                  <w:sz w:val="21"/>
                  <w:szCs w:val="21"/>
                </w:rPr>
                <w:t>Woody wetlands</w:t>
              </w:r>
            </w:ins>
          </w:p>
        </w:tc>
        <w:tc>
          <w:tcPr>
            <w:tcW w:w="1653" w:type="dxa"/>
            <w:vAlign w:val="center"/>
          </w:tcPr>
          <w:p w14:paraId="498E8C30" w14:textId="77777777" w:rsidR="00755255" w:rsidRDefault="00755255" w:rsidP="00556B9F">
            <w:pPr>
              <w:pStyle w:val="ListParagraph"/>
              <w:ind w:left="0"/>
              <w:rPr>
                <w:ins w:id="2975" w:author="Fernandes, Richard (he, him, his | il, le, lui)" w:date="2026-05-19T16:55:00Z" w16du:dateUtc="2026-05-19T20:55:00Z"/>
                <w:rFonts w:ascii="Roboto" w:hAnsi="Roboto"/>
                <w:color w:val="202124"/>
                <w:sz w:val="21"/>
                <w:szCs w:val="21"/>
              </w:rPr>
            </w:pPr>
            <w:ins w:id="2976" w:author="Fernandes, Richard (he, him, his | il, le, lui)" w:date="2026-05-19T16:55:00Z" w16du:dateUtc="2026-05-19T20:55:00Z">
              <w:r>
                <w:rPr>
                  <w:rFonts w:ascii="Roboto" w:hAnsi="Roboto"/>
                  <w:color w:val="202124"/>
                  <w:sz w:val="21"/>
                  <w:szCs w:val="21"/>
                </w:rPr>
                <w:t>BF</w:t>
              </w:r>
            </w:ins>
          </w:p>
        </w:tc>
      </w:tr>
      <w:tr w:rsidR="00755255" w14:paraId="1B7D6D6E" w14:textId="77777777" w:rsidTr="00556B9F">
        <w:trPr>
          <w:ins w:id="2977" w:author="Fernandes, Richard (he, him, his | il, le, lui)" w:date="2026-05-19T16:55:00Z"/>
        </w:trPr>
        <w:tc>
          <w:tcPr>
            <w:tcW w:w="1898" w:type="dxa"/>
          </w:tcPr>
          <w:p w14:paraId="5DDBF9DE" w14:textId="77777777" w:rsidR="00755255" w:rsidRDefault="00755255" w:rsidP="00556B9F">
            <w:pPr>
              <w:pStyle w:val="ListParagraph"/>
              <w:ind w:left="0"/>
              <w:rPr>
                <w:ins w:id="2978" w:author="Fernandes, Richard (he, him, his | il, le, lui)" w:date="2026-05-19T16:55:00Z" w16du:dateUtc="2026-05-19T20:55:00Z"/>
              </w:rPr>
            </w:pPr>
            <w:ins w:id="2979" w:author="Fernandes, Richard (he, him, his | il, le, lui)" w:date="2026-05-19T16:55:00Z" w16du:dateUtc="2026-05-19T20:55:00Z">
              <w:r>
                <w:rPr>
                  <w:rFonts w:ascii="Roboto" w:hAnsi="Roboto"/>
                  <w:color w:val="202124"/>
                  <w:sz w:val="21"/>
                  <w:szCs w:val="21"/>
                </w:rPr>
                <w:t>Shrubland</w:t>
              </w:r>
            </w:ins>
          </w:p>
        </w:tc>
        <w:tc>
          <w:tcPr>
            <w:tcW w:w="1832" w:type="dxa"/>
          </w:tcPr>
          <w:p w14:paraId="5B0DA71E" w14:textId="77777777" w:rsidR="00755255" w:rsidRDefault="00755255" w:rsidP="00556B9F">
            <w:pPr>
              <w:pStyle w:val="ListParagraph"/>
              <w:ind w:left="0"/>
              <w:rPr>
                <w:ins w:id="2980" w:author="Fernandes, Richard (he, him, his | il, le, lui)" w:date="2026-05-19T16:55:00Z" w16du:dateUtc="2026-05-19T20:55:00Z"/>
              </w:rPr>
            </w:pPr>
          </w:p>
        </w:tc>
        <w:tc>
          <w:tcPr>
            <w:tcW w:w="1808" w:type="dxa"/>
          </w:tcPr>
          <w:p w14:paraId="35D11233" w14:textId="77777777" w:rsidR="00755255" w:rsidRDefault="00755255" w:rsidP="00556B9F">
            <w:pPr>
              <w:pStyle w:val="ListParagraph"/>
              <w:ind w:left="0"/>
              <w:rPr>
                <w:ins w:id="2981" w:author="Fernandes, Richard (he, him, his | il, le, lui)" w:date="2026-05-19T16:55:00Z" w16du:dateUtc="2026-05-19T20:55:00Z"/>
              </w:rPr>
            </w:pPr>
          </w:p>
        </w:tc>
        <w:tc>
          <w:tcPr>
            <w:tcW w:w="1439" w:type="dxa"/>
          </w:tcPr>
          <w:p w14:paraId="30B40260" w14:textId="77777777" w:rsidR="00755255" w:rsidRDefault="00755255" w:rsidP="00556B9F">
            <w:pPr>
              <w:pStyle w:val="ListParagraph"/>
              <w:ind w:left="0"/>
              <w:rPr>
                <w:ins w:id="2982" w:author="Fernandes, Richard (he, him, his | il, le, lui)" w:date="2026-05-19T16:55:00Z" w16du:dateUtc="2026-05-19T20:55:00Z"/>
                <w:rFonts w:ascii="Roboto" w:hAnsi="Roboto"/>
                <w:color w:val="202124"/>
                <w:sz w:val="21"/>
                <w:szCs w:val="21"/>
              </w:rPr>
            </w:pPr>
            <w:ins w:id="2983" w:author="Fernandes, Richard (he, him, his | il, le, lui)" w:date="2026-05-19T16:55:00Z" w16du:dateUtc="2026-05-19T20:55:00Z">
              <w:r>
                <w:rPr>
                  <w:rFonts w:ascii="Roboto" w:hAnsi="Roboto"/>
                  <w:color w:val="202124"/>
                  <w:sz w:val="21"/>
                  <w:szCs w:val="21"/>
                </w:rPr>
                <w:t>Shrub Scrub</w:t>
              </w:r>
            </w:ins>
          </w:p>
        </w:tc>
        <w:tc>
          <w:tcPr>
            <w:tcW w:w="1653" w:type="dxa"/>
          </w:tcPr>
          <w:p w14:paraId="04CBDA2C" w14:textId="77777777" w:rsidR="00755255" w:rsidRDefault="00755255" w:rsidP="00556B9F">
            <w:pPr>
              <w:pStyle w:val="ListParagraph"/>
              <w:ind w:left="0"/>
              <w:rPr>
                <w:ins w:id="2984" w:author="Fernandes, Richard (he, him, his | il, le, lui)" w:date="2026-05-19T16:55:00Z" w16du:dateUtc="2026-05-19T20:55:00Z"/>
              </w:rPr>
            </w:pPr>
            <w:ins w:id="2985" w:author="Fernandes, Richard (he, him, his | il, le, lui)" w:date="2026-05-19T16:55:00Z" w16du:dateUtc="2026-05-19T20:55:00Z">
              <w:r>
                <w:rPr>
                  <w:rFonts w:ascii="Roboto" w:hAnsi="Roboto"/>
                  <w:color w:val="202124"/>
                  <w:sz w:val="21"/>
                  <w:szCs w:val="21"/>
                </w:rPr>
                <w:t>OV</w:t>
              </w:r>
            </w:ins>
          </w:p>
        </w:tc>
      </w:tr>
      <w:tr w:rsidR="00755255" w14:paraId="36D8548B" w14:textId="77777777" w:rsidTr="00556B9F">
        <w:trPr>
          <w:ins w:id="2986" w:author="Fernandes, Richard (he, him, his | il, le, lui)" w:date="2026-05-19T16:55:00Z"/>
        </w:trPr>
        <w:tc>
          <w:tcPr>
            <w:tcW w:w="1898" w:type="dxa"/>
          </w:tcPr>
          <w:p w14:paraId="35DBC537" w14:textId="77777777" w:rsidR="00755255" w:rsidRDefault="00755255" w:rsidP="00556B9F">
            <w:pPr>
              <w:pStyle w:val="ListParagraph"/>
              <w:ind w:left="0"/>
              <w:rPr>
                <w:ins w:id="2987" w:author="Fernandes, Richard (he, him, his | il, le, lui)" w:date="2026-05-19T16:55:00Z" w16du:dateUtc="2026-05-19T20:55:00Z"/>
              </w:rPr>
            </w:pPr>
            <w:ins w:id="2988" w:author="Fernandes, Richard (he, him, his | il, le, lui)" w:date="2026-05-19T16:55:00Z" w16du:dateUtc="2026-05-19T20:55:00Z">
              <w:r>
                <w:rPr>
                  <w:rFonts w:ascii="Roboto" w:hAnsi="Roboto"/>
                  <w:color w:val="202124"/>
                  <w:sz w:val="21"/>
                  <w:szCs w:val="21"/>
                </w:rPr>
                <w:t>Grassland</w:t>
              </w:r>
            </w:ins>
          </w:p>
        </w:tc>
        <w:tc>
          <w:tcPr>
            <w:tcW w:w="1832" w:type="dxa"/>
          </w:tcPr>
          <w:p w14:paraId="4B29A7EC" w14:textId="77777777" w:rsidR="00755255" w:rsidRDefault="00755255" w:rsidP="00556B9F">
            <w:pPr>
              <w:pStyle w:val="ListParagraph"/>
              <w:ind w:left="0"/>
              <w:rPr>
                <w:ins w:id="2989" w:author="Fernandes, Richard (he, him, his | il, le, lui)" w:date="2026-05-19T16:55:00Z" w16du:dateUtc="2026-05-19T20:55:00Z"/>
              </w:rPr>
            </w:pPr>
          </w:p>
        </w:tc>
        <w:tc>
          <w:tcPr>
            <w:tcW w:w="1808" w:type="dxa"/>
          </w:tcPr>
          <w:p w14:paraId="181BD384" w14:textId="77777777" w:rsidR="00755255" w:rsidRDefault="00755255" w:rsidP="00556B9F">
            <w:pPr>
              <w:pStyle w:val="ListParagraph"/>
              <w:ind w:left="0"/>
              <w:rPr>
                <w:ins w:id="2990" w:author="Fernandes, Richard (he, him, his | il, le, lui)" w:date="2026-05-19T16:55:00Z" w16du:dateUtc="2026-05-19T20:55:00Z"/>
              </w:rPr>
            </w:pPr>
          </w:p>
        </w:tc>
        <w:tc>
          <w:tcPr>
            <w:tcW w:w="1439" w:type="dxa"/>
          </w:tcPr>
          <w:p w14:paraId="7E8E2D11" w14:textId="77777777" w:rsidR="00755255" w:rsidRDefault="00755255" w:rsidP="00556B9F">
            <w:pPr>
              <w:pStyle w:val="ListParagraph"/>
              <w:ind w:left="0"/>
              <w:rPr>
                <w:ins w:id="2991" w:author="Fernandes, Richard (he, him, his | il, le, lui)" w:date="2026-05-19T16:55:00Z" w16du:dateUtc="2026-05-19T20:55:00Z"/>
                <w:rFonts w:ascii="Roboto" w:hAnsi="Roboto"/>
                <w:color w:val="202124"/>
                <w:sz w:val="21"/>
                <w:szCs w:val="21"/>
              </w:rPr>
            </w:pPr>
            <w:ins w:id="2992" w:author="Fernandes, Richard (he, him, his | il, le, lui)" w:date="2026-05-19T16:55:00Z" w16du:dateUtc="2026-05-19T20:55:00Z">
              <w:r>
                <w:rPr>
                  <w:rFonts w:ascii="Roboto" w:hAnsi="Roboto"/>
                  <w:color w:val="202124"/>
                  <w:sz w:val="21"/>
                  <w:szCs w:val="21"/>
                </w:rPr>
                <w:t>Grassland/Herbaceous</w:t>
              </w:r>
            </w:ins>
          </w:p>
          <w:p w14:paraId="2F63D545" w14:textId="77777777" w:rsidR="00755255" w:rsidRDefault="00755255" w:rsidP="00556B9F">
            <w:pPr>
              <w:pStyle w:val="ListParagraph"/>
              <w:ind w:left="0"/>
              <w:rPr>
                <w:ins w:id="2993" w:author="Fernandes, Richard (he, him, his | il, le, lui)" w:date="2026-05-19T16:55:00Z" w16du:dateUtc="2026-05-19T20:55:00Z"/>
                <w:rFonts w:ascii="Roboto" w:hAnsi="Roboto"/>
                <w:color w:val="202124"/>
                <w:sz w:val="21"/>
                <w:szCs w:val="21"/>
              </w:rPr>
            </w:pPr>
            <w:ins w:id="2994" w:author="Fernandes, Richard (he, him, his | il, le, lui)" w:date="2026-05-19T16:55:00Z" w16du:dateUtc="2026-05-19T20:55:00Z">
              <w:r>
                <w:rPr>
                  <w:rFonts w:ascii="Roboto" w:hAnsi="Roboto"/>
                  <w:color w:val="202124"/>
                  <w:sz w:val="21"/>
                  <w:szCs w:val="21"/>
                </w:rPr>
                <w:t>Pasture/hay</w:t>
              </w:r>
            </w:ins>
          </w:p>
        </w:tc>
        <w:tc>
          <w:tcPr>
            <w:tcW w:w="1653" w:type="dxa"/>
          </w:tcPr>
          <w:p w14:paraId="23F987B8" w14:textId="77777777" w:rsidR="00755255" w:rsidRDefault="00755255" w:rsidP="00556B9F">
            <w:pPr>
              <w:pStyle w:val="ListParagraph"/>
              <w:ind w:left="0"/>
              <w:rPr>
                <w:ins w:id="2995" w:author="Fernandes, Richard (he, him, his | il, le, lui)" w:date="2026-05-19T16:55:00Z" w16du:dateUtc="2026-05-19T20:55:00Z"/>
              </w:rPr>
            </w:pPr>
            <w:ins w:id="2996" w:author="Fernandes, Richard (he, him, his | il, le, lui)" w:date="2026-05-19T16:55:00Z" w16du:dateUtc="2026-05-19T20:55:00Z">
              <w:r>
                <w:rPr>
                  <w:rFonts w:ascii="Roboto" w:hAnsi="Roboto"/>
                  <w:color w:val="202124"/>
                  <w:sz w:val="21"/>
                  <w:szCs w:val="21"/>
                </w:rPr>
                <w:t>OV</w:t>
              </w:r>
            </w:ins>
          </w:p>
        </w:tc>
      </w:tr>
      <w:tr w:rsidR="00755255" w14:paraId="0D1BDFE6" w14:textId="77777777" w:rsidTr="00556B9F">
        <w:trPr>
          <w:ins w:id="2997" w:author="Fernandes, Richard (he, him, his | il, le, lui)" w:date="2026-05-19T16:55:00Z"/>
        </w:trPr>
        <w:tc>
          <w:tcPr>
            <w:tcW w:w="1898" w:type="dxa"/>
          </w:tcPr>
          <w:p w14:paraId="243022E7" w14:textId="77777777" w:rsidR="00755255" w:rsidRDefault="00755255" w:rsidP="00556B9F">
            <w:pPr>
              <w:pStyle w:val="ListParagraph"/>
              <w:ind w:left="0"/>
              <w:rPr>
                <w:ins w:id="2998" w:author="Fernandes, Richard (he, him, his | il, le, lui)" w:date="2026-05-19T16:55:00Z" w16du:dateUtc="2026-05-19T20:55:00Z"/>
              </w:rPr>
            </w:pPr>
            <w:ins w:id="2999" w:author="Fernandes, Richard (he, him, his | il, le, lui)" w:date="2026-05-19T16:55:00Z" w16du:dateUtc="2026-05-19T20:55:00Z">
              <w:r>
                <w:rPr>
                  <w:rFonts w:ascii="Roboto" w:hAnsi="Roboto"/>
                  <w:color w:val="202124"/>
                  <w:sz w:val="21"/>
                  <w:szCs w:val="21"/>
                </w:rPr>
                <w:t>Cropland</w:t>
              </w:r>
            </w:ins>
          </w:p>
        </w:tc>
        <w:tc>
          <w:tcPr>
            <w:tcW w:w="1832" w:type="dxa"/>
          </w:tcPr>
          <w:p w14:paraId="65B7B98E" w14:textId="77777777" w:rsidR="00755255" w:rsidRDefault="00755255" w:rsidP="00556B9F">
            <w:pPr>
              <w:pStyle w:val="ListParagraph"/>
              <w:ind w:left="0"/>
              <w:rPr>
                <w:ins w:id="3000" w:author="Fernandes, Richard (he, him, his | il, le, lui)" w:date="2026-05-19T16:55:00Z" w16du:dateUtc="2026-05-19T20:55:00Z"/>
              </w:rPr>
            </w:pPr>
          </w:p>
        </w:tc>
        <w:tc>
          <w:tcPr>
            <w:tcW w:w="1808" w:type="dxa"/>
          </w:tcPr>
          <w:p w14:paraId="54565AEB" w14:textId="77777777" w:rsidR="00755255" w:rsidRDefault="00755255" w:rsidP="00556B9F">
            <w:pPr>
              <w:pStyle w:val="ListParagraph"/>
              <w:ind w:left="0"/>
              <w:rPr>
                <w:ins w:id="3001" w:author="Fernandes, Richard (he, him, his | il, le, lui)" w:date="2026-05-19T16:55:00Z" w16du:dateUtc="2026-05-19T20:55:00Z"/>
              </w:rPr>
            </w:pPr>
          </w:p>
        </w:tc>
        <w:tc>
          <w:tcPr>
            <w:tcW w:w="1439" w:type="dxa"/>
          </w:tcPr>
          <w:p w14:paraId="0FEADD83" w14:textId="77777777" w:rsidR="00755255" w:rsidRDefault="00755255" w:rsidP="00556B9F">
            <w:pPr>
              <w:pStyle w:val="ListParagraph"/>
              <w:ind w:left="0"/>
              <w:rPr>
                <w:ins w:id="3002" w:author="Fernandes, Richard (he, him, his | il, le, lui)" w:date="2026-05-19T16:55:00Z" w16du:dateUtc="2026-05-19T20:55:00Z"/>
                <w:rFonts w:ascii="Roboto" w:hAnsi="Roboto"/>
                <w:color w:val="202124"/>
                <w:sz w:val="21"/>
                <w:szCs w:val="21"/>
              </w:rPr>
            </w:pPr>
            <w:ins w:id="3003" w:author="Fernandes, Richard (he, him, his | il, le, lui)" w:date="2026-05-19T16:55:00Z" w16du:dateUtc="2026-05-19T20:55:00Z">
              <w:r>
                <w:rPr>
                  <w:rFonts w:ascii="Roboto" w:hAnsi="Roboto"/>
                  <w:color w:val="202124"/>
                  <w:sz w:val="21"/>
                  <w:szCs w:val="21"/>
                </w:rPr>
                <w:t>Culitvated Crops</w:t>
              </w:r>
            </w:ins>
          </w:p>
        </w:tc>
        <w:tc>
          <w:tcPr>
            <w:tcW w:w="1653" w:type="dxa"/>
          </w:tcPr>
          <w:p w14:paraId="4040B2E5" w14:textId="77777777" w:rsidR="00755255" w:rsidRDefault="00755255" w:rsidP="00556B9F">
            <w:pPr>
              <w:pStyle w:val="ListParagraph"/>
              <w:ind w:left="0"/>
              <w:rPr>
                <w:ins w:id="3004" w:author="Fernandes, Richard (he, him, his | il, le, lui)" w:date="2026-05-19T16:55:00Z" w16du:dateUtc="2026-05-19T20:55:00Z"/>
              </w:rPr>
            </w:pPr>
            <w:ins w:id="3005" w:author="Fernandes, Richard (he, him, his | il, le, lui)" w:date="2026-05-19T16:55:00Z" w16du:dateUtc="2026-05-19T20:55:00Z">
              <w:r>
                <w:rPr>
                  <w:rFonts w:ascii="Roboto" w:hAnsi="Roboto"/>
                  <w:color w:val="202124"/>
                  <w:sz w:val="21"/>
                  <w:szCs w:val="21"/>
                </w:rPr>
                <w:t>OV</w:t>
              </w:r>
            </w:ins>
          </w:p>
        </w:tc>
      </w:tr>
      <w:tr w:rsidR="00755255" w14:paraId="3C9F75B2" w14:textId="77777777" w:rsidTr="00556B9F">
        <w:trPr>
          <w:ins w:id="3006" w:author="Fernandes, Richard (he, him, his | il, le, lui)" w:date="2026-05-19T16:55:00Z"/>
        </w:trPr>
        <w:tc>
          <w:tcPr>
            <w:tcW w:w="1898" w:type="dxa"/>
          </w:tcPr>
          <w:p w14:paraId="016932D4" w14:textId="77777777" w:rsidR="00755255" w:rsidRDefault="00755255" w:rsidP="00556B9F">
            <w:pPr>
              <w:pStyle w:val="ListParagraph"/>
              <w:ind w:left="0"/>
              <w:rPr>
                <w:ins w:id="3007" w:author="Fernandes, Richard (he, him, his | il, le, lui)" w:date="2026-05-19T16:55:00Z" w16du:dateUtc="2026-05-19T20:55:00Z"/>
              </w:rPr>
            </w:pPr>
            <w:ins w:id="3008" w:author="Fernandes, Richard (he, him, his | il, le, lui)" w:date="2026-05-19T16:55:00Z" w16du:dateUtc="2026-05-19T20:55:00Z">
              <w:r>
                <w:rPr>
                  <w:rFonts w:ascii="Roboto" w:hAnsi="Roboto"/>
                  <w:color w:val="202124"/>
                  <w:sz w:val="21"/>
                  <w:szCs w:val="21"/>
                </w:rPr>
                <w:t>Built-up</w:t>
              </w:r>
            </w:ins>
          </w:p>
        </w:tc>
        <w:tc>
          <w:tcPr>
            <w:tcW w:w="1832" w:type="dxa"/>
          </w:tcPr>
          <w:p w14:paraId="3BCFB24D" w14:textId="77777777" w:rsidR="00755255" w:rsidRDefault="00755255" w:rsidP="00556B9F">
            <w:pPr>
              <w:pStyle w:val="ListParagraph"/>
              <w:ind w:left="0"/>
              <w:rPr>
                <w:ins w:id="3009" w:author="Fernandes, Richard (he, him, his | il, le, lui)" w:date="2026-05-19T16:55:00Z" w16du:dateUtc="2026-05-19T20:55:00Z"/>
              </w:rPr>
            </w:pPr>
          </w:p>
        </w:tc>
        <w:tc>
          <w:tcPr>
            <w:tcW w:w="1808" w:type="dxa"/>
          </w:tcPr>
          <w:p w14:paraId="29F81229" w14:textId="77777777" w:rsidR="00755255" w:rsidRDefault="00755255" w:rsidP="00556B9F">
            <w:pPr>
              <w:pStyle w:val="ListParagraph"/>
              <w:ind w:left="0"/>
              <w:rPr>
                <w:ins w:id="3010" w:author="Fernandes, Richard (he, him, his | il, le, lui)" w:date="2026-05-19T16:55:00Z" w16du:dateUtc="2026-05-19T20:55:00Z"/>
              </w:rPr>
            </w:pPr>
            <w:ins w:id="3011" w:author="Fernandes, Richard (he, him, his | il, le, lui)" w:date="2026-05-19T16:55:00Z" w16du:dateUtc="2026-05-19T20:55:00Z">
              <w:r>
                <w:t>Developed</w:t>
              </w:r>
            </w:ins>
          </w:p>
        </w:tc>
        <w:tc>
          <w:tcPr>
            <w:tcW w:w="1439" w:type="dxa"/>
          </w:tcPr>
          <w:p w14:paraId="2CDD7A33" w14:textId="77777777" w:rsidR="00755255" w:rsidRDefault="00755255" w:rsidP="00556B9F">
            <w:pPr>
              <w:pStyle w:val="ListParagraph"/>
              <w:ind w:left="0"/>
              <w:rPr>
                <w:ins w:id="3012" w:author="Fernandes, Richard (he, him, his | il, le, lui)" w:date="2026-05-19T16:55:00Z" w16du:dateUtc="2026-05-19T20:55:00Z"/>
              </w:rPr>
            </w:pPr>
            <w:ins w:id="3013" w:author="Fernandes, Richard (he, him, his | il, le, lui)" w:date="2026-05-19T16:55:00Z" w16du:dateUtc="2026-05-19T20:55:00Z">
              <w:r>
                <w:t>Developed</w:t>
              </w:r>
            </w:ins>
          </w:p>
        </w:tc>
        <w:tc>
          <w:tcPr>
            <w:tcW w:w="1653" w:type="dxa"/>
          </w:tcPr>
          <w:p w14:paraId="47A5BF0F" w14:textId="77777777" w:rsidR="00755255" w:rsidRDefault="00755255" w:rsidP="00556B9F">
            <w:pPr>
              <w:pStyle w:val="ListParagraph"/>
              <w:ind w:left="0"/>
              <w:rPr>
                <w:ins w:id="3014" w:author="Fernandes, Richard (he, him, his | il, le, lui)" w:date="2026-05-19T16:55:00Z" w16du:dateUtc="2026-05-19T20:55:00Z"/>
              </w:rPr>
            </w:pPr>
            <w:ins w:id="3015" w:author="Fernandes, Richard (he, him, his | il, le, lui)" w:date="2026-05-19T16:55:00Z" w16du:dateUtc="2026-05-19T20:55:00Z">
              <w:r>
                <w:t>NV</w:t>
              </w:r>
            </w:ins>
          </w:p>
        </w:tc>
      </w:tr>
      <w:tr w:rsidR="00755255" w14:paraId="6B04409F" w14:textId="77777777" w:rsidTr="00556B9F">
        <w:trPr>
          <w:ins w:id="3016" w:author="Fernandes, Richard (he, him, his | il, le, lui)" w:date="2026-05-19T16:55:00Z"/>
        </w:trPr>
        <w:tc>
          <w:tcPr>
            <w:tcW w:w="1898" w:type="dxa"/>
          </w:tcPr>
          <w:p w14:paraId="4C72FFEF" w14:textId="77777777" w:rsidR="00755255" w:rsidRDefault="00755255" w:rsidP="00556B9F">
            <w:pPr>
              <w:pStyle w:val="ListParagraph"/>
              <w:ind w:left="0"/>
              <w:rPr>
                <w:ins w:id="3017" w:author="Fernandes, Richard (he, him, his | il, le, lui)" w:date="2026-05-19T16:55:00Z" w16du:dateUtc="2026-05-19T20:55:00Z"/>
              </w:rPr>
            </w:pPr>
            <w:ins w:id="3018" w:author="Fernandes, Richard (he, him, his | il, le, lui)" w:date="2026-05-19T16:55:00Z" w16du:dateUtc="2026-05-19T20:55:00Z">
              <w:r>
                <w:rPr>
                  <w:rFonts w:ascii="Roboto" w:hAnsi="Roboto"/>
                  <w:color w:val="202124"/>
                  <w:sz w:val="21"/>
                  <w:szCs w:val="21"/>
                </w:rPr>
                <w:t>Bare / sparse vegetation</w:t>
              </w:r>
            </w:ins>
          </w:p>
        </w:tc>
        <w:tc>
          <w:tcPr>
            <w:tcW w:w="1832" w:type="dxa"/>
          </w:tcPr>
          <w:p w14:paraId="72D15E98" w14:textId="77777777" w:rsidR="00755255" w:rsidRDefault="00755255" w:rsidP="00556B9F">
            <w:pPr>
              <w:pStyle w:val="ListParagraph"/>
              <w:ind w:left="0"/>
              <w:rPr>
                <w:ins w:id="3019" w:author="Fernandes, Richard (he, him, his | il, le, lui)" w:date="2026-05-19T16:55:00Z" w16du:dateUtc="2026-05-19T20:55:00Z"/>
              </w:rPr>
            </w:pPr>
          </w:p>
        </w:tc>
        <w:tc>
          <w:tcPr>
            <w:tcW w:w="1808" w:type="dxa"/>
          </w:tcPr>
          <w:p w14:paraId="6526E733" w14:textId="77777777" w:rsidR="00755255" w:rsidRDefault="00755255" w:rsidP="00556B9F">
            <w:pPr>
              <w:pStyle w:val="ListParagraph"/>
              <w:ind w:left="0"/>
              <w:rPr>
                <w:ins w:id="3020" w:author="Fernandes, Richard (he, him, his | il, le, lui)" w:date="2026-05-19T16:55:00Z" w16du:dateUtc="2026-05-19T20:55:00Z"/>
              </w:rPr>
            </w:pPr>
            <w:ins w:id="3021" w:author="Fernandes, Richard (he, him, his | il, le, lui)" w:date="2026-05-19T16:55:00Z" w16du:dateUtc="2026-05-19T20:55:00Z">
              <w:r>
                <w:t>Barren Land</w:t>
              </w:r>
            </w:ins>
          </w:p>
        </w:tc>
        <w:tc>
          <w:tcPr>
            <w:tcW w:w="1439" w:type="dxa"/>
          </w:tcPr>
          <w:p w14:paraId="208084A4" w14:textId="77777777" w:rsidR="00755255" w:rsidRDefault="00755255" w:rsidP="00556B9F">
            <w:pPr>
              <w:pStyle w:val="ListParagraph"/>
              <w:ind w:left="0"/>
              <w:rPr>
                <w:ins w:id="3022" w:author="Fernandes, Richard (he, him, his | il, le, lui)" w:date="2026-05-19T16:55:00Z" w16du:dateUtc="2026-05-19T20:55:00Z"/>
              </w:rPr>
            </w:pPr>
            <w:ins w:id="3023" w:author="Fernandes, Richard (he, him, his | il, le, lui)" w:date="2026-05-19T16:55:00Z" w16du:dateUtc="2026-05-19T20:55:00Z">
              <w:r>
                <w:t>Barren Land</w:t>
              </w:r>
            </w:ins>
          </w:p>
          <w:p w14:paraId="7D6D5DBE" w14:textId="77777777" w:rsidR="00755255" w:rsidRDefault="00755255" w:rsidP="00556B9F">
            <w:pPr>
              <w:pStyle w:val="ListParagraph"/>
              <w:ind w:left="0"/>
              <w:rPr>
                <w:ins w:id="3024" w:author="Fernandes, Richard (he, him, his | il, le, lui)" w:date="2026-05-19T16:55:00Z" w16du:dateUtc="2026-05-19T20:55:00Z"/>
                <w:rFonts w:ascii="Roboto" w:hAnsi="Roboto"/>
                <w:color w:val="202124"/>
                <w:sz w:val="21"/>
                <w:szCs w:val="21"/>
              </w:rPr>
            </w:pPr>
            <w:ins w:id="3025" w:author="Fernandes, Richard (he, him, his | il, le, lui)" w:date="2026-05-19T16:55:00Z" w16du:dateUtc="2026-05-19T20:55:00Z">
              <w:r>
                <w:rPr>
                  <w:rFonts w:ascii="Roboto" w:hAnsi="Roboto"/>
                  <w:color w:val="202124"/>
                  <w:sz w:val="21"/>
                  <w:szCs w:val="21"/>
                </w:rPr>
                <w:t>Dwarf Scrub</w:t>
              </w:r>
            </w:ins>
          </w:p>
          <w:p w14:paraId="67B23DE1" w14:textId="77777777" w:rsidR="00755255" w:rsidRDefault="00755255" w:rsidP="00556B9F">
            <w:pPr>
              <w:pStyle w:val="ListParagraph"/>
              <w:ind w:left="0"/>
              <w:rPr>
                <w:ins w:id="3026" w:author="Fernandes, Richard (he, him, his | il, le, lui)" w:date="2026-05-19T16:55:00Z" w16du:dateUtc="2026-05-19T20:55:00Z"/>
                <w:rFonts w:ascii="Roboto" w:hAnsi="Roboto"/>
                <w:color w:val="202124"/>
                <w:sz w:val="21"/>
                <w:szCs w:val="21"/>
              </w:rPr>
            </w:pPr>
          </w:p>
        </w:tc>
        <w:tc>
          <w:tcPr>
            <w:tcW w:w="1653" w:type="dxa"/>
          </w:tcPr>
          <w:p w14:paraId="3BFCC452" w14:textId="77777777" w:rsidR="00755255" w:rsidRDefault="00755255" w:rsidP="00556B9F">
            <w:pPr>
              <w:pStyle w:val="ListParagraph"/>
              <w:ind w:left="0"/>
              <w:rPr>
                <w:ins w:id="3027" w:author="Fernandes, Richard (he, him, his | il, le, lui)" w:date="2026-05-19T16:55:00Z" w16du:dateUtc="2026-05-19T20:55:00Z"/>
              </w:rPr>
            </w:pPr>
            <w:ins w:id="3028" w:author="Fernandes, Richard (he, him, his | il, le, lui)" w:date="2026-05-19T16:55:00Z" w16du:dateUtc="2026-05-19T20:55:00Z">
              <w:r>
                <w:rPr>
                  <w:rFonts w:ascii="Roboto" w:hAnsi="Roboto"/>
                  <w:color w:val="202124"/>
                  <w:sz w:val="21"/>
                  <w:szCs w:val="21"/>
                </w:rPr>
                <w:t>OV</w:t>
              </w:r>
            </w:ins>
          </w:p>
        </w:tc>
      </w:tr>
      <w:tr w:rsidR="00755255" w14:paraId="65D5CEEB" w14:textId="77777777" w:rsidTr="00556B9F">
        <w:trPr>
          <w:ins w:id="3029" w:author="Fernandes, Richard (he, him, his | il, le, lui)" w:date="2026-05-19T16:55:00Z"/>
        </w:trPr>
        <w:tc>
          <w:tcPr>
            <w:tcW w:w="1898" w:type="dxa"/>
          </w:tcPr>
          <w:p w14:paraId="1D3014DE" w14:textId="77777777" w:rsidR="00755255" w:rsidRDefault="00755255" w:rsidP="00556B9F">
            <w:pPr>
              <w:pStyle w:val="ListParagraph"/>
              <w:ind w:left="0"/>
              <w:rPr>
                <w:ins w:id="3030" w:author="Fernandes, Richard (he, him, his | il, le, lui)" w:date="2026-05-19T16:55:00Z" w16du:dateUtc="2026-05-19T20:55:00Z"/>
              </w:rPr>
            </w:pPr>
            <w:ins w:id="3031" w:author="Fernandes, Richard (he, him, his | il, le, lui)" w:date="2026-05-19T16:55:00Z" w16du:dateUtc="2026-05-19T20:55:00Z">
              <w:r>
                <w:rPr>
                  <w:rFonts w:ascii="Roboto" w:hAnsi="Roboto"/>
                  <w:color w:val="202124"/>
                  <w:sz w:val="21"/>
                  <w:szCs w:val="21"/>
                </w:rPr>
                <w:t>Snow and ice</w:t>
              </w:r>
            </w:ins>
          </w:p>
        </w:tc>
        <w:tc>
          <w:tcPr>
            <w:tcW w:w="1832" w:type="dxa"/>
          </w:tcPr>
          <w:p w14:paraId="589D3AED" w14:textId="77777777" w:rsidR="00755255" w:rsidRDefault="00755255" w:rsidP="00556B9F">
            <w:pPr>
              <w:pStyle w:val="ListParagraph"/>
              <w:ind w:left="0"/>
              <w:rPr>
                <w:ins w:id="3032" w:author="Fernandes, Richard (he, him, his | il, le, lui)" w:date="2026-05-19T16:55:00Z" w16du:dateUtc="2026-05-19T20:55:00Z"/>
              </w:rPr>
            </w:pPr>
          </w:p>
        </w:tc>
        <w:tc>
          <w:tcPr>
            <w:tcW w:w="1808" w:type="dxa"/>
          </w:tcPr>
          <w:p w14:paraId="22EA6B5E" w14:textId="77777777" w:rsidR="00755255" w:rsidRDefault="00755255" w:rsidP="00556B9F">
            <w:pPr>
              <w:pStyle w:val="ListParagraph"/>
              <w:ind w:left="0"/>
              <w:rPr>
                <w:ins w:id="3033" w:author="Fernandes, Richard (he, him, his | il, le, lui)" w:date="2026-05-19T16:55:00Z" w16du:dateUtc="2026-05-19T20:55:00Z"/>
              </w:rPr>
            </w:pPr>
            <w:ins w:id="3034" w:author="Fernandes, Richard (he, him, his | il, le, lui)" w:date="2026-05-19T16:55:00Z" w16du:dateUtc="2026-05-19T20:55:00Z">
              <w:r>
                <w:t>Perennial snow/ice cover</w:t>
              </w:r>
            </w:ins>
          </w:p>
        </w:tc>
        <w:tc>
          <w:tcPr>
            <w:tcW w:w="1439" w:type="dxa"/>
          </w:tcPr>
          <w:p w14:paraId="1625C3C0" w14:textId="77777777" w:rsidR="00755255" w:rsidRDefault="00755255" w:rsidP="00556B9F">
            <w:pPr>
              <w:pStyle w:val="ListParagraph"/>
              <w:ind w:left="0"/>
              <w:rPr>
                <w:ins w:id="3035" w:author="Fernandes, Richard (he, him, his | il, le, lui)" w:date="2026-05-19T16:55:00Z" w16du:dateUtc="2026-05-19T20:55:00Z"/>
              </w:rPr>
            </w:pPr>
            <w:ins w:id="3036" w:author="Fernandes, Richard (he, him, his | il, le, lui)" w:date="2026-05-19T16:55:00Z" w16du:dateUtc="2026-05-19T20:55:00Z">
              <w:r>
                <w:t>Perennial snow/ice cover</w:t>
              </w:r>
            </w:ins>
          </w:p>
        </w:tc>
        <w:tc>
          <w:tcPr>
            <w:tcW w:w="1653" w:type="dxa"/>
          </w:tcPr>
          <w:p w14:paraId="41D364FB" w14:textId="77777777" w:rsidR="00755255" w:rsidRDefault="00755255" w:rsidP="00556B9F">
            <w:pPr>
              <w:pStyle w:val="ListParagraph"/>
              <w:ind w:left="0"/>
              <w:rPr>
                <w:ins w:id="3037" w:author="Fernandes, Richard (he, him, his | il, le, lui)" w:date="2026-05-19T16:55:00Z" w16du:dateUtc="2026-05-19T20:55:00Z"/>
              </w:rPr>
            </w:pPr>
            <w:ins w:id="3038" w:author="Fernandes, Richard (he, him, his | il, le, lui)" w:date="2026-05-19T16:55:00Z" w16du:dateUtc="2026-05-19T20:55:00Z">
              <w:r>
                <w:t>NV</w:t>
              </w:r>
            </w:ins>
          </w:p>
        </w:tc>
      </w:tr>
      <w:tr w:rsidR="00755255" w14:paraId="14FDC3DE" w14:textId="77777777" w:rsidTr="00556B9F">
        <w:trPr>
          <w:ins w:id="3039" w:author="Fernandes, Richard (he, him, his | il, le, lui)" w:date="2026-05-19T16:55:00Z"/>
        </w:trPr>
        <w:tc>
          <w:tcPr>
            <w:tcW w:w="1898" w:type="dxa"/>
          </w:tcPr>
          <w:p w14:paraId="566FF020" w14:textId="77777777" w:rsidR="00755255" w:rsidRDefault="00755255" w:rsidP="00556B9F">
            <w:pPr>
              <w:pStyle w:val="ListParagraph"/>
              <w:ind w:left="0"/>
              <w:rPr>
                <w:ins w:id="3040" w:author="Fernandes, Richard (he, him, his | il, le, lui)" w:date="2026-05-19T16:55:00Z" w16du:dateUtc="2026-05-19T20:55:00Z"/>
              </w:rPr>
            </w:pPr>
            <w:ins w:id="3041" w:author="Fernandes, Richard (he, him, his | il, le, lui)" w:date="2026-05-19T16:55:00Z" w16du:dateUtc="2026-05-19T20:55:00Z">
              <w:r>
                <w:rPr>
                  <w:rFonts w:ascii="Roboto" w:hAnsi="Roboto"/>
                  <w:color w:val="202124"/>
                  <w:sz w:val="21"/>
                  <w:szCs w:val="21"/>
                </w:rPr>
                <w:t>Permanent water bodies</w:t>
              </w:r>
            </w:ins>
          </w:p>
        </w:tc>
        <w:tc>
          <w:tcPr>
            <w:tcW w:w="1832" w:type="dxa"/>
          </w:tcPr>
          <w:p w14:paraId="1F5BE4E7" w14:textId="77777777" w:rsidR="00755255" w:rsidRDefault="00755255" w:rsidP="00556B9F">
            <w:pPr>
              <w:pStyle w:val="ListParagraph"/>
              <w:ind w:left="0"/>
              <w:rPr>
                <w:ins w:id="3042" w:author="Fernandes, Richard (he, him, his | il, le, lui)" w:date="2026-05-19T16:55:00Z" w16du:dateUtc="2026-05-19T20:55:00Z"/>
              </w:rPr>
            </w:pPr>
          </w:p>
        </w:tc>
        <w:tc>
          <w:tcPr>
            <w:tcW w:w="1808" w:type="dxa"/>
          </w:tcPr>
          <w:p w14:paraId="23692D43" w14:textId="77777777" w:rsidR="00755255" w:rsidRDefault="00755255" w:rsidP="00556B9F">
            <w:pPr>
              <w:pStyle w:val="ListParagraph"/>
              <w:ind w:left="0"/>
              <w:rPr>
                <w:ins w:id="3043" w:author="Fernandes, Richard (he, him, his | il, le, lui)" w:date="2026-05-19T16:55:00Z" w16du:dateUtc="2026-05-19T20:55:00Z"/>
              </w:rPr>
            </w:pPr>
            <w:ins w:id="3044" w:author="Fernandes, Richard (he, him, his | il, le, lui)" w:date="2026-05-19T16:55:00Z" w16du:dateUtc="2026-05-19T20:55:00Z">
              <w:r>
                <w:t>Open water</w:t>
              </w:r>
            </w:ins>
          </w:p>
        </w:tc>
        <w:tc>
          <w:tcPr>
            <w:tcW w:w="1439" w:type="dxa"/>
          </w:tcPr>
          <w:p w14:paraId="14FA37C9" w14:textId="77777777" w:rsidR="00755255" w:rsidRDefault="00755255" w:rsidP="00556B9F">
            <w:pPr>
              <w:pStyle w:val="ListParagraph"/>
              <w:ind w:left="0"/>
              <w:rPr>
                <w:ins w:id="3045" w:author="Fernandes, Richard (he, him, his | il, le, lui)" w:date="2026-05-19T16:55:00Z" w16du:dateUtc="2026-05-19T20:55:00Z"/>
                <w:rFonts w:ascii="Roboto" w:hAnsi="Roboto"/>
                <w:color w:val="202124"/>
                <w:sz w:val="21"/>
                <w:szCs w:val="21"/>
              </w:rPr>
            </w:pPr>
            <w:ins w:id="3046" w:author="Fernandes, Richard (he, him, his | il, le, lui)" w:date="2026-05-19T16:55:00Z" w16du:dateUtc="2026-05-19T20:55:00Z">
              <w:r>
                <w:t>Open water</w:t>
              </w:r>
            </w:ins>
          </w:p>
        </w:tc>
        <w:tc>
          <w:tcPr>
            <w:tcW w:w="1653" w:type="dxa"/>
          </w:tcPr>
          <w:p w14:paraId="5E3AE8B1" w14:textId="77777777" w:rsidR="00755255" w:rsidRDefault="00755255" w:rsidP="00556B9F">
            <w:pPr>
              <w:pStyle w:val="ListParagraph"/>
              <w:ind w:left="0"/>
              <w:rPr>
                <w:ins w:id="3047" w:author="Fernandes, Richard (he, him, his | il, le, lui)" w:date="2026-05-19T16:55:00Z" w16du:dateUtc="2026-05-19T20:55:00Z"/>
              </w:rPr>
            </w:pPr>
            <w:ins w:id="3048" w:author="Fernandes, Richard (he, him, his | il, le, lui)" w:date="2026-05-19T16:55:00Z" w16du:dateUtc="2026-05-19T20:55:00Z">
              <w:r>
                <w:rPr>
                  <w:rFonts w:ascii="Roboto" w:hAnsi="Roboto"/>
                  <w:color w:val="202124"/>
                  <w:sz w:val="21"/>
                  <w:szCs w:val="21"/>
                </w:rPr>
                <w:t>NV</w:t>
              </w:r>
            </w:ins>
          </w:p>
        </w:tc>
      </w:tr>
      <w:tr w:rsidR="00755255" w14:paraId="31845477" w14:textId="77777777" w:rsidTr="00556B9F">
        <w:trPr>
          <w:ins w:id="3049" w:author="Fernandes, Richard (he, him, his | il, le, lui)" w:date="2026-05-19T16:55:00Z"/>
        </w:trPr>
        <w:tc>
          <w:tcPr>
            <w:tcW w:w="1898" w:type="dxa"/>
          </w:tcPr>
          <w:p w14:paraId="664FCEE6" w14:textId="77777777" w:rsidR="00755255" w:rsidRDefault="00755255" w:rsidP="00556B9F">
            <w:pPr>
              <w:pStyle w:val="ListParagraph"/>
              <w:ind w:left="0"/>
              <w:rPr>
                <w:ins w:id="3050" w:author="Fernandes, Richard (he, him, his | il, le, lui)" w:date="2026-05-19T16:55:00Z" w16du:dateUtc="2026-05-19T20:55:00Z"/>
              </w:rPr>
            </w:pPr>
            <w:ins w:id="3051" w:author="Fernandes, Richard (he, him, his | il, le, lui)" w:date="2026-05-19T16:55:00Z" w16du:dateUtc="2026-05-19T20:55:00Z">
              <w:r>
                <w:rPr>
                  <w:rFonts w:ascii="Roboto" w:hAnsi="Roboto"/>
                  <w:color w:val="202124"/>
                  <w:sz w:val="21"/>
                  <w:szCs w:val="21"/>
                </w:rPr>
                <w:t>Herbaceous wetland</w:t>
              </w:r>
            </w:ins>
          </w:p>
        </w:tc>
        <w:tc>
          <w:tcPr>
            <w:tcW w:w="1832" w:type="dxa"/>
          </w:tcPr>
          <w:p w14:paraId="1EC130B0" w14:textId="77777777" w:rsidR="00755255" w:rsidRDefault="00755255" w:rsidP="00556B9F">
            <w:pPr>
              <w:pStyle w:val="ListParagraph"/>
              <w:ind w:left="0"/>
              <w:rPr>
                <w:ins w:id="3052" w:author="Fernandes, Richard (he, him, his | il, le, lui)" w:date="2026-05-19T16:55:00Z" w16du:dateUtc="2026-05-19T20:55:00Z"/>
              </w:rPr>
            </w:pPr>
          </w:p>
        </w:tc>
        <w:tc>
          <w:tcPr>
            <w:tcW w:w="1808" w:type="dxa"/>
          </w:tcPr>
          <w:p w14:paraId="74758F53" w14:textId="77777777" w:rsidR="00755255" w:rsidRDefault="00755255" w:rsidP="00556B9F">
            <w:pPr>
              <w:pStyle w:val="ListParagraph"/>
              <w:ind w:left="0"/>
              <w:rPr>
                <w:ins w:id="3053" w:author="Fernandes, Richard (he, him, his | il, le, lui)" w:date="2026-05-19T16:55:00Z" w16du:dateUtc="2026-05-19T20:55:00Z"/>
              </w:rPr>
            </w:pPr>
          </w:p>
        </w:tc>
        <w:tc>
          <w:tcPr>
            <w:tcW w:w="1439" w:type="dxa"/>
          </w:tcPr>
          <w:p w14:paraId="5D08569E" w14:textId="77777777" w:rsidR="00755255" w:rsidRDefault="00755255" w:rsidP="00556B9F">
            <w:pPr>
              <w:pStyle w:val="ListParagraph"/>
              <w:ind w:left="0"/>
              <w:rPr>
                <w:ins w:id="3054" w:author="Fernandes, Richard (he, him, his | il, le, lui)" w:date="2026-05-19T16:55:00Z" w16du:dateUtc="2026-05-19T20:55:00Z"/>
                <w:rFonts w:ascii="Roboto" w:hAnsi="Roboto"/>
                <w:color w:val="202124"/>
                <w:sz w:val="21"/>
                <w:szCs w:val="21"/>
              </w:rPr>
            </w:pPr>
            <w:ins w:id="3055" w:author="Fernandes, Richard (he, him, his | il, le, lui)" w:date="2026-05-19T16:55:00Z" w16du:dateUtc="2026-05-19T20:55:00Z">
              <w:r>
                <w:rPr>
                  <w:rFonts w:ascii="Roboto" w:hAnsi="Roboto"/>
                  <w:color w:val="202124"/>
                  <w:sz w:val="21"/>
                  <w:szCs w:val="21"/>
                </w:rPr>
                <w:t>Sedge Herbaceous</w:t>
              </w:r>
            </w:ins>
          </w:p>
          <w:p w14:paraId="23EFC1CB" w14:textId="77777777" w:rsidR="00755255" w:rsidRDefault="00755255" w:rsidP="00556B9F">
            <w:pPr>
              <w:pStyle w:val="ListParagraph"/>
              <w:ind w:left="0"/>
              <w:rPr>
                <w:ins w:id="3056" w:author="Fernandes, Richard (he, him, his | il, le, lui)" w:date="2026-05-19T16:55:00Z" w16du:dateUtc="2026-05-19T20:55:00Z"/>
                <w:rFonts w:ascii="Roboto" w:hAnsi="Roboto"/>
                <w:color w:val="202124"/>
                <w:sz w:val="21"/>
                <w:szCs w:val="21"/>
              </w:rPr>
            </w:pPr>
            <w:ins w:id="3057" w:author="Fernandes, Richard (he, him, his | il, le, lui)" w:date="2026-05-19T16:55:00Z" w16du:dateUtc="2026-05-19T20:55:00Z">
              <w:r>
                <w:rPr>
                  <w:rFonts w:ascii="Roboto" w:hAnsi="Roboto"/>
                  <w:color w:val="202124"/>
                  <w:sz w:val="21"/>
                  <w:szCs w:val="21"/>
                </w:rPr>
                <w:t>Emergent Herbaceous Wetlands</w:t>
              </w:r>
            </w:ins>
          </w:p>
          <w:p w14:paraId="3FEA4CC8" w14:textId="77777777" w:rsidR="00755255" w:rsidRDefault="00755255" w:rsidP="00556B9F">
            <w:pPr>
              <w:pStyle w:val="ListParagraph"/>
              <w:ind w:left="0"/>
              <w:rPr>
                <w:ins w:id="3058" w:author="Fernandes, Richard (he, him, his | il, le, lui)" w:date="2026-05-19T16:55:00Z" w16du:dateUtc="2026-05-19T20:55:00Z"/>
                <w:rFonts w:ascii="Roboto" w:hAnsi="Roboto"/>
                <w:color w:val="202124"/>
                <w:sz w:val="21"/>
                <w:szCs w:val="21"/>
              </w:rPr>
            </w:pPr>
          </w:p>
        </w:tc>
        <w:tc>
          <w:tcPr>
            <w:tcW w:w="1653" w:type="dxa"/>
          </w:tcPr>
          <w:p w14:paraId="1A906BCD" w14:textId="77777777" w:rsidR="00755255" w:rsidRDefault="00755255" w:rsidP="00556B9F">
            <w:pPr>
              <w:pStyle w:val="ListParagraph"/>
              <w:ind w:left="0"/>
              <w:rPr>
                <w:ins w:id="3059" w:author="Fernandes, Richard (he, him, his | il, le, lui)" w:date="2026-05-19T16:55:00Z" w16du:dateUtc="2026-05-19T20:55:00Z"/>
              </w:rPr>
            </w:pPr>
            <w:ins w:id="3060" w:author="Fernandes, Richard (he, him, his | il, le, lui)" w:date="2026-05-19T16:55:00Z" w16du:dateUtc="2026-05-19T20:55:00Z">
              <w:r>
                <w:rPr>
                  <w:rFonts w:ascii="Roboto" w:hAnsi="Roboto"/>
                  <w:color w:val="202124"/>
                  <w:sz w:val="21"/>
                  <w:szCs w:val="21"/>
                </w:rPr>
                <w:t>OV</w:t>
              </w:r>
            </w:ins>
          </w:p>
        </w:tc>
      </w:tr>
      <w:tr w:rsidR="00755255" w14:paraId="2233DD56" w14:textId="77777777" w:rsidTr="00556B9F">
        <w:trPr>
          <w:ins w:id="3061" w:author="Fernandes, Richard (he, him, his | il, le, lui)" w:date="2026-05-19T16:55:00Z"/>
        </w:trPr>
        <w:tc>
          <w:tcPr>
            <w:tcW w:w="1898" w:type="dxa"/>
          </w:tcPr>
          <w:p w14:paraId="3CA92D86" w14:textId="77777777" w:rsidR="00755255" w:rsidRDefault="00755255" w:rsidP="00556B9F">
            <w:pPr>
              <w:pStyle w:val="ListParagraph"/>
              <w:ind w:left="0"/>
              <w:rPr>
                <w:ins w:id="3062" w:author="Fernandes, Richard (he, him, his | il, le, lui)" w:date="2026-05-19T16:55:00Z" w16du:dateUtc="2026-05-19T20:55:00Z"/>
              </w:rPr>
            </w:pPr>
            <w:ins w:id="3063" w:author="Fernandes, Richard (he, him, his | il, le, lui)" w:date="2026-05-19T16:55:00Z" w16du:dateUtc="2026-05-19T20:55:00Z">
              <w:r>
                <w:rPr>
                  <w:rFonts w:ascii="Roboto" w:hAnsi="Roboto"/>
                  <w:color w:val="202124"/>
                  <w:sz w:val="21"/>
                  <w:szCs w:val="21"/>
                </w:rPr>
                <w:t>Mangroves</w:t>
              </w:r>
            </w:ins>
          </w:p>
        </w:tc>
        <w:tc>
          <w:tcPr>
            <w:tcW w:w="1832" w:type="dxa"/>
          </w:tcPr>
          <w:p w14:paraId="414454C8" w14:textId="77777777" w:rsidR="00755255" w:rsidRDefault="00755255" w:rsidP="00556B9F">
            <w:pPr>
              <w:pStyle w:val="ListParagraph"/>
              <w:ind w:left="0"/>
              <w:rPr>
                <w:ins w:id="3064" w:author="Fernandes, Richard (he, him, his | il, le, lui)" w:date="2026-05-19T16:55:00Z" w16du:dateUtc="2026-05-19T20:55:00Z"/>
              </w:rPr>
            </w:pPr>
          </w:p>
        </w:tc>
        <w:tc>
          <w:tcPr>
            <w:tcW w:w="1808" w:type="dxa"/>
          </w:tcPr>
          <w:p w14:paraId="75755418" w14:textId="77777777" w:rsidR="00755255" w:rsidRDefault="00755255" w:rsidP="00556B9F">
            <w:pPr>
              <w:pStyle w:val="ListParagraph"/>
              <w:ind w:left="0"/>
              <w:rPr>
                <w:ins w:id="3065" w:author="Fernandes, Richard (he, him, his | il, le, lui)" w:date="2026-05-19T16:55:00Z" w16du:dateUtc="2026-05-19T20:55:00Z"/>
              </w:rPr>
            </w:pPr>
          </w:p>
        </w:tc>
        <w:tc>
          <w:tcPr>
            <w:tcW w:w="1439" w:type="dxa"/>
          </w:tcPr>
          <w:p w14:paraId="31281BF3" w14:textId="77777777" w:rsidR="00755255" w:rsidRDefault="00755255" w:rsidP="00556B9F">
            <w:pPr>
              <w:pStyle w:val="ListParagraph"/>
              <w:ind w:left="0"/>
              <w:rPr>
                <w:ins w:id="3066" w:author="Fernandes, Richard (he, him, his | il, le, lui)" w:date="2026-05-19T16:55:00Z" w16du:dateUtc="2026-05-19T20:55:00Z"/>
                <w:rFonts w:ascii="Roboto" w:hAnsi="Roboto"/>
                <w:color w:val="202124"/>
                <w:sz w:val="21"/>
                <w:szCs w:val="21"/>
              </w:rPr>
            </w:pPr>
          </w:p>
        </w:tc>
        <w:tc>
          <w:tcPr>
            <w:tcW w:w="1653" w:type="dxa"/>
          </w:tcPr>
          <w:p w14:paraId="6AC4FD3C" w14:textId="77777777" w:rsidR="00755255" w:rsidRDefault="00755255" w:rsidP="00556B9F">
            <w:pPr>
              <w:pStyle w:val="ListParagraph"/>
              <w:ind w:left="0"/>
              <w:rPr>
                <w:ins w:id="3067" w:author="Fernandes, Richard (he, him, his | il, le, lui)" w:date="2026-05-19T16:55:00Z" w16du:dateUtc="2026-05-19T20:55:00Z"/>
              </w:rPr>
            </w:pPr>
            <w:ins w:id="3068" w:author="Fernandes, Richard (he, him, his | il, le, lui)" w:date="2026-05-19T16:55:00Z" w16du:dateUtc="2026-05-19T20:55:00Z">
              <w:r>
                <w:rPr>
                  <w:rFonts w:ascii="Roboto" w:hAnsi="Roboto"/>
                  <w:color w:val="202124"/>
                  <w:sz w:val="21"/>
                  <w:szCs w:val="21"/>
                </w:rPr>
                <w:t>BF</w:t>
              </w:r>
            </w:ins>
          </w:p>
        </w:tc>
      </w:tr>
      <w:tr w:rsidR="00755255" w14:paraId="4FC15D81" w14:textId="77777777" w:rsidTr="00556B9F">
        <w:trPr>
          <w:ins w:id="3069" w:author="Fernandes, Richard (he, him, his | il, le, lui)" w:date="2026-05-19T16:55:00Z"/>
        </w:trPr>
        <w:tc>
          <w:tcPr>
            <w:tcW w:w="1898" w:type="dxa"/>
          </w:tcPr>
          <w:p w14:paraId="3ABEED81" w14:textId="77777777" w:rsidR="00755255" w:rsidRDefault="00755255" w:rsidP="00556B9F">
            <w:pPr>
              <w:pStyle w:val="ListParagraph"/>
              <w:ind w:left="0"/>
              <w:rPr>
                <w:ins w:id="3070" w:author="Fernandes, Richard (he, him, his | il, le, lui)" w:date="2026-05-19T16:55:00Z" w16du:dateUtc="2026-05-19T20:55:00Z"/>
              </w:rPr>
            </w:pPr>
            <w:ins w:id="3071" w:author="Fernandes, Richard (he, him, his | il, le, lui)" w:date="2026-05-19T16:55:00Z" w16du:dateUtc="2026-05-19T20:55:00Z">
              <w:r>
                <w:rPr>
                  <w:rFonts w:ascii="Roboto" w:hAnsi="Roboto"/>
                  <w:color w:val="202124"/>
                  <w:sz w:val="21"/>
                  <w:szCs w:val="21"/>
                </w:rPr>
                <w:t>Moss and lichen</w:t>
              </w:r>
            </w:ins>
          </w:p>
        </w:tc>
        <w:tc>
          <w:tcPr>
            <w:tcW w:w="1832" w:type="dxa"/>
          </w:tcPr>
          <w:p w14:paraId="49AA4FB8" w14:textId="77777777" w:rsidR="00755255" w:rsidRDefault="00755255" w:rsidP="00556B9F">
            <w:pPr>
              <w:pStyle w:val="ListParagraph"/>
              <w:ind w:left="0"/>
              <w:rPr>
                <w:ins w:id="3072" w:author="Fernandes, Richard (he, him, his | il, le, lui)" w:date="2026-05-19T16:55:00Z" w16du:dateUtc="2026-05-19T20:55:00Z"/>
              </w:rPr>
            </w:pPr>
          </w:p>
        </w:tc>
        <w:tc>
          <w:tcPr>
            <w:tcW w:w="1808" w:type="dxa"/>
          </w:tcPr>
          <w:p w14:paraId="25C1283A" w14:textId="77777777" w:rsidR="00755255" w:rsidRDefault="00755255" w:rsidP="00556B9F">
            <w:pPr>
              <w:pStyle w:val="ListParagraph"/>
              <w:ind w:left="0"/>
              <w:rPr>
                <w:ins w:id="3073" w:author="Fernandes, Richard (he, him, his | il, le, lui)" w:date="2026-05-19T16:55:00Z" w16du:dateUtc="2026-05-19T20:55:00Z"/>
              </w:rPr>
            </w:pPr>
          </w:p>
        </w:tc>
        <w:tc>
          <w:tcPr>
            <w:tcW w:w="1439" w:type="dxa"/>
          </w:tcPr>
          <w:p w14:paraId="7E30FF80" w14:textId="77777777" w:rsidR="00755255" w:rsidRDefault="00755255" w:rsidP="00556B9F">
            <w:pPr>
              <w:pStyle w:val="ListParagraph"/>
              <w:ind w:left="0"/>
              <w:rPr>
                <w:ins w:id="3074" w:author="Fernandes, Richard (he, him, his | il, le, lui)" w:date="2026-05-19T16:55:00Z" w16du:dateUtc="2026-05-19T20:55:00Z"/>
                <w:rFonts w:ascii="Roboto" w:hAnsi="Roboto"/>
                <w:color w:val="202124"/>
                <w:sz w:val="21"/>
                <w:szCs w:val="21"/>
              </w:rPr>
            </w:pPr>
            <w:ins w:id="3075" w:author="Fernandes, Richard (he, him, his | il, le, lui)" w:date="2026-05-19T16:55:00Z" w16du:dateUtc="2026-05-19T20:55:00Z">
              <w:r>
                <w:rPr>
                  <w:rFonts w:ascii="Roboto" w:hAnsi="Roboto"/>
                  <w:color w:val="202124"/>
                  <w:sz w:val="21"/>
                  <w:szCs w:val="21"/>
                </w:rPr>
                <w:t>Lichens</w:t>
              </w:r>
            </w:ins>
          </w:p>
          <w:p w14:paraId="38C6C7D0" w14:textId="77777777" w:rsidR="00755255" w:rsidRDefault="00755255" w:rsidP="00556B9F">
            <w:pPr>
              <w:pStyle w:val="ListParagraph"/>
              <w:ind w:left="0"/>
              <w:rPr>
                <w:ins w:id="3076" w:author="Fernandes, Richard (he, him, his | il, le, lui)" w:date="2026-05-19T16:55:00Z" w16du:dateUtc="2026-05-19T20:55:00Z"/>
                <w:rFonts w:ascii="Roboto" w:hAnsi="Roboto"/>
                <w:color w:val="202124"/>
                <w:sz w:val="21"/>
                <w:szCs w:val="21"/>
              </w:rPr>
            </w:pPr>
            <w:ins w:id="3077" w:author="Fernandes, Richard (he, him, his | il, le, lui)" w:date="2026-05-19T16:55:00Z" w16du:dateUtc="2026-05-19T20:55:00Z">
              <w:r>
                <w:rPr>
                  <w:rFonts w:ascii="Roboto" w:hAnsi="Roboto"/>
                  <w:color w:val="202124"/>
                  <w:sz w:val="21"/>
                  <w:szCs w:val="21"/>
                </w:rPr>
                <w:t>Moss</w:t>
              </w:r>
            </w:ins>
          </w:p>
        </w:tc>
        <w:tc>
          <w:tcPr>
            <w:tcW w:w="1653" w:type="dxa"/>
          </w:tcPr>
          <w:p w14:paraId="3CEC4935" w14:textId="77777777" w:rsidR="00755255" w:rsidRDefault="00755255" w:rsidP="00556B9F">
            <w:pPr>
              <w:pStyle w:val="ListParagraph"/>
              <w:ind w:left="0"/>
              <w:rPr>
                <w:ins w:id="3078" w:author="Fernandes, Richard (he, him, his | il, le, lui)" w:date="2026-05-19T16:55:00Z" w16du:dateUtc="2026-05-19T20:55:00Z"/>
              </w:rPr>
            </w:pPr>
            <w:ins w:id="3079" w:author="Fernandes, Richard (he, him, his | il, le, lui)" w:date="2026-05-19T16:55:00Z" w16du:dateUtc="2026-05-19T20:55:00Z">
              <w:r>
                <w:rPr>
                  <w:rFonts w:ascii="Roboto" w:hAnsi="Roboto"/>
                  <w:color w:val="202124"/>
                  <w:sz w:val="21"/>
                  <w:szCs w:val="21"/>
                </w:rPr>
                <w:t>OV</w:t>
              </w:r>
            </w:ins>
          </w:p>
        </w:tc>
      </w:tr>
    </w:tbl>
    <w:p w14:paraId="482D033E" w14:textId="77777777" w:rsidR="00755255" w:rsidRDefault="00755255" w:rsidP="00755255">
      <w:pPr>
        <w:pStyle w:val="ListParagraph"/>
        <w:rPr>
          <w:ins w:id="3080" w:author="Fernandes, Richard (he, him, his | il, le, lui)" w:date="2026-05-19T16:55:00Z" w16du:dateUtc="2026-05-19T20:55:00Z"/>
        </w:rPr>
      </w:pPr>
    </w:p>
    <w:p w14:paraId="01E23227" w14:textId="77777777" w:rsidR="00755255" w:rsidRDefault="00755255" w:rsidP="00755255">
      <w:pPr>
        <w:pStyle w:val="ListParagraph"/>
        <w:rPr>
          <w:ins w:id="3081" w:author="Fernandes, Richard (he, him, his | il, le, lui)" w:date="2026-05-19T16:55:00Z" w16du:dateUtc="2026-05-19T20:55:00Z"/>
        </w:rPr>
      </w:pPr>
    </w:p>
    <w:p w14:paraId="5DAAA05D" w14:textId="77777777" w:rsidR="00755255" w:rsidRDefault="00755255" w:rsidP="00755255">
      <w:pPr>
        <w:pStyle w:val="ListParagraph"/>
        <w:rPr>
          <w:ins w:id="3082" w:author="Fernandes, Richard (he, him, his | il, le, lui)" w:date="2026-05-19T16:55:00Z" w16du:dateUtc="2026-05-19T20:55:00Z"/>
        </w:rPr>
      </w:pPr>
    </w:p>
    <w:p w14:paraId="103C9C7E" w14:textId="77777777" w:rsidR="00D63CC7" w:rsidRPr="00D63CC7" w:rsidRDefault="00D63CC7">
      <w:pPr>
        <w:rPr>
          <w:ins w:id="3083" w:author="Fernandes, Richard (he, him, his | il, le, lui)" w:date="2026-05-19T16:26:00Z" w16du:dateUtc="2026-05-19T20:26:00Z"/>
        </w:rPr>
        <w:pPrChange w:id="3084" w:author="Fernandes, Richard (he, him, his | il, le, lui)" w:date="2026-05-19T16:31:00Z" w16du:dateUtc="2026-05-19T20:31:00Z">
          <w:pPr>
            <w:pStyle w:val="Heading2"/>
          </w:pPr>
        </w:pPrChange>
      </w:pPr>
    </w:p>
    <w:p w14:paraId="3E2B6C3F" w14:textId="67476CF3" w:rsidR="00B148A6" w:rsidRDefault="008C24BD">
      <w:pPr>
        <w:pStyle w:val="Heading2"/>
        <w:rPr>
          <w:ins w:id="3085" w:author="Fernandes, Richard (he, him, his | il, le, lui)" w:date="2026-05-19T16:54:00Z" w16du:dateUtc="2026-05-19T20:54:00Z"/>
        </w:rPr>
        <w:pPrChange w:id="3086" w:author="Fernandes, Richard (he, him, his | il, le, lui)" w:date="2026-05-22T10:34:00Z" w16du:dateUtc="2026-05-22T14:34:00Z">
          <w:pPr>
            <w:pStyle w:val="Heading3"/>
          </w:pPr>
        </w:pPrChange>
      </w:pPr>
      <w:ins w:id="3087" w:author="Fernandes, Richard (he, him, his | il, le, lui)" w:date="2026-05-19T16:29:00Z" w16du:dateUtc="2026-05-19T20:29:00Z">
        <w:r>
          <w:lastRenderedPageBreak/>
          <w:t>3.</w:t>
        </w:r>
      </w:ins>
      <w:ins w:id="3088" w:author="Fernandes, Richard (he, him, his | il, le, lui)" w:date="2026-05-22T10:34:00Z" w16du:dateUtc="2026-05-22T14:34:00Z">
        <w:r w:rsidR="00B7265F">
          <w:t>3</w:t>
        </w:r>
      </w:ins>
      <w:ins w:id="3089" w:author="Fernandes, Richard (he, him, his | il, le, lui)" w:date="2026-05-19T16:29:00Z" w16du:dateUtc="2026-05-19T20:29:00Z">
        <w:r>
          <w:t xml:space="preserve"> </w:t>
        </w:r>
      </w:ins>
      <w:ins w:id="3090" w:author="Fernandes, Richard (he, him, his | il, le, lui)" w:date="2026-05-19T16:27:00Z" w16du:dateUtc="2026-05-19T20:27:00Z">
        <w:r w:rsidR="00F93893">
          <w:t>Fundamental Data Records</w:t>
        </w:r>
      </w:ins>
    </w:p>
    <w:p w14:paraId="5BC9F331" w14:textId="77777777" w:rsidR="0068255E" w:rsidRDefault="0068255E" w:rsidP="0068255E">
      <w:pPr>
        <w:rPr>
          <w:ins w:id="3091" w:author="Fernandes, Richard (he, him, his | il, le, lui)" w:date="2026-05-19T16:54:00Z" w16du:dateUtc="2026-05-19T20:54:00Z"/>
        </w:rPr>
      </w:pPr>
    </w:p>
    <w:p w14:paraId="23633DB2" w14:textId="77777777" w:rsidR="00641794" w:rsidRDefault="00641794">
      <w:pPr>
        <w:rPr>
          <w:ins w:id="3092" w:author="Fernandes, Richard (he, him, his | il, le, lui)" w:date="2026-05-19T17:51:00Z" w16du:dateUtc="2026-05-19T21:51:00Z"/>
        </w:rPr>
        <w:pPrChange w:id="3093" w:author="Fernandes, Richard (he, him, his | il, le, lui)" w:date="2026-05-20T17:23:00Z" w16du:dateUtc="2026-05-20T21:23:00Z">
          <w:pPr>
            <w:ind w:left="720"/>
          </w:pPr>
        </w:pPrChange>
      </w:pPr>
    </w:p>
    <w:p w14:paraId="3380B212" w14:textId="77777777" w:rsidR="00BB6E08" w:rsidRDefault="00BB6E08" w:rsidP="00BB6E08">
      <w:pPr>
        <w:rPr>
          <w:ins w:id="3094" w:author="Fernandes, Richard (he, him, his | il, le, lui)" w:date="2026-05-21T18:07:00Z" w16du:dateUtc="2026-05-21T22:07:00Z"/>
        </w:rPr>
      </w:pPr>
      <w:ins w:id="3095" w:author="Fernandes, Richard (he, him, his | il, le, lui)" w:date="2026-05-21T18:07:00Z" w16du:dateUtc="2026-05-21T22:07:00Z">
        <w:r>
          <w:t xml:space="preserve">FDRs corresponded to all 30m resolution clear-sky snow and water free land land Harmonized Landsat and Sentinel-2 (HLS) Nadir Bidirectional Reflectance Distribution Function Adjusted Reflectance (NBAR) measurments from the Landsat 8 and 9 OLI from 11/04/2013 onwards from the Google Earth Engine https://developers.google.com/earth-engine/datasets/catalog/NASA_HLS_HLSS30_v002 collection (HLSS30) and Sentinel 2A,b,c MSI from https://developers.google.com/earth-engine/datasets/catalog/NASA_HLS_HLSL30_v002 (HLS-S30) from 28/11/2015 intersecting a 60m radius buffer centred on each FRM ESUs (ESU) and a global 100km x 100km grid (Global). </w:t>
        </w:r>
      </w:ins>
    </w:p>
    <w:p w14:paraId="6B3C1FD3" w14:textId="60254A46" w:rsidR="00BB6E08" w:rsidRDefault="00BB6E08" w:rsidP="00BB6E08">
      <w:pPr>
        <w:rPr>
          <w:ins w:id="3096" w:author="Fernandes, Richard (he, him, his | il, le, lui)" w:date="2026-05-21T18:07:00Z" w16du:dateUtc="2026-05-21T22:07:00Z"/>
        </w:rPr>
      </w:pPr>
      <w:ins w:id="3097" w:author="Fernandes, Richard (he, him, his | il, le, lui)" w:date="2026-05-21T18:07:00Z" w16du:dateUtc="2026-05-21T22:07:00Z">
        <w:r>
          <w:t>Measurements were considered clear-sky if the FMASK layer indicated low aerosol cloud and cloud shad</w:t>
        </w:r>
      </w:ins>
      <w:ins w:id="3098" w:author="Fernandes, Richard (he, him, his | il, le, lui)" w:date="2026-05-21T18:08:00Z" w16du:dateUtc="2026-05-21T22:08:00Z">
        <w:r>
          <w:t>o</w:t>
        </w:r>
      </w:ins>
      <w:ins w:id="3099" w:author="Fernandes, Richard (he, him, his | il, le, lui)" w:date="2026-05-21T18:07:00Z" w16du:dateUtc="2026-05-21T22:07:00Z">
        <w:r>
          <w:t>w free conditions and also considered snow amd water free based on FMASK flags.</w:t>
        </w:r>
      </w:ins>
    </w:p>
    <w:p w14:paraId="0C04C1EE" w14:textId="77777777" w:rsidR="0045369B" w:rsidRDefault="0045369B" w:rsidP="00E64132">
      <w:pPr>
        <w:rPr>
          <w:ins w:id="3100" w:author="Fernandes, Richard (he, him, his | il, le, lui)" w:date="2026-05-19T17:30:00Z" w16du:dateUtc="2026-05-19T21:30:00Z"/>
        </w:rPr>
      </w:pPr>
    </w:p>
    <w:p w14:paraId="2B01751A" w14:textId="77777777" w:rsidR="00967F2B" w:rsidRDefault="00967F2B" w:rsidP="00E64132">
      <w:pPr>
        <w:rPr>
          <w:ins w:id="3101" w:author="Fernandes, Richard (he, him, his | il, le, lui)" w:date="2026-05-19T17:30:00Z" w16du:dateUtc="2026-05-19T21:30:00Z"/>
        </w:rPr>
      </w:pPr>
    </w:p>
    <w:p w14:paraId="073D11B2" w14:textId="77777777" w:rsidR="00967F2B" w:rsidRPr="00E64132" w:rsidRDefault="00967F2B">
      <w:pPr>
        <w:rPr>
          <w:ins w:id="3102" w:author="Fernandes, Richard (he, him, his | il, le, lui)" w:date="2026-05-19T17:09:00Z" w16du:dateUtc="2026-05-19T21:09:00Z"/>
        </w:rPr>
        <w:pPrChange w:id="3103" w:author="Fernandes, Richard (he, him, his | il, le, lui)" w:date="2026-05-19T17:12:00Z" w16du:dateUtc="2026-05-19T21:12:00Z">
          <w:pPr>
            <w:pStyle w:val="Heading3"/>
          </w:pPr>
        </w:pPrChange>
      </w:pPr>
    </w:p>
    <w:p w14:paraId="42478212" w14:textId="77777777" w:rsidR="0045369B" w:rsidRDefault="0045369B" w:rsidP="0045369B">
      <w:pPr>
        <w:rPr>
          <w:ins w:id="3104" w:author="Fernandes, Richard (he, him, his | il, le, lui)" w:date="2026-05-19T17:30:00Z" w16du:dateUtc="2026-05-19T21:30:00Z"/>
        </w:rPr>
      </w:pPr>
    </w:p>
    <w:p w14:paraId="0F01E76F" w14:textId="54416DC1" w:rsidR="0045369B" w:rsidRDefault="00B7265F">
      <w:pPr>
        <w:pStyle w:val="Heading2"/>
        <w:rPr>
          <w:ins w:id="3105" w:author="Fernandes, Richard (he, him, his | il, le, lui)" w:date="2026-05-19T17:31:00Z" w16du:dateUtc="2026-05-19T21:31:00Z"/>
        </w:rPr>
        <w:pPrChange w:id="3106" w:author="Fernandes, Richard (he, him, his | il, le, lui)" w:date="2026-05-22T10:35:00Z" w16du:dateUtc="2026-05-22T14:35:00Z">
          <w:pPr/>
        </w:pPrChange>
      </w:pPr>
      <w:ins w:id="3107" w:author="Fernandes, Richard (he, him, his | il, le, lui)" w:date="2026-05-22T10:35:00Z" w16du:dateUtc="2026-05-22T14:35:00Z">
        <w:r>
          <w:t>3.4</w:t>
        </w:r>
      </w:ins>
      <w:ins w:id="3108" w:author="Fernandes, Richard (he, him, his | il, le, lui)" w:date="2026-05-19T18:57:00Z" w16du:dateUtc="2026-05-19T22:57:00Z">
        <w:r w:rsidR="00291A25">
          <w:t xml:space="preserve"> </w:t>
        </w:r>
      </w:ins>
      <w:ins w:id="3109" w:author="Fernandes, Richard (he, him, his | il, le, lui)" w:date="2026-05-19T17:31:00Z" w16du:dateUtc="2026-05-19T21:31:00Z">
        <w:r w:rsidR="003976BF">
          <w:t>Thematic Data Products</w:t>
        </w:r>
      </w:ins>
    </w:p>
    <w:p w14:paraId="07BF9E28" w14:textId="77777777" w:rsidR="003976BF" w:rsidRDefault="003976BF">
      <w:pPr>
        <w:pStyle w:val="ListParagraph"/>
        <w:ind w:left="360"/>
        <w:rPr>
          <w:ins w:id="3110" w:author="Fernandes, Richard (he, him, his | il, le, lui)" w:date="2026-05-19T17:31:00Z" w16du:dateUtc="2026-05-19T21:31:00Z"/>
        </w:rPr>
        <w:pPrChange w:id="3111" w:author="Fernandes, Richard (he, him, his | il, le, lui)" w:date="2026-05-19T17:38:00Z" w16du:dateUtc="2026-05-19T21:38:00Z">
          <w:pPr>
            <w:pStyle w:val="ListParagraph"/>
            <w:ind w:left="1800"/>
          </w:pPr>
        </w:pPrChange>
      </w:pPr>
    </w:p>
    <w:p w14:paraId="3DF472EF" w14:textId="77777777" w:rsidR="00434C8E" w:rsidRDefault="00B247D3">
      <w:pPr>
        <w:pStyle w:val="ListParagraph"/>
        <w:ind w:left="0"/>
        <w:rPr>
          <w:ins w:id="3112" w:author="Fernandes, Richard (he, him, his | il, le, lui)" w:date="2026-05-27T13:35:00Z" w16du:dateUtc="2026-05-27T17:35:00Z"/>
        </w:rPr>
      </w:pPr>
      <w:ins w:id="3113" w:author="Fernandes, Richard (he, him, his | il, le, lui)" w:date="2026-05-19T17:33:00Z" w16du:dateUtc="2026-05-19T21:33:00Z">
        <w:r>
          <w:t>There are</w:t>
        </w:r>
      </w:ins>
      <w:ins w:id="3114" w:author="Fernandes, Richard (he, him, his | il, le, lui)" w:date="2026-05-19T17:31:00Z" w16du:dateUtc="2026-05-19T21:31:00Z">
        <w:r w:rsidR="003976BF">
          <w:t xml:space="preserve"> numerous algorithms for producing </w:t>
        </w:r>
      </w:ins>
      <w:ins w:id="3115" w:author="Fernandes, Richard (he, him, his | il, le, lui)" w:date="2026-05-19T17:32:00Z" w16du:dateUtc="2026-05-19T21:32:00Z">
        <w:r w:rsidR="00AF07AB">
          <w:t xml:space="preserve">decametric resolution </w:t>
        </w:r>
      </w:ins>
      <w:ins w:id="3116" w:author="Fernandes, Richard (he, him, his | il, le, lui)" w:date="2026-05-19T17:31:00Z" w16du:dateUtc="2026-05-19T21:31:00Z">
        <w:r w:rsidR="003976BF">
          <w:t xml:space="preserve">LAI/FAPAR </w:t>
        </w:r>
      </w:ins>
      <w:ins w:id="3117" w:author="Fernandes, Richard (he, him, his | il, le, lui)" w:date="2026-05-19T17:32:00Z" w16du:dateUtc="2026-05-19T21:32:00Z">
        <w:r w:rsidR="00AF07AB">
          <w:t xml:space="preserve">products from </w:t>
        </w:r>
        <w:r>
          <w:t xml:space="preserve">suitable </w:t>
        </w:r>
        <w:r w:rsidR="00AF07AB">
          <w:t xml:space="preserve">systematelliy </w:t>
        </w:r>
        <w:r>
          <w:t>acquired FDRs</w:t>
        </w:r>
      </w:ins>
      <w:ins w:id="3118" w:author="Fernandes, Richard (he, him, his | il, le, lui)" w:date="2026-05-19T17:33:00Z" w16du:dateUtc="2026-05-19T21:33:00Z">
        <w:r>
          <w:t xml:space="preserve"> (xx).  </w:t>
        </w:r>
      </w:ins>
      <w:ins w:id="3119" w:author="Fernandes, Richard (he, him, his | il, le, lui)" w:date="2026-05-27T13:34:00Z" w16du:dateUtc="2026-05-27T17:34:00Z">
        <w:r w:rsidR="00434C8E">
          <w:t>Here</w:t>
        </w:r>
      </w:ins>
      <w:ins w:id="3120" w:author="Fernandes, Richard (he, him, his | il, le, lui)" w:date="2026-05-19T17:33:00Z" w16du:dateUtc="2026-05-19T21:33:00Z">
        <w:r>
          <w:t xml:space="preserve"> </w:t>
        </w:r>
      </w:ins>
      <w:ins w:id="3121" w:author="Fernandes, Richard (he, him, his | il, le, lui)" w:date="2026-05-27T13:34:00Z" w16du:dateUtc="2026-05-27T17:34:00Z">
        <w:r w:rsidR="00434C8E">
          <w:t>the</w:t>
        </w:r>
      </w:ins>
      <w:ins w:id="3122" w:author="Fernandes, Richard (he, him, his | il, le, lui)" w:date="2026-05-19T17:33:00Z" w16du:dateUtc="2026-05-19T21:33:00Z">
        <w:r w:rsidR="006606FA">
          <w:t xml:space="preserve"> Simplified Level 2 Prototype Processor (WB, 2020) for </w:t>
        </w:r>
      </w:ins>
      <w:ins w:id="3123" w:author="Fernandes, Richard (he, him, his | il, le, lui)" w:date="2026-05-19T17:38:00Z" w16du:dateUtc="2026-05-19T21:38:00Z">
        <w:r w:rsidR="00E10989">
          <w:t>a number of</w:t>
        </w:r>
      </w:ins>
      <w:ins w:id="3124" w:author="Fernandes, Richard (he, him, his | il, le, lui)" w:date="2026-05-19T17:33:00Z" w16du:dateUtc="2026-05-19T21:33:00Z">
        <w:r w:rsidR="006606FA">
          <w:t xml:space="preserve"> reasons:</w:t>
        </w:r>
      </w:ins>
    </w:p>
    <w:p w14:paraId="2FF8A842" w14:textId="77777777" w:rsidR="00434C8E" w:rsidRDefault="00434C8E">
      <w:pPr>
        <w:pStyle w:val="ListParagraph"/>
        <w:ind w:left="0"/>
        <w:rPr>
          <w:ins w:id="3125" w:author="Fernandes, Richard (he, him, his | il, le, lui)" w:date="2026-05-27T13:35:00Z" w16du:dateUtc="2026-05-27T17:35:00Z"/>
        </w:rPr>
      </w:pPr>
    </w:p>
    <w:p w14:paraId="3CCAD5DA" w14:textId="26661D84" w:rsidR="00434C8E" w:rsidRDefault="006606FA">
      <w:pPr>
        <w:pStyle w:val="ListParagraph"/>
        <w:numPr>
          <w:ilvl w:val="0"/>
          <w:numId w:val="35"/>
        </w:numPr>
        <w:rPr>
          <w:ins w:id="3126" w:author="Fernandes, Richard (he, him, his | il, le, lui)" w:date="2026-05-27T13:35:00Z" w16du:dateUtc="2026-05-27T17:35:00Z"/>
        </w:rPr>
        <w:pPrChange w:id="3127" w:author="Fernandes, Richard (he, him, his | il, le, lui)" w:date="2026-05-27T13:35:00Z" w16du:dateUtc="2026-05-27T17:35:00Z">
          <w:pPr>
            <w:pStyle w:val="ListParagraph"/>
            <w:ind w:left="0"/>
          </w:pPr>
        </w:pPrChange>
      </w:pPr>
      <w:ins w:id="3128" w:author="Fernandes, Richard (he, him, his | il, le, lui)" w:date="2026-05-19T17:33:00Z" w16du:dateUtc="2026-05-19T21:33:00Z">
        <w:r>
          <w:t>it is globally applicable to</w:t>
        </w:r>
      </w:ins>
      <w:ins w:id="3129" w:author="Fernandes, Richard (he, him, his | il, le, lui)" w:date="2026-05-19T17:34:00Z" w16du:dateUtc="2026-05-19T21:34:00Z">
        <w:r>
          <w:t xml:space="preserve"> </w:t>
        </w:r>
        <w:r w:rsidR="00BC0044">
          <w:t>b</w:t>
        </w:r>
      </w:ins>
      <w:ins w:id="3130" w:author="Fernandes, Richard (he, him, his | il, le, lui)" w:date="2026-05-27T13:35:00Z" w16du:dateUtc="2026-05-27T17:35:00Z">
        <w:r w:rsidR="00434C8E">
          <w:t>o</w:t>
        </w:r>
      </w:ins>
      <w:ins w:id="3131" w:author="Fernandes, Richard (he, him, his | il, le, lui)" w:date="2026-05-19T17:34:00Z" w16du:dateUtc="2026-05-19T21:34:00Z">
        <w:r w:rsidR="00BC0044">
          <w:t xml:space="preserve">th Landsat 8/9 </w:t>
        </w:r>
      </w:ins>
      <w:ins w:id="3132" w:author="Fernandes, Richard (he, him, his | il, le, lui)" w:date="2026-05-27T13:35:00Z" w16du:dateUtc="2026-05-27T17:35:00Z">
        <w:r w:rsidR="00434C8E">
          <w:t xml:space="preserve">Operational Line Imager (OLI) </w:t>
        </w:r>
      </w:ins>
      <w:ins w:id="3133" w:author="Fernandes, Richard (he, him, his | il, le, lui)" w:date="2026-05-19T17:34:00Z" w16du:dateUtc="2026-05-19T21:34:00Z">
        <w:r w:rsidR="00BC0044">
          <w:t xml:space="preserve">and Sentinel-2 </w:t>
        </w:r>
      </w:ins>
      <w:ins w:id="3134" w:author="Fernandes, Richard (he, him, his | il, le, lui)" w:date="2026-05-27T13:35:00Z" w16du:dateUtc="2026-05-27T17:35:00Z">
        <w:r w:rsidR="00434C8E">
          <w:t xml:space="preserve">Multispectral Instrument (MSI) </w:t>
        </w:r>
      </w:ins>
      <w:ins w:id="3135" w:author="Fernandes, Richard (he, him, his | il, le, lui)" w:date="2026-05-19T17:34:00Z" w16du:dateUtc="2026-05-19T21:34:00Z">
        <w:r w:rsidR="00BC0044">
          <w:t>decametric resolution FDRs</w:t>
        </w:r>
      </w:ins>
    </w:p>
    <w:p w14:paraId="0E18C8F2" w14:textId="2EBDB8D4" w:rsidR="00B90FE7" w:rsidRDefault="00C10EC9" w:rsidP="00434C8E">
      <w:pPr>
        <w:pStyle w:val="ListParagraph"/>
        <w:numPr>
          <w:ilvl w:val="0"/>
          <w:numId w:val="35"/>
        </w:numPr>
        <w:rPr>
          <w:ins w:id="3136" w:author="Fernandes, Richard (he, him, his | il, le, lui)" w:date="2026-05-27T13:35:00Z" w16du:dateUtc="2026-05-27T17:35:00Z"/>
        </w:rPr>
      </w:pPr>
      <w:ins w:id="3137" w:author="Fernandes, Richard (he, him, his | il, le, lui)" w:date="2026-05-19T17:35:00Z" w16du:dateUtc="2026-05-19T21:35:00Z">
        <w:r>
          <w:t xml:space="preserve"> it </w:t>
        </w:r>
      </w:ins>
      <w:ins w:id="3138" w:author="Fernandes, Richard (he, him, his | il, le, lui)" w:date="2026-05-27T13:36:00Z" w16du:dateUtc="2026-05-27T17:36:00Z">
        <w:r w:rsidR="00B90FE7">
          <w:t>provided associated theoretical uncertainty estimates with each product measurement</w:t>
        </w:r>
      </w:ins>
      <w:ins w:id="3139" w:author="Fernandes, Richard (he, him, his | il, le, lui)" w:date="2026-05-19T17:35:00Z" w16du:dateUtc="2026-05-19T21:35:00Z">
        <w:r>
          <w:t xml:space="preserve"> </w:t>
        </w:r>
      </w:ins>
    </w:p>
    <w:p w14:paraId="0A27F9CE" w14:textId="3AFA1E4C" w:rsidR="003976BF" w:rsidRDefault="00C10EC9">
      <w:pPr>
        <w:pStyle w:val="ListParagraph"/>
        <w:numPr>
          <w:ilvl w:val="0"/>
          <w:numId w:val="35"/>
        </w:numPr>
        <w:rPr>
          <w:ins w:id="3140" w:author="Fernandes, Richard (he, him, his | il, le, lui)" w:date="2026-05-19T17:40:00Z" w16du:dateUtc="2026-05-19T21:40:00Z"/>
        </w:rPr>
        <w:pPrChange w:id="3141" w:author="Fernandes, Richard (he, him, his | il, le, lui)" w:date="2026-05-27T13:36:00Z" w16du:dateUtc="2026-05-27T17:36:00Z">
          <w:pPr>
            <w:pStyle w:val="ListParagraph"/>
            <w:ind w:left="360"/>
          </w:pPr>
        </w:pPrChange>
      </w:pPr>
      <w:ins w:id="3142" w:author="Fernandes, Richard (he, him, his | il, le, lui)" w:date="2026-05-19T17:35:00Z" w16du:dateUtc="2026-05-19T21:35:00Z">
        <w:r>
          <w:t xml:space="preserve"> it is widely available in open source code</w:t>
        </w:r>
      </w:ins>
      <w:ins w:id="3143" w:author="Fernandes, Richard (he, him, his | il, le, lui)" w:date="2026-05-27T13:36:00Z" w16du:dateUtc="2026-05-27T17:36:00Z">
        <w:r w:rsidR="00B90FE7">
          <w:t xml:space="preserve"> and has bee</w:t>
        </w:r>
        <w:r w:rsidR="00D62B2E">
          <w:t>n</w:t>
        </w:r>
      </w:ins>
      <w:ins w:id="3144" w:author="Fernandes, Richard (he, him, his | il, le, lui)" w:date="2026-05-27T13:37:00Z" w16du:dateUtc="2026-05-27T17:37:00Z">
        <w:r w:rsidR="00D62B2E">
          <w:t xml:space="preserve"> evaluated in previous studies</w:t>
        </w:r>
      </w:ins>
    </w:p>
    <w:p w14:paraId="0203B06A" w14:textId="77777777" w:rsidR="00A04BF0" w:rsidRDefault="00A04BF0" w:rsidP="00E10989">
      <w:pPr>
        <w:pStyle w:val="ListParagraph"/>
        <w:ind w:left="360"/>
        <w:rPr>
          <w:ins w:id="3145" w:author="Fernandes, Richard (he, him, his | il, le, lui)" w:date="2026-05-19T17:40:00Z" w16du:dateUtc="2026-05-19T21:40:00Z"/>
        </w:rPr>
      </w:pPr>
    </w:p>
    <w:p w14:paraId="76978D29" w14:textId="77777777" w:rsidR="001C0C04" w:rsidRDefault="0045657B">
      <w:pPr>
        <w:pStyle w:val="ListParagraph"/>
        <w:spacing w:line="278" w:lineRule="auto"/>
        <w:ind w:left="0"/>
        <w:rPr>
          <w:ins w:id="3146" w:author="Fernandes, Richard (he, him, his | il, le, lui)" w:date="2026-05-27T13:38:00Z" w16du:dateUtc="2026-05-27T17:38:00Z"/>
        </w:rPr>
      </w:pPr>
      <w:ins w:id="3147" w:author="Fernandes, Richard (he, him, his | il, le, lui)" w:date="2026-05-19T17:40:00Z" w16du:dateUtc="2026-05-19T21:40:00Z">
        <w:r>
          <w:t xml:space="preserve">SL2P uses separate sensor specific single hidden layer neural networks to estimate LAI, FAPAR and their uncertainties (uLAI and uFAPAR) given input surface bi-directional reflectance (hereafter reflectance) from a subset of either OLI or MSI bands (Table 3). </w:t>
        </w:r>
      </w:ins>
    </w:p>
    <w:p w14:paraId="72A747EA" w14:textId="77777777" w:rsidR="001C0C04" w:rsidRDefault="001C0C04">
      <w:pPr>
        <w:pStyle w:val="ListParagraph"/>
        <w:spacing w:line="278" w:lineRule="auto"/>
        <w:ind w:left="0"/>
        <w:rPr>
          <w:ins w:id="3148" w:author="Fernandes, Richard (he, him, his | il, le, lui)" w:date="2026-05-27T13:38:00Z" w16du:dateUtc="2026-05-27T17:38:00Z"/>
        </w:rPr>
      </w:pPr>
    </w:p>
    <w:p w14:paraId="31DC18A8" w14:textId="77777777" w:rsidR="00902D4A" w:rsidRDefault="0045657B">
      <w:pPr>
        <w:pStyle w:val="ListParagraph"/>
        <w:spacing w:line="278" w:lineRule="auto"/>
        <w:ind w:left="0"/>
        <w:rPr>
          <w:ins w:id="3149" w:author="Fernandes, Richard (he, him, his | il, le, lui)" w:date="2026-05-27T13:39:00Z" w16du:dateUtc="2026-05-27T17:39:00Z"/>
        </w:rPr>
      </w:pPr>
      <w:ins w:id="3150" w:author="Fernandes, Richard (he, him, his | il, le, lui)" w:date="2026-05-19T17:40:00Z" w16du:dateUtc="2026-05-19T21:40:00Z">
        <w:r>
          <w:t xml:space="preserve">Networks are trained from a calibration database of 42748 simulations of reflectance for a random sample of Landsat 8 </w:t>
        </w:r>
      </w:ins>
      <w:ins w:id="3151" w:author="Fernandes, Richard (he, him, his | il, le, lui)" w:date="2026-05-27T13:37:00Z" w16du:dateUtc="2026-05-27T17:37:00Z">
        <w:r w:rsidR="001C0C04">
          <w:t xml:space="preserve">OLI </w:t>
        </w:r>
      </w:ins>
      <w:ins w:id="3152" w:author="Fernandes, Richard (he, him, his | il, le, lui)" w:date="2026-05-19T17:40:00Z" w16du:dateUtc="2026-05-19T21:40:00Z">
        <w:r>
          <w:t xml:space="preserve"> </w:t>
        </w:r>
      </w:ins>
      <w:ins w:id="3153" w:author="Fernandes, Richard (he, him, his | il, le, lui)" w:date="2026-05-27T13:38:00Z" w16du:dateUtc="2026-05-27T17:38:00Z">
        <w:r w:rsidR="002A0394">
          <w:t xml:space="preserve">spectral bands and nominal global acquisition geometries for either OLI (Sl2P-OLI) or </w:t>
        </w:r>
      </w:ins>
      <w:ins w:id="3154" w:author="Fernandes, Richard (he, him, his | il, le, lui)" w:date="2026-05-27T13:39:00Z" w16du:dateUtc="2026-05-27T17:39:00Z">
        <w:r w:rsidR="002A0394">
          <w:t xml:space="preserve">MSI (SL2P-MSI) </w:t>
        </w:r>
        <w:r w:rsidR="00902D4A">
          <w:t xml:space="preserve">FDRs.  </w:t>
        </w:r>
      </w:ins>
    </w:p>
    <w:p w14:paraId="1A564215" w14:textId="77777777" w:rsidR="00902D4A" w:rsidRDefault="00902D4A">
      <w:pPr>
        <w:pStyle w:val="ListParagraph"/>
        <w:spacing w:line="278" w:lineRule="auto"/>
        <w:ind w:left="0"/>
        <w:rPr>
          <w:ins w:id="3155" w:author="Fernandes, Richard (he, him, his | il, le, lui)" w:date="2026-05-27T13:39:00Z" w16du:dateUtc="2026-05-27T17:39:00Z"/>
        </w:rPr>
      </w:pPr>
    </w:p>
    <w:p w14:paraId="5072863D" w14:textId="56D73D44" w:rsidR="00EF5F69" w:rsidRDefault="0045657B">
      <w:pPr>
        <w:pStyle w:val="ListParagraph"/>
        <w:spacing w:line="278" w:lineRule="auto"/>
        <w:ind w:left="0"/>
        <w:rPr>
          <w:ins w:id="3156" w:author="Fernandes, Richard (he, him, his | il, le, lui)" w:date="2026-05-27T13:39:00Z" w16du:dateUtc="2026-05-27T17:39:00Z"/>
        </w:rPr>
      </w:pPr>
      <w:ins w:id="3157" w:author="Fernandes, Richard (he, him, his | il, le, lui)" w:date="2026-05-19T17:40:00Z" w16du:dateUtc="2026-05-19T21:40:00Z">
        <w:r>
          <w:t xml:space="preserve">The land surface condition for each simulation is drawn by orthogonal sampling from a joint distribution of vegetation structure and leaf and soil optical properties specified by fitting to global </w:t>
        </w:r>
        <w:r>
          <w:lastRenderedPageBreak/>
          <w:t xml:space="preserve">in-situ and in-vivo measurements available prior to algorithm definition.  Reflectance is simulated using using the SAILx canopy reflectance model and the PROSPECTxx leaf optical model together with both additive and multiplicative noise corresponding to nominal sensor reflectance measurement uncertainty.    SL2P estimates </w:t>
        </w:r>
      </w:ins>
      <w:ins w:id="3158" w:author="Fernandes, Richard (he, him, his | il, le, lui)" w:date="2026-05-22T10:26:00Z" w16du:dateUtc="2026-05-22T14:26:00Z">
        <w:r w:rsidR="00EF5F69">
          <w:t>we</w:t>
        </w:r>
      </w:ins>
      <w:ins w:id="3159" w:author="Fernandes, Richard (he, him, his | il, le, lui)" w:date="2026-05-19T17:40:00Z" w16du:dateUtc="2026-05-19T21:40:00Z">
        <w:r>
          <w:t xml:space="preserve">re discarded if the input reflectance  does not match at least one calibration sample within 0.05 in each band or the output estimate exceeds the range of the calibration database.  </w:t>
        </w:r>
      </w:ins>
    </w:p>
    <w:p w14:paraId="028F51CD" w14:textId="77777777" w:rsidR="00902D4A" w:rsidRDefault="00902D4A">
      <w:pPr>
        <w:pStyle w:val="ListParagraph"/>
        <w:spacing w:line="278" w:lineRule="auto"/>
        <w:ind w:left="0"/>
        <w:rPr>
          <w:ins w:id="3160" w:author="Fernandes, Richard (he, him, his | il, le, lui)" w:date="2026-05-27T13:39:00Z" w16du:dateUtc="2026-05-27T17:39:00Z"/>
        </w:rPr>
      </w:pPr>
    </w:p>
    <w:p w14:paraId="75BB6BB6" w14:textId="77777777" w:rsidR="00902D4A" w:rsidRPr="00EF445D" w:rsidRDefault="00902D4A">
      <w:pPr>
        <w:pStyle w:val="ListParagraph"/>
        <w:spacing w:line="278" w:lineRule="auto"/>
        <w:ind w:left="0"/>
        <w:rPr>
          <w:ins w:id="3161" w:author="Fernandes, Richard (he, him, his | il, le, lui)" w:date="2026-05-22T10:26:00Z" w16du:dateUtc="2026-05-22T14:26:00Z"/>
        </w:rPr>
        <w:pPrChange w:id="3162" w:author="Fernandes, Richard (he, him, his | il, le, lui)" w:date="2026-05-22T10:35:00Z" w16du:dateUtc="2026-05-22T14:35:00Z">
          <w:pPr>
            <w:pStyle w:val="Heading3"/>
          </w:pPr>
        </w:pPrChange>
      </w:pPr>
    </w:p>
    <w:p w14:paraId="5494B6DD" w14:textId="731D6C73" w:rsidR="00EF5F69" w:rsidRDefault="00EF5F69">
      <w:pPr>
        <w:pStyle w:val="Heading2"/>
        <w:rPr>
          <w:ins w:id="3163" w:author="Fernandes, Richard (he, him, his | il, le, lui)" w:date="2026-05-22T10:26:00Z" w16du:dateUtc="2026-05-22T14:26:00Z"/>
        </w:rPr>
        <w:pPrChange w:id="3164" w:author="Fernandes, Richard (he, him, his | il, le, lui)" w:date="2026-05-22T10:35:00Z" w16du:dateUtc="2026-05-22T14:35:00Z">
          <w:pPr>
            <w:pStyle w:val="Heading3"/>
          </w:pPr>
        </w:pPrChange>
      </w:pPr>
      <w:ins w:id="3165" w:author="Fernandes, Richard (he, him, his | il, le, lui)" w:date="2026-05-22T10:26:00Z" w16du:dateUtc="2026-05-22T14:26:00Z">
        <w:r>
          <w:t>3.</w:t>
        </w:r>
      </w:ins>
      <w:ins w:id="3166" w:author="Fernandes, Richard (he, him, his | il, le, lui)" w:date="2026-05-22T10:35:00Z" w16du:dateUtc="2026-05-22T14:35:00Z">
        <w:r w:rsidR="00B7265F">
          <w:t>5</w:t>
        </w:r>
      </w:ins>
      <w:ins w:id="3167" w:author="Fernandes, Richard (he, him, his | il, le, lui)" w:date="2026-05-22T10:26:00Z" w16du:dateUtc="2026-05-22T14:26:00Z">
        <w:r>
          <w:t xml:space="preserve"> Climate Data</w:t>
        </w:r>
      </w:ins>
    </w:p>
    <w:p w14:paraId="68381AEB" w14:textId="77777777" w:rsidR="00EF5F69" w:rsidRDefault="00EF5F69" w:rsidP="00EF5F69">
      <w:pPr>
        <w:rPr>
          <w:ins w:id="3168" w:author="Fernandes, Richard (he, him, his | il, le, lui)" w:date="2026-05-22T10:26:00Z" w16du:dateUtc="2026-05-22T14:26:00Z"/>
        </w:rPr>
      </w:pPr>
    </w:p>
    <w:p w14:paraId="4B6D9305" w14:textId="1208EEED" w:rsidR="00EF5F69" w:rsidRDefault="00EF5F69" w:rsidP="00EF5F69">
      <w:pPr>
        <w:rPr>
          <w:ins w:id="3169" w:author="Fernandes, Richard (he, him, his | il, le, lui)" w:date="2026-05-22T10:35:00Z" w16du:dateUtc="2026-05-22T14:35:00Z"/>
        </w:rPr>
      </w:pPr>
      <w:ins w:id="3170" w:author="Fernandes, Richard (he, him, his | il, le, lui)" w:date="2026-05-22T10:26:00Z" w16du:dateUtc="2026-05-22T14:26:00Z">
        <w:r>
          <w:t xml:space="preserve">Gridded daily 1.1312 km resolution </w:t>
        </w:r>
        <w:r w:rsidRPr="00663DC0">
          <w:t>ERA5-Land Daily Aggregated - ECMWF Climate Reanalysis</w:t>
        </w:r>
        <w:r>
          <w:t xml:space="preserve"> (</w:t>
        </w:r>
        <w:r w:rsidRPr="000711CC">
          <w:t>Muñoz Sabater</w:t>
        </w:r>
        <w:r>
          <w:t xml:space="preserve"> et al., 2019) layers archived within Google Earth Engine were sampled to produce annual climate parameters </w:t>
        </w:r>
      </w:ins>
      <w:ins w:id="3171" w:author="Fernandes, Richard (he, him, his | il, le, lui)" w:date="2026-05-22T10:27:00Z" w16du:dateUtc="2026-05-22T14:27:00Z">
        <w:r>
          <w:t>spatially co</w:t>
        </w:r>
      </w:ins>
      <w:ins w:id="3172" w:author="Fernandes, Richard (he, him, his | il, le, lui)" w:date="2026-05-22T10:28:00Z" w16du:dateUtc="2026-05-22T14:28:00Z">
        <w:r w:rsidR="005B6294">
          <w:t>in</w:t>
        </w:r>
      </w:ins>
      <w:ins w:id="3173" w:author="Fernandes, Richard (he, him, his | il, le, lui)" w:date="2026-05-22T10:27:00Z" w16du:dateUtc="2026-05-22T14:27:00Z">
        <w:r>
          <w:t>cident with thematic data products</w:t>
        </w:r>
        <w:r w:rsidR="005B6294">
          <w:t>.  Parameter includ</w:t>
        </w:r>
      </w:ins>
      <w:ins w:id="3174" w:author="Fernandes, Richard (he, him, his | il, le, lui)" w:date="2026-05-22T10:28:00Z" w16du:dateUtc="2026-05-22T14:28:00Z">
        <w:r w:rsidR="005B6294">
          <w:t>ed the total growing degree days above a base temperature of 10d C</w:t>
        </w:r>
      </w:ins>
      <w:ins w:id="3175" w:author="Fernandes, Richard (he, him, his | il, le, lui)" w:date="2026-05-22T11:07:00Z" w16du:dateUtc="2026-05-22T15:07:00Z">
        <w:r w:rsidR="00F5031F">
          <w:t xml:space="preserve"> (GDD)</w:t>
        </w:r>
      </w:ins>
      <w:ins w:id="3176" w:author="Fernandes, Richard (he, him, his | il, le, lui)" w:date="2026-05-22T10:28:00Z" w16du:dateUtc="2026-05-22T14:28:00Z">
        <w:r w:rsidR="005B6294">
          <w:t xml:space="preserve">, the </w:t>
        </w:r>
      </w:ins>
      <w:ins w:id="3177" w:author="Fernandes, Richard (he, him, his | il, le, lui)" w:date="2026-05-22T10:29:00Z" w16du:dateUtc="2026-05-22T14:29:00Z">
        <w:r w:rsidR="00EA2E4D">
          <w:t xml:space="preserve">total number of days with </w:t>
        </w:r>
      </w:ins>
      <w:ins w:id="3178" w:author="Fernandes, Richard (he, him, his | il, le, lui)" w:date="2026-05-22T10:30:00Z" w16du:dateUtc="2026-05-22T14:30:00Z">
        <w:r w:rsidR="00EA2E4D">
          <w:t xml:space="preserve">daily </w:t>
        </w:r>
      </w:ins>
      <w:ins w:id="3179" w:author="Fernandes, Richard (he, him, his | il, le, lui)" w:date="2026-05-22T10:29:00Z" w16du:dateUtc="2026-05-22T14:29:00Z">
        <w:r w:rsidR="00EA2E4D">
          <w:t xml:space="preserve"> minimum soil temperature for the layer between 0 and 7cm depth</w:t>
        </w:r>
      </w:ins>
      <w:ins w:id="3180" w:author="Fernandes, Richard (he, him, his | il, le, lui)" w:date="2026-05-22T10:30:00Z" w16du:dateUtc="2026-05-22T14:30:00Z">
        <w:r w:rsidR="00EA2E4D">
          <w:t xml:space="preserve"> greater than 0 degrees C</w:t>
        </w:r>
      </w:ins>
      <w:ins w:id="3181" w:author="Fernandes, Richard (he, him, his | il, le, lui)" w:date="2026-05-22T11:07:00Z" w16du:dateUtc="2026-05-22T15:07:00Z">
        <w:r w:rsidR="00F5031F">
          <w:t xml:space="preserve"> (</w:t>
        </w:r>
      </w:ins>
      <w:ins w:id="3182" w:author="Fernandes, Richard (he, him, his | il, le, lui)" w:date="2026-05-22T11:08:00Z" w16du:dateUtc="2026-05-22T15:08:00Z">
        <w:r w:rsidR="003A0C36">
          <w:t xml:space="preserve">FROST) </w:t>
        </w:r>
      </w:ins>
      <w:ins w:id="3183" w:author="Fernandes, Richard (he, him, his | il, le, lui)" w:date="2026-05-22T10:30:00Z" w16du:dateUtc="2026-05-22T14:30:00Z">
        <w:r w:rsidR="00EA2E4D">
          <w:t>, and the ratio of potential evapotranspiration to precipitation</w:t>
        </w:r>
      </w:ins>
      <w:ins w:id="3184" w:author="Fernandes, Richard (he, him, his | il, le, lui)" w:date="2026-05-22T11:08:00Z" w16du:dateUtc="2026-05-22T15:08:00Z">
        <w:r w:rsidR="003A0C36">
          <w:t xml:space="preserve"> (ARID)</w:t>
        </w:r>
      </w:ins>
      <w:ins w:id="3185" w:author="Fernandes, Richard (he, him, his | il, le, lui)" w:date="2026-05-22T10:30:00Z" w16du:dateUtc="2026-05-22T14:30:00Z">
        <w:r w:rsidR="00EA2E4D">
          <w:t>.</w:t>
        </w:r>
      </w:ins>
      <w:ins w:id="3186" w:author="Fernandes, Richard (he, him, his | il, le, lui)" w:date="2026-05-22T11:45:00Z" w16du:dateUtc="2026-05-22T15:45:00Z">
        <w:r w:rsidR="000D55F7">
          <w:t xml:space="preserve">  The uncertainty </w:t>
        </w:r>
      </w:ins>
      <w:ins w:id="3187" w:author="Fernandes, Richard (he, him, his | il, le, lui)" w:date="2026-05-22T11:46:00Z" w16du:dateUtc="2026-05-22T15:46:00Z">
        <w:r w:rsidR="00F8073D">
          <w:t xml:space="preserve">of  </w:t>
        </w:r>
        <w:r w:rsidR="00BC4F1D">
          <w:t xml:space="preserve">GDD, FROST, and ARID was estimated as their temporal range </w:t>
        </w:r>
        <w:r w:rsidR="00F8073D">
          <w:t>between 20</w:t>
        </w:r>
      </w:ins>
      <w:ins w:id="3188" w:author="Fernandes, Richard (he, him, his | il, le, lui)" w:date="2026-05-22T11:47:00Z" w16du:dateUtc="2026-05-22T15:47:00Z">
        <w:r w:rsidR="00F8073D">
          <w:t>13 and 2025 inclusive.</w:t>
        </w:r>
      </w:ins>
    </w:p>
    <w:p w14:paraId="71929913" w14:textId="77777777" w:rsidR="00AE09E6" w:rsidRDefault="00AE09E6" w:rsidP="00EF5F69">
      <w:pPr>
        <w:rPr>
          <w:ins w:id="3189" w:author="Fernandes, Richard (he, him, his | il, le, lui)" w:date="2026-05-22T10:35:00Z" w16du:dateUtc="2026-05-22T14:35:00Z"/>
        </w:rPr>
      </w:pPr>
    </w:p>
    <w:p w14:paraId="551E919B" w14:textId="36CEDD8A" w:rsidR="00EF5F69" w:rsidRDefault="00617BDC" w:rsidP="007D2E69">
      <w:pPr>
        <w:pStyle w:val="Heading2"/>
        <w:rPr>
          <w:ins w:id="3190" w:author="Fernandes, Richard (he, him, his | il, le, lui)" w:date="2026-05-22T10:36:00Z" w16du:dateUtc="2026-05-22T14:36:00Z"/>
        </w:rPr>
      </w:pPr>
      <w:ins w:id="3191" w:author="Fernandes, Richard (he, him, his | il, le, lui)" w:date="2026-05-26T16:43:00Z" w16du:dateUtc="2026-05-26T20:43:00Z">
        <w:r>
          <w:t xml:space="preserve">3.6 </w:t>
        </w:r>
      </w:ins>
      <w:ins w:id="3192" w:author="Fernandes, Richard (he, him, his | il, le, lui)" w:date="2026-05-22T10:36:00Z" w16du:dateUtc="2026-05-22T14:36:00Z">
        <w:r w:rsidR="000366AA">
          <w:t>Stage 3 Validation</w:t>
        </w:r>
      </w:ins>
    </w:p>
    <w:p w14:paraId="6F6D5641" w14:textId="77777777" w:rsidR="000366AA" w:rsidRDefault="000366AA">
      <w:pPr>
        <w:pStyle w:val="ListParagraph"/>
        <w:spacing w:line="278" w:lineRule="auto"/>
        <w:ind w:left="0"/>
        <w:rPr>
          <w:ins w:id="3193" w:author="Fernandes, Richard (he, him, his | il, le, lui)" w:date="2026-05-22T11:56:00Z" w16du:dateUtc="2026-05-22T15:56:00Z"/>
        </w:rPr>
      </w:pPr>
    </w:p>
    <w:p w14:paraId="4C107664" w14:textId="05F68632" w:rsidR="00D17FEF" w:rsidRDefault="006F17A8" w:rsidP="000E5FFF">
      <w:pPr>
        <w:pStyle w:val="ListParagraph"/>
        <w:spacing w:line="278" w:lineRule="auto"/>
        <w:ind w:left="0"/>
        <w:rPr>
          <w:ins w:id="3194" w:author="Fernandes, Richard (he, him, his | il, le, lui)" w:date="2026-05-26T16:59:00Z" w16du:dateUtc="2026-05-26T20:59:00Z"/>
        </w:rPr>
      </w:pPr>
      <w:ins w:id="3195" w:author="Fernandes, Richard (he, him, his | il, le, lui)" w:date="2026-05-22T11:57:00Z" w16du:dateUtc="2026-05-22T15:57:00Z">
        <w:r>
          <w:t xml:space="preserve">Validation </w:t>
        </w:r>
      </w:ins>
      <w:ins w:id="3196" w:author="Fernandes, Richard (he, him, his | il, le, lui)" w:date="2026-05-26T16:43:00Z" w16du:dateUtc="2026-05-26T20:43:00Z">
        <w:r w:rsidR="00617BDC">
          <w:t>experiments</w:t>
        </w:r>
      </w:ins>
      <w:ins w:id="3197" w:author="Fernandes, Richard (he, him, his | il, le, lui)" w:date="2026-05-22T11:57:00Z" w16du:dateUtc="2026-05-22T15:57:00Z">
        <w:r>
          <w:t xml:space="preserve"> were per</w:t>
        </w:r>
      </w:ins>
      <w:ins w:id="3198" w:author="Fernandes, Richard (he, him, his | il, le, lui)" w:date="2026-05-22T11:58:00Z" w16du:dateUtc="2026-05-22T15:58:00Z">
        <w:r>
          <w:t>f</w:t>
        </w:r>
      </w:ins>
      <w:ins w:id="3199" w:author="Fernandes, Richard (he, him, his | il, le, lui)" w:date="2026-05-22T11:57:00Z" w16du:dateUtc="2026-05-22T15:57:00Z">
        <w:r>
          <w:t xml:space="preserve">ormed </w:t>
        </w:r>
      </w:ins>
      <w:ins w:id="3200" w:author="Fernandes, Richard (he, him, his | il, le, lui)" w:date="2026-05-26T16:54:00Z" w16du:dateUtc="2026-05-26T20:54:00Z">
        <w:r w:rsidR="00335D2B">
          <w:t>using different o</w:t>
        </w:r>
      </w:ins>
      <w:ins w:id="3201" w:author="Fernandes, Richard (he, him, his | il, le, lui)" w:date="2026-05-26T16:55:00Z" w16du:dateUtc="2026-05-26T20:55:00Z">
        <w:r w:rsidR="00335D2B">
          <w:t>m</w:t>
        </w:r>
      </w:ins>
      <w:ins w:id="3202" w:author="Fernandes, Richard (he, him, his | il, le, lui)" w:date="2026-05-26T16:54:00Z" w16du:dateUtc="2026-05-26T20:54:00Z">
        <w:r w:rsidR="00335D2B">
          <w:t>binations of input FDR</w:t>
        </w:r>
      </w:ins>
      <w:ins w:id="3203" w:author="Fernandes, Richard (he, him, his | il, le, lui)" w:date="2026-05-26T16:55:00Z" w16du:dateUtc="2026-05-26T20:55:00Z">
        <w:r w:rsidR="00335D2B">
          <w:t xml:space="preserve"> and mandatory condition</w:t>
        </w:r>
      </w:ins>
      <w:ins w:id="3204" w:author="Fernandes, Richard (he, him, his | il, le, lui)" w:date="2026-05-26T16:57:00Z" w16du:dateUtc="2026-05-26T20:57:00Z">
        <w:r w:rsidR="00821414">
          <w:t xml:space="preserve"> parameters </w:t>
        </w:r>
      </w:ins>
      <w:ins w:id="3205" w:author="Fernandes, Richard (he, him, his | il, le, lui)" w:date="2026-05-26T16:55:00Z" w16du:dateUtc="2026-05-26T20:55:00Z">
        <w:r w:rsidR="00B66E1B">
          <w:t xml:space="preserve">that </w:t>
        </w:r>
      </w:ins>
      <w:ins w:id="3206" w:author="Fernandes, Richard (he, him, his | il, le, lui)" w:date="2026-05-26T16:56:00Z" w16du:dateUtc="2026-05-26T20:56:00Z">
        <w:r w:rsidR="00D17FEF">
          <w:t>assigned an</w:t>
        </w:r>
        <w:r w:rsidR="00B730E3">
          <w:t xml:space="preserve"> i</w:t>
        </w:r>
      </w:ins>
      <w:ins w:id="3207" w:author="Fernandes, Richard (he, him, his | il, le, lui)" w:date="2026-05-26T16:55:00Z" w16du:dateUtc="2026-05-26T20:55:00Z">
        <w:r w:rsidR="00B66E1B">
          <w:t xml:space="preserve">nclusion probability of </w:t>
        </w:r>
      </w:ins>
      <w:ins w:id="3208" w:author="Fernandes, Richard (he, him, his | il, le, lui)" w:date="2026-05-26T16:56:00Z" w16du:dateUtc="2026-05-26T20:56:00Z">
        <w:r w:rsidR="00D17FEF">
          <w:t xml:space="preserve">zero </w:t>
        </w:r>
      </w:ins>
      <w:ins w:id="3209" w:author="Fernandes, Richard (he, him, his | il, le, lui)" w:date="2026-05-26T16:57:00Z" w16du:dateUtc="2026-05-26T20:57:00Z">
        <w:r w:rsidR="00D17FEF">
          <w:t xml:space="preserve">between matchups </w:t>
        </w:r>
        <w:r w:rsidR="00821414">
          <w:t>unless they shared the same con</w:t>
        </w:r>
      </w:ins>
      <w:ins w:id="3210" w:author="Fernandes, Richard (he, him, his | il, le, lui)" w:date="2026-05-26T16:58:00Z" w16du:dateUtc="2026-05-26T20:58:00Z">
        <w:r w:rsidR="00821414">
          <w:t>dition</w:t>
        </w:r>
      </w:ins>
      <w:ins w:id="3211" w:author="Fernandes, Richard (he, him, his | il, le, lui)" w:date="2026-05-26T16:59:00Z" w16du:dateUtc="2026-05-26T20:59:00Z">
        <w:r w:rsidR="00992329">
          <w:t xml:space="preserve"> (Table xx).  </w:t>
        </w:r>
      </w:ins>
    </w:p>
    <w:p w14:paraId="53A462CA" w14:textId="77777777" w:rsidR="00992329" w:rsidRDefault="00992329" w:rsidP="000E5FFF">
      <w:pPr>
        <w:pStyle w:val="ListParagraph"/>
        <w:spacing w:line="278" w:lineRule="auto"/>
        <w:ind w:left="0"/>
        <w:rPr>
          <w:ins w:id="3212" w:author="Fernandes, Richard (he, him, his | il, le, lui)" w:date="2026-05-26T16:59:00Z" w16du:dateUtc="2026-05-26T20:59:00Z"/>
        </w:rPr>
      </w:pPr>
    </w:p>
    <w:p w14:paraId="25E9B44B" w14:textId="73F60B97" w:rsidR="00992329" w:rsidRDefault="00992329" w:rsidP="000E5FFF">
      <w:pPr>
        <w:pStyle w:val="ListParagraph"/>
        <w:spacing w:line="278" w:lineRule="auto"/>
        <w:ind w:left="0"/>
        <w:rPr>
          <w:ins w:id="3213" w:author="Fernandes, Richard (he, him, his | il, le, lui)" w:date="2026-05-26T17:09:00Z" w16du:dateUtc="2026-05-26T21:09:00Z"/>
        </w:rPr>
      </w:pPr>
      <w:ins w:id="3214" w:author="Fernandes, Richard (he, him, his | il, le, lui)" w:date="2026-05-26T16:59:00Z" w16du:dateUtc="2026-05-26T20:59:00Z">
        <w:r>
          <w:t xml:space="preserve">Additionally, </w:t>
        </w:r>
      </w:ins>
      <w:ins w:id="3215" w:author="Fernandes, Richard (he, him, his | il, le, lui)" w:date="2026-05-26T17:00:00Z" w16du:dateUtc="2026-05-26T21:00:00Z">
        <w:r w:rsidR="00544836">
          <w:t>to facilitate comparisons between treatments</w:t>
        </w:r>
      </w:ins>
      <w:ins w:id="3216" w:author="Fernandes, Richard (he, him, his | il, le, lui)" w:date="2026-05-26T17:08:00Z" w16du:dateUtc="2026-05-26T21:08:00Z">
        <w:r w:rsidR="00EA4DCF">
          <w:t xml:space="preserve"> when the sampled matchups will differ</w:t>
        </w:r>
      </w:ins>
      <w:ins w:id="3217" w:author="Fernandes, Richard (he, him, his | il, le, lui)" w:date="2026-05-26T17:00:00Z" w16du:dateUtc="2026-05-26T21:00:00Z">
        <w:r w:rsidR="00544836">
          <w:t xml:space="preserve">, </w:t>
        </w:r>
        <w:r w:rsidR="00B94C17">
          <w:t xml:space="preserve">the expected value of </w:t>
        </w:r>
      </w:ins>
      <w:ins w:id="3218" w:author="Fernandes, Richard (he, him, his | il, le, lui)" w:date="2026-05-26T16:59:00Z" w16du:dateUtc="2026-05-26T20:59:00Z">
        <w:r w:rsidR="00B94C17">
          <w:t xml:space="preserve">quality statistics conditional on </w:t>
        </w:r>
      </w:ins>
      <w:ins w:id="3219" w:author="Fernandes, Richard (he, him, his | il, le, lui)" w:date="2026-05-26T17:00:00Z" w16du:dateUtc="2026-05-26T21:00:00Z">
        <w:r w:rsidR="00B94C17">
          <w:t>ether the reference or product measurement was estimated using regression</w:t>
        </w:r>
        <w:r w:rsidR="00544836">
          <w:t xml:space="preserve"> models</w:t>
        </w:r>
      </w:ins>
      <w:ins w:id="3220" w:author="Fernandes, Richard (he, him, his | il, le, lui)" w:date="2026-05-26T17:01:00Z" w16du:dateUtc="2026-05-26T21:01:00Z">
        <w:r w:rsidR="00544836">
          <w:t>.   Previous studies used weighted polynomial regression, with weights inversely proporitional to the confidence inter</w:t>
        </w:r>
        <w:r w:rsidR="009860DA">
          <w:t>val of the statistics for each matchup</w:t>
        </w:r>
      </w:ins>
      <w:ins w:id="3221" w:author="Fernandes, Richard (he, him, his | il, le, lui)" w:date="2026-05-26T17:02:00Z" w16du:dateUtc="2026-05-26T21:02:00Z">
        <w:r w:rsidR="009860DA">
          <w:t xml:space="preserve"> (Fernandes, xx).  However, this approach will be biased in the presence of outliers and could result in </w:t>
        </w:r>
        <w:r w:rsidR="0098430D">
          <w:t xml:space="preserve">oscillatory fits for </w:t>
        </w:r>
      </w:ins>
      <w:ins w:id="3222" w:author="Fernandes, Richard (he, him, his | il, le, lui)" w:date="2026-05-26T17:03:00Z" w16du:dateUtc="2026-05-26T21:03:00Z">
        <w:r w:rsidR="0098430D">
          <w:t>undersampled measurements.</w:t>
        </w:r>
        <w:r w:rsidR="003F21C4">
          <w:t xml:space="preserve">  These concerns are addressed here </w:t>
        </w:r>
      </w:ins>
      <w:ins w:id="3223" w:author="Fernandes, Richard (he, him, his | il, le, lui)" w:date="2026-05-26T17:04:00Z" w16du:dateUtc="2026-05-26T21:04:00Z">
        <w:r w:rsidR="00DB6174">
          <w:t xml:space="preserve">using a two step approach.  First, a </w:t>
        </w:r>
      </w:ins>
      <w:ins w:id="3224" w:author="Fernandes, Richard (he, him, his | il, le, lui)" w:date="2026-05-26T17:03:00Z" w16du:dateUtc="2026-05-26T21:03:00Z">
        <w:r w:rsidR="003F21C4">
          <w:t xml:space="preserve">multivariate Thiel-Sen regression </w:t>
        </w:r>
      </w:ins>
      <w:ins w:id="3225" w:author="Fernandes, Richard (he, him, his | il, le, lui)" w:date="2026-05-26T17:04:00Z" w16du:dateUtc="2026-05-26T21:04:00Z">
        <w:r w:rsidR="00DB6174">
          <w:t xml:space="preserve">is used </w:t>
        </w:r>
      </w:ins>
      <w:ins w:id="3226" w:author="Fernandes, Richard (he, him, his | il, le, lui)" w:date="2026-05-26T17:03:00Z" w16du:dateUtc="2026-05-26T21:03:00Z">
        <w:r w:rsidR="003F21C4">
          <w:t xml:space="preserve">to fit </w:t>
        </w:r>
      </w:ins>
      <w:ins w:id="3227" w:author="Fernandes, Richard (he, him, his | il, le, lui)" w:date="2026-05-26T17:04:00Z" w16du:dateUtc="2026-05-26T21:04:00Z">
        <w:r w:rsidR="004D7EE8">
          <w:t xml:space="preserve">regressors </w:t>
        </w:r>
      </w:ins>
      <w:ins w:id="3228" w:author="Fernandes, Richard (he, him, his | il, le, lui)" w:date="2026-05-26T17:03:00Z" w16du:dateUtc="2026-05-26T21:03:00Z">
        <w:r w:rsidR="003F21C4">
          <w:t>Th</w:t>
        </w:r>
      </w:ins>
      <w:ins w:id="3229" w:author="Fernandes, Richard (he, him, his | il, le, lui)" w:date="2026-05-26T17:04:00Z" w16du:dateUtc="2026-05-26T21:04:00Z">
        <w:r w:rsidR="003F21C4">
          <w:t>chebyshev polynomials</w:t>
        </w:r>
        <w:r w:rsidR="00DB6174">
          <w:t xml:space="preserve"> </w:t>
        </w:r>
        <w:r w:rsidR="004D7EE8">
          <w:t xml:space="preserve">of the product or reference measurement </w:t>
        </w:r>
      </w:ins>
      <w:ins w:id="3230" w:author="Fernandes, Richard (he, him, his | il, le, lui)" w:date="2026-05-26T17:05:00Z" w16du:dateUtc="2026-05-26T21:05:00Z">
        <w:r w:rsidR="004D7EE8">
          <w:t xml:space="preserve">to the estimates of each statistic for matchups.  Then, the largest 28% residuals are discarded and a </w:t>
        </w:r>
        <w:r w:rsidR="00321A30">
          <w:t>w</w:t>
        </w:r>
      </w:ins>
      <w:ins w:id="3231" w:author="Fernandes, Richard (he, him, his | il, le, lui)" w:date="2026-05-26T17:06:00Z" w16du:dateUtc="2026-05-26T21:06:00Z">
        <w:r w:rsidR="00321A30">
          <w:t>eighted oridinatry least squares regression of Thchebyshev polynomials</w:t>
        </w:r>
        <w:r w:rsidR="00321A30" w:rsidRPr="00321A30">
          <w:t xml:space="preserve"> </w:t>
        </w:r>
        <w:r w:rsidR="00321A30">
          <w:t xml:space="preserve">is fit to the remaining data, with weights corresponding to the inverse of the squared confidence interval. </w:t>
        </w:r>
      </w:ins>
      <w:ins w:id="3232" w:author="Fernandes, Richard (he, him, his | il, le, lui)" w:date="2026-05-26T17:07:00Z" w16du:dateUtc="2026-05-26T21:07:00Z">
        <w:r w:rsidR="00321A30">
          <w:t xml:space="preserve"> Th</w:t>
        </w:r>
        <w:r w:rsidR="006462B1">
          <w:t>e confidence intervals of the regression model al</w:t>
        </w:r>
        <w:r w:rsidR="00321A30">
          <w:t xml:space="preserve">lows for comparison of </w:t>
        </w:r>
        <w:r w:rsidR="006462B1">
          <w:t>quality staistics between treatments</w:t>
        </w:r>
      </w:ins>
      <w:ins w:id="3233" w:author="Fernandes, Richard (he, him, his | il, le, lui)" w:date="2026-05-26T17:08:00Z" w16du:dateUtc="2026-05-26T21:08:00Z">
        <w:r w:rsidR="00EA4DCF">
          <w:t xml:space="preserve"> although the models are not to </w:t>
        </w:r>
      </w:ins>
      <w:ins w:id="3234" w:author="Fernandes, Richard (he, him, his | il, le, lui)" w:date="2026-05-26T17:09:00Z" w16du:dateUtc="2026-05-26T21:09:00Z">
        <w:r w:rsidR="00EA4DCF">
          <w:t xml:space="preserve">be confused with </w:t>
        </w:r>
        <w:r w:rsidR="005E2D0A">
          <w:t>conformity tests that are performed for each matchup.</w:t>
        </w:r>
      </w:ins>
    </w:p>
    <w:p w14:paraId="4EA94EE9" w14:textId="77777777" w:rsidR="005E2D0A" w:rsidRDefault="005E2D0A" w:rsidP="000E5FFF">
      <w:pPr>
        <w:pStyle w:val="ListParagraph"/>
        <w:spacing w:line="278" w:lineRule="auto"/>
        <w:ind w:left="0"/>
        <w:rPr>
          <w:ins w:id="3235" w:author="Fernandes, Richard (he, him, his | il, le, lui)" w:date="2026-05-26T17:09:00Z" w16du:dateUtc="2026-05-26T21:09:00Z"/>
        </w:rPr>
      </w:pPr>
    </w:p>
    <w:p w14:paraId="2A3D6318" w14:textId="77777777" w:rsidR="006F17A8" w:rsidRDefault="006F17A8">
      <w:pPr>
        <w:pStyle w:val="ListParagraph"/>
        <w:spacing w:line="278" w:lineRule="auto"/>
        <w:ind w:left="0"/>
        <w:rPr>
          <w:ins w:id="3236" w:author="Fernandes, Richard (he, him, his | il, le, lui)" w:date="2026-05-22T11:06:00Z" w16du:dateUtc="2026-05-22T15:06:00Z"/>
        </w:rPr>
      </w:pPr>
    </w:p>
    <w:p w14:paraId="14837138" w14:textId="77852F32" w:rsidR="007F4A7B" w:rsidRDefault="00EA115F">
      <w:pPr>
        <w:pStyle w:val="Heading2"/>
        <w:numPr>
          <w:ilvl w:val="1"/>
          <w:numId w:val="33"/>
        </w:numPr>
        <w:rPr>
          <w:ins w:id="3237" w:author="Fernandes, Richard (he, him, his | il, le, lui)" w:date="2026-05-19T17:42:00Z" w16du:dateUtc="2026-05-19T21:42:00Z"/>
        </w:rPr>
        <w:pPrChange w:id="3238" w:author="Fernandes, Richard (he, him, his | il, le, lui)" w:date="2026-05-19T18:57:00Z" w16du:dateUtc="2026-05-19T22:57:00Z">
          <w:pPr>
            <w:pStyle w:val="ListParagraph"/>
            <w:spacing w:line="278" w:lineRule="auto"/>
          </w:pPr>
        </w:pPrChange>
      </w:pPr>
      <w:ins w:id="3239" w:author="Fernandes, Richard (he, him, his | il, le, lui)" w:date="2026-05-19T18:14:00Z" w16du:dateUtc="2026-05-19T22:14:00Z">
        <w:r>
          <w:lastRenderedPageBreak/>
          <w:t>Modelling Inclusion probabiliti</w:t>
        </w:r>
      </w:ins>
      <w:ins w:id="3240" w:author="Fernandes, Richard (he, him, his | il, le, lui)" w:date="2026-05-20T17:35:00Z" w16du:dateUtc="2026-05-20T21:35:00Z">
        <w:r w:rsidR="00556B9F">
          <w:t>e</w:t>
        </w:r>
      </w:ins>
      <w:ins w:id="3241" w:author="Fernandes, Richard (he, him, his | il, le, lui)" w:date="2026-05-19T18:14:00Z" w16du:dateUtc="2026-05-19T22:14:00Z">
        <w:r>
          <w:t>s</w:t>
        </w:r>
      </w:ins>
    </w:p>
    <w:p w14:paraId="497BE079" w14:textId="77777777" w:rsidR="0052620A" w:rsidRDefault="0052620A" w:rsidP="0045657B">
      <w:pPr>
        <w:pStyle w:val="ListParagraph"/>
        <w:spacing w:line="278" w:lineRule="auto"/>
        <w:rPr>
          <w:ins w:id="3242" w:author="Fernandes, Richard (he, him, his | il, le, lui)" w:date="2026-05-19T17:42:00Z" w16du:dateUtc="2026-05-19T21:42:00Z"/>
        </w:rPr>
      </w:pPr>
    </w:p>
    <w:p w14:paraId="0594B368" w14:textId="29F92830" w:rsidR="0071685D" w:rsidRDefault="00EA115F" w:rsidP="00401EEE">
      <w:pPr>
        <w:pStyle w:val="ListParagraph"/>
        <w:spacing w:line="278" w:lineRule="auto"/>
        <w:rPr>
          <w:ins w:id="3243" w:author="Fernandes, Richard (he, him, his | il, le, lui)" w:date="2026-05-19T18:03:00Z" w16du:dateUtc="2026-05-19T22:03:00Z"/>
        </w:rPr>
      </w:pPr>
      <w:ins w:id="3244" w:author="Fernandes, Richard (he, him, his | il, le, lui)" w:date="2026-05-19T18:14:00Z" w16du:dateUtc="2026-05-19T22:14:00Z">
        <w:r>
          <w:t>Estimates of variables and their uncertainty</w:t>
        </w:r>
      </w:ins>
      <w:ins w:id="3245" w:author="Fernandes, Richard (he, him, his | il, le, lui)" w:date="2026-05-19T17:42:00Z" w16du:dateUtc="2026-05-19T21:42:00Z">
        <w:r w:rsidR="0052620A">
          <w:t xml:space="preserve"> were </w:t>
        </w:r>
        <w:r w:rsidR="003632D6">
          <w:t xml:space="preserve">associated with </w:t>
        </w:r>
      </w:ins>
      <w:ins w:id="3246" w:author="Fernandes, Richard (he, him, his | il, le, lui)" w:date="2026-05-19T17:54:00Z" w16du:dateUtc="2026-05-19T21:54:00Z">
        <w:r w:rsidR="00115312">
          <w:t xml:space="preserve">matchups and </w:t>
        </w:r>
      </w:ins>
      <w:ins w:id="3247" w:author="Fernandes, Richard (he, him, his | il, le, lui)" w:date="2026-05-19T17:58:00Z" w16du:dateUtc="2026-05-19T21:58:00Z">
        <w:r w:rsidR="009832CD">
          <w:t>global product samples</w:t>
        </w:r>
      </w:ins>
      <w:ins w:id="3248" w:author="Fernandes, Richard (he, him, his | il, le, lui)" w:date="2026-05-19T17:56:00Z" w16du:dateUtc="2026-05-19T21:56:00Z">
        <w:r w:rsidR="005266A5">
          <w:t xml:space="preserve"> to model inclusion probbailities</w:t>
        </w:r>
      </w:ins>
      <w:ins w:id="3249" w:author="Fernandes, Richard (he, him, his | il, le, lui)" w:date="2026-05-19T18:15:00Z" w16du:dateUtc="2026-05-19T22:15:00Z">
        <w:r w:rsidR="00D774B4">
          <w:t xml:space="preserve"> using Equation xx</w:t>
        </w:r>
      </w:ins>
      <w:ins w:id="3250" w:author="Fernandes, Richard (he, him, his | il, le, lui)" w:date="2026-05-19T17:57:00Z" w16du:dateUtc="2026-05-19T21:57:00Z">
        <w:r w:rsidR="005266A5">
          <w:t xml:space="preserve"> (Table xx).  </w:t>
        </w:r>
      </w:ins>
      <w:ins w:id="3251" w:author="Fernandes, Richard (he, him, his | il, le, lui)" w:date="2026-05-19T17:59:00Z" w16du:dateUtc="2026-05-19T21:59:00Z">
        <w:r w:rsidR="009832CD">
          <w:t>For both cases, variables related to growing season length</w:t>
        </w:r>
      </w:ins>
      <w:ins w:id="3252" w:author="Fernandes, Richard (he, him, his | il, le, lui)" w:date="2026-05-19T18:01:00Z" w16du:dateUtc="2026-05-19T22:01:00Z">
        <w:r w:rsidR="00112F9C">
          <w:t xml:space="preserve"> index</w:t>
        </w:r>
      </w:ins>
      <w:ins w:id="3253" w:author="Fernandes, Richard (he, him, his | il, le, lui)" w:date="2026-05-19T17:59:00Z" w16du:dateUtc="2026-05-19T21:59:00Z">
        <w:r w:rsidR="009832CD">
          <w:t xml:space="preserve"> (GSL</w:t>
        </w:r>
      </w:ins>
      <w:ins w:id="3254" w:author="Fernandes, Richard (he, him, his | il, le, lui)" w:date="2026-05-19T18:00:00Z" w16du:dateUtc="2026-05-19T22:00:00Z">
        <w:r w:rsidR="00112F9C">
          <w:t>I</w:t>
        </w:r>
      </w:ins>
      <w:ins w:id="3255" w:author="Fernandes, Richard (he, him, his | il, le, lui)" w:date="2026-05-19T17:59:00Z" w16du:dateUtc="2026-05-19T21:59:00Z">
        <w:r w:rsidR="009832CD">
          <w:t>) and annual aridity index (AI) were defined.</w:t>
        </w:r>
      </w:ins>
      <w:ins w:id="3256" w:author="Fernandes, Richard (he, him, his | il, le, lui)" w:date="2026-05-19T18:00:00Z" w16du:dateUtc="2026-05-19T22:00:00Z">
        <w:r w:rsidR="009832CD">
          <w:t xml:space="preserve">  The AI</w:t>
        </w:r>
        <w:r w:rsidR="0071685D">
          <w:t xml:space="preserve"> adopted the widely use ratio of annual PET to P</w:t>
        </w:r>
      </w:ins>
      <w:ins w:id="3257" w:author="Fernandes, Richard (he, him, his | il, le, lui)" w:date="2026-05-19T18:03:00Z" w16du:dateUtc="2026-05-19T22:03:00Z">
        <w:r w:rsidR="008D181E">
          <w:t xml:space="preserve">.  </w:t>
        </w:r>
      </w:ins>
      <w:ins w:id="3258" w:author="Fernandes, Richard (he, him, his | il, le, lui)" w:date="2026-05-19T18:00:00Z" w16du:dateUtc="2026-05-19T22:00:00Z">
        <w:r w:rsidR="0071685D">
          <w:t>The GSL</w:t>
        </w:r>
      </w:ins>
      <w:ins w:id="3259" w:author="Fernandes, Richard (he, him, his | il, le, lui)" w:date="2026-05-19T18:01:00Z" w16du:dateUtc="2026-05-19T22:01:00Z">
        <w:r w:rsidR="00112F9C">
          <w:t>I</w:t>
        </w:r>
      </w:ins>
      <w:ins w:id="3260" w:author="Fernandes, Richard (he, him, his | il, le, lui)" w:date="2026-05-19T18:00:00Z" w16du:dateUtc="2026-05-19T22:00:00Z">
        <w:r w:rsidR="0071685D">
          <w:t xml:space="preserve"> </w:t>
        </w:r>
      </w:ins>
      <w:ins w:id="3261" w:author="Fernandes, Richard (he, him, his | il, le, lui)" w:date="2026-05-19T18:01:00Z" w16du:dateUtc="2026-05-19T22:01:00Z">
        <w:r w:rsidR="00112F9C">
          <w:t xml:space="preserve">corresponded to the geometric mean of the </w:t>
        </w:r>
      </w:ins>
      <w:ins w:id="3262" w:author="Fernandes, Richard (he, him, his | il, le, lui)" w:date="2026-05-19T18:02:00Z" w16du:dateUtc="2026-05-19T22:02:00Z">
        <w:r w:rsidR="00E86574">
          <w:t>annual accumulated GDD and the annual number of days with Tsoil&gt;0.  The geometric mean wa</w:t>
        </w:r>
      </w:ins>
      <w:ins w:id="3263" w:author="Fernandes, Richard (he, him, his | il, le, lui)" w:date="2026-05-19T18:03:00Z" w16du:dateUtc="2026-05-19T22:03:00Z">
        <w:r w:rsidR="008D181E">
          <w:t xml:space="preserve">s used as both quantities are highly correlated.  </w:t>
        </w:r>
      </w:ins>
      <w:ins w:id="3264" w:author="Fernandes, Richard (he, him, his | il, le, lui)" w:date="2026-05-19T18:06:00Z" w16du:dateUtc="2026-05-19T22:06:00Z">
        <w:r w:rsidR="00EC1A8A">
          <w:t xml:space="preserve">  </w:t>
        </w:r>
      </w:ins>
      <w:ins w:id="3265" w:author="Fernandes, Richard (he, him, his | il, le, lui)" w:date="2026-05-19T18:09:00Z" w16du:dateUtc="2026-05-19T22:09:00Z">
        <w:r w:rsidR="00401EEE">
          <w:t xml:space="preserve">None of these variables have fiducial estimates of uncertainty that can be used when estimating inclusion probabilities.  Instead we </w:t>
        </w:r>
        <w:r w:rsidR="00ED6631">
          <w:t xml:space="preserve">arbitrarily apply an uncertainty corresponding to </w:t>
        </w:r>
      </w:ins>
      <w:ins w:id="3266" w:author="Fernandes, Richard (he, him, his | il, le, lui)" w:date="2026-05-19T18:10:00Z" w16du:dateUtc="2026-05-19T22:10:00Z">
        <w:r w:rsidR="00ED6631">
          <w:t>the empirical within land cover group standard deviation over the FRM as an indicator of natural variability that includes measurement error.</w:t>
        </w:r>
      </w:ins>
    </w:p>
    <w:p w14:paraId="38000B1A" w14:textId="77777777" w:rsidR="008D181E" w:rsidRDefault="008D181E" w:rsidP="0045657B">
      <w:pPr>
        <w:pStyle w:val="ListParagraph"/>
        <w:spacing w:line="278" w:lineRule="auto"/>
        <w:rPr>
          <w:ins w:id="3267" w:author="Fernandes, Richard (he, him, his | il, le, lui)" w:date="2026-05-19T18:03:00Z" w16du:dateUtc="2026-05-19T22:03:00Z"/>
        </w:rPr>
      </w:pPr>
    </w:p>
    <w:p w14:paraId="6B2AF0FA" w14:textId="7803BCBF" w:rsidR="001F4665" w:rsidRDefault="008D181E">
      <w:pPr>
        <w:pStyle w:val="ListParagraph"/>
        <w:spacing w:line="278" w:lineRule="auto"/>
        <w:rPr>
          <w:ins w:id="3268" w:author="Fernandes, Richard (he, him, his | il, le, lui)" w:date="2026-05-19T17:40:00Z" w16du:dateUtc="2026-05-19T21:40:00Z"/>
        </w:rPr>
        <w:pPrChange w:id="3269" w:author="Fernandes, Richard (he, him, his | il, le, lui)" w:date="2026-05-19T18:07:00Z" w16du:dateUtc="2026-05-19T22:07:00Z">
          <w:pPr>
            <w:pStyle w:val="ListParagraph"/>
            <w:numPr>
              <w:numId w:val="31"/>
            </w:numPr>
            <w:spacing w:line="278" w:lineRule="auto"/>
            <w:ind w:hanging="360"/>
          </w:pPr>
        </w:pPrChange>
      </w:pPr>
      <w:ins w:id="3270" w:author="Fernandes, Richard (he, him, his | il, le, lui)" w:date="2026-05-19T18:03:00Z" w16du:dateUtc="2026-05-19T22:03:00Z">
        <w:r>
          <w:t>For matchups</w:t>
        </w:r>
      </w:ins>
      <w:ins w:id="3271" w:author="Fernandes, Richard (he, him, his | il, le, lui)" w:date="2026-05-19T18:11:00Z" w16du:dateUtc="2026-05-19T22:11:00Z">
        <w:r w:rsidR="00256A31">
          <w:t xml:space="preserve"> only,</w:t>
        </w:r>
      </w:ins>
      <w:ins w:id="3272" w:author="Fernandes, Richard (he, him, his | il, le, lui)" w:date="2026-05-19T18:03:00Z" w16du:dateUtc="2026-05-19T22:03:00Z">
        <w:r>
          <w:t xml:space="preserve"> in-situ LAI, FAPAR, WAI, and CI</w:t>
        </w:r>
      </w:ins>
      <w:ins w:id="3273" w:author="Fernandes, Richard (he, him, his | il, le, lui)" w:date="2026-05-19T18:04:00Z" w16du:dateUtc="2026-05-19T22:04:00Z">
        <w:r w:rsidR="00352039">
          <w:t xml:space="preserve"> were added to describe error conditions related to canopy structure.  </w:t>
        </w:r>
      </w:ins>
      <w:ins w:id="3274" w:author="Fernandes, Richard (he, him, his | il, le, lui)" w:date="2026-05-19T18:05:00Z" w16du:dateUtc="2026-05-19T22:05:00Z">
        <w:r w:rsidR="001F4665">
          <w:t>For global samples</w:t>
        </w:r>
        <w:r w:rsidR="00F6352E">
          <w:t xml:space="preserve"> only product estimates of </w:t>
        </w:r>
      </w:ins>
      <w:ins w:id="3275" w:author="Fernandes, Richard (he, him, his | il, le, lui)" w:date="2026-05-19T18:06:00Z" w16du:dateUtc="2026-05-19T22:06:00Z">
        <w:r w:rsidR="00F6352E">
          <w:t xml:space="preserve">LAI, fAPAR </w:t>
        </w:r>
      </w:ins>
      <w:ins w:id="3276" w:author="Fernandes, Richard (he, him, his | il, le, lui)" w:date="2026-05-19T18:07:00Z" w16du:dateUtc="2026-05-19T22:07:00Z">
        <w:r w:rsidR="00EC1A8A">
          <w:t xml:space="preserve">were </w:t>
        </w:r>
      </w:ins>
    </w:p>
    <w:p w14:paraId="2389AEEF" w14:textId="3D92DAAC" w:rsidR="0045657B" w:rsidRDefault="00B24BC9" w:rsidP="0045657B">
      <w:pPr>
        <w:pStyle w:val="ListParagraph"/>
        <w:rPr>
          <w:ins w:id="3277" w:author="Fernandes, Richard (he, him, his | il, le, lui)" w:date="2026-05-19T18:11:00Z" w16du:dateUtc="2026-05-19T22:11:00Z"/>
        </w:rPr>
      </w:pPr>
      <w:ins w:id="3278" w:author="Fernandes, Richard (he, him, his | il, le, lui)" w:date="2026-05-19T18:07:00Z" w16du:dateUtc="2026-05-19T22:07:00Z">
        <w:r>
          <w:t>used for to describe canopy structure.</w:t>
        </w:r>
      </w:ins>
      <w:ins w:id="3279" w:author="Fernandes, Richard (he, him, his | il, le, lui)" w:date="2026-05-19T18:11:00Z" w16du:dateUtc="2026-05-19T22:11:00Z">
        <w:r w:rsidR="00ED6631">
          <w:t xml:space="preserve">  In both circumstances the FRM or product uncertaties are applied.  </w:t>
        </w:r>
      </w:ins>
    </w:p>
    <w:p w14:paraId="210D3636" w14:textId="77777777" w:rsidR="00256A31" w:rsidRDefault="00256A31" w:rsidP="0045657B">
      <w:pPr>
        <w:pStyle w:val="ListParagraph"/>
        <w:rPr>
          <w:ins w:id="3280" w:author="Fernandes, Richard (he, him, his | il, le, lui)" w:date="2026-05-19T18:11:00Z" w16du:dateUtc="2026-05-19T22:11:00Z"/>
        </w:rPr>
      </w:pPr>
    </w:p>
    <w:p w14:paraId="161E6653" w14:textId="093D00C1" w:rsidR="00256A31" w:rsidRDefault="00256A31" w:rsidP="0045657B">
      <w:pPr>
        <w:pStyle w:val="ListParagraph"/>
        <w:rPr>
          <w:ins w:id="3281" w:author="Fernandes, Richard (he, him, his | il, le, lui)" w:date="2026-05-19T18:16:00Z" w16du:dateUtc="2026-05-19T22:16:00Z"/>
        </w:rPr>
      </w:pPr>
      <w:ins w:id="3282" w:author="Fernandes, Richard (he, him, his | il, le, lui)" w:date="2026-05-19T18:11:00Z" w16du:dateUtc="2026-05-19T22:11:00Z">
        <w:r>
          <w:t xml:space="preserve">Additionally, except when quantifying stability, the theoretical uncertainty estimate of either LAI or FAPAR from SL2P was also added to describe error conditions related to input FDrs.  The uncertainty of these variables was </w:t>
        </w:r>
      </w:ins>
      <w:ins w:id="3283" w:author="Fernandes, Richard (he, him, his | il, le, lui)" w:date="2026-05-19T18:12:00Z" w16du:dateUtc="2026-05-19T22:12:00Z">
        <w:r w:rsidR="00B2065B">
          <w:t>approximated as 0</w:t>
        </w:r>
      </w:ins>
      <w:ins w:id="3284" w:author="Fernandes, Richard (he, him, his | il, le, lui)" w:date="2026-05-19T18:13:00Z" w16du:dateUtc="2026-05-19T22:13:00Z">
        <w:r w:rsidR="00B2065B">
          <w:t>.1 for LAI and 0.01 for FAPAR based on</w:t>
        </w:r>
      </w:ins>
      <w:ins w:id="3285" w:author="Fernandes, Richard (he, him, his | il, le, lui)" w:date="2026-05-19T18:12:00Z" w16du:dateUtc="2026-05-19T22:12:00Z">
        <w:r w:rsidR="00BE069D">
          <w:t xml:space="preserve"> SL2P numerical cross-validaton (Weiss and Baret, 2020) as app</w:t>
        </w:r>
      </w:ins>
    </w:p>
    <w:p w14:paraId="19ABB1A2" w14:textId="77777777" w:rsidR="002F4587" w:rsidRDefault="002F4587" w:rsidP="0045657B">
      <w:pPr>
        <w:pStyle w:val="ListParagraph"/>
        <w:rPr>
          <w:ins w:id="3286" w:author="Fernandes, Richard (he, him, his | il, le, lui)" w:date="2026-05-19T18:16:00Z" w16du:dateUtc="2026-05-19T22:16:00Z"/>
        </w:rPr>
      </w:pPr>
    </w:p>
    <w:p w14:paraId="6C8F79A7" w14:textId="4A87FE6B" w:rsidR="002F4587" w:rsidRDefault="0096619A">
      <w:pPr>
        <w:pStyle w:val="Heading2"/>
        <w:rPr>
          <w:ins w:id="3287" w:author="Fernandes, Richard (he, him, his | il, le, lui)" w:date="2026-05-19T18:17:00Z" w16du:dateUtc="2026-05-19T22:17:00Z"/>
        </w:rPr>
        <w:pPrChange w:id="3288" w:author="Fernandes, Richard (he, him, his | il, le, lui)" w:date="2026-05-19T18:57:00Z" w16du:dateUtc="2026-05-19T22:57:00Z">
          <w:pPr>
            <w:pStyle w:val="ListParagraph"/>
          </w:pPr>
        </w:pPrChange>
      </w:pPr>
      <w:ins w:id="3289" w:author="Fernandes, Richard (he, him, his | il, le, lui)" w:date="2026-05-19T18:57:00Z" w16du:dateUtc="2026-05-19T22:57:00Z">
        <w:r>
          <w:t xml:space="preserve">4.3 </w:t>
        </w:r>
      </w:ins>
      <w:ins w:id="3290" w:author="Fernandes, Richard (he, him, his | il, le, lui)" w:date="2026-05-19T18:17:00Z" w16du:dateUtc="2026-05-19T22:17:00Z">
        <w:r w:rsidR="00BD0E22">
          <w:t>Stratification</w:t>
        </w:r>
      </w:ins>
    </w:p>
    <w:p w14:paraId="61FC882E" w14:textId="77777777" w:rsidR="00BD0E22" w:rsidRDefault="00BD0E22" w:rsidP="00BD0E22">
      <w:pPr>
        <w:pStyle w:val="ListParagraph"/>
        <w:ind w:left="1800"/>
        <w:rPr>
          <w:ins w:id="3291" w:author="Fernandes, Richard (he, him, his | il, le, lui)" w:date="2026-05-19T18:17:00Z" w16du:dateUtc="2026-05-19T22:17:00Z"/>
        </w:rPr>
      </w:pPr>
    </w:p>
    <w:p w14:paraId="49783D8D" w14:textId="2A04B5AB" w:rsidR="00B24BC9" w:rsidRDefault="00BD0E22">
      <w:pPr>
        <w:pStyle w:val="ListParagraph"/>
        <w:ind w:left="1800"/>
        <w:rPr>
          <w:ins w:id="3292" w:author="Fernandes, Richard (he, him, his | il, le, lui)" w:date="2026-05-19T18:15:00Z" w16du:dateUtc="2026-05-19T22:15:00Z"/>
        </w:rPr>
        <w:pPrChange w:id="3293" w:author="Fernandes, Richard (he, him, his | il, le, lui)" w:date="2026-05-19T18:18:00Z" w16du:dateUtc="2026-05-19T22:18:00Z">
          <w:pPr>
            <w:pStyle w:val="ListParagraph"/>
          </w:pPr>
        </w:pPrChange>
      </w:pPr>
      <w:ins w:id="3294" w:author="Fernandes, Richard (he, him, his | il, le, lui)" w:date="2026-05-19T18:17:00Z" w16du:dateUtc="2026-05-19T22:17:00Z">
        <w:r>
          <w:t>All product measurements were associated with a land cover group</w:t>
        </w:r>
        <w:r w:rsidR="00CB783F">
          <w:t xml:space="preserve"> </w:t>
        </w:r>
      </w:ins>
      <w:ins w:id="3295" w:author="Fernandes, Richard (he, him, his | il, le, lui)" w:date="2026-05-19T18:18:00Z" w16du:dateUtc="2026-05-19T22:18:00Z">
        <w:r w:rsidR="00CB783F">
          <w:t xml:space="preserve">from the overlay of available land cover maps </w:t>
        </w:r>
      </w:ins>
      <w:ins w:id="3296" w:author="Fernandes, Richard (he, him, his | il, le, lui)" w:date="2026-05-19T18:17:00Z" w16du:dateUtc="2026-05-19T22:17:00Z">
        <w:r w:rsidR="00CB783F">
          <w:t xml:space="preserve">based on Table xx.  Additionally, the uniformity of </w:t>
        </w:r>
      </w:ins>
      <w:ins w:id="3297" w:author="Fernandes, Richard (he, him, his | il, le, lui)" w:date="2026-05-19T18:18:00Z" w16du:dateUtc="2026-05-19T22:18:00Z">
        <w:r w:rsidR="00CB783F">
          <w:t xml:space="preserve">FRM ESUs was assessed for mid-growing season conditions by visual assessment of </w:t>
        </w:r>
      </w:ins>
      <w:ins w:id="3298" w:author="Fernandes, Richard (he, him, his | il, le, lui)" w:date="2026-05-19T18:20:00Z" w16du:dateUtc="2026-05-19T22:20:00Z">
        <w:r w:rsidR="00551F6C">
          <w:t xml:space="preserve">both </w:t>
        </w:r>
      </w:ins>
      <w:ins w:id="3299" w:author="Fernandes, Richard (he, him, his | il, le, lui)" w:date="2026-05-19T18:19:00Z" w16du:dateUtc="2026-05-19T22:19:00Z">
        <w:r w:rsidR="004F5CA6">
          <w:t>60m buffer polygon</w:t>
        </w:r>
      </w:ins>
      <w:ins w:id="3300" w:author="Fernandes, Richard (he, him, his | il, le, lui)" w:date="2026-05-19T18:20:00Z" w16du:dateUtc="2026-05-19T22:20:00Z">
        <w:r w:rsidR="00551F6C">
          <w:t xml:space="preserve"> and 30m buffer polygon </w:t>
        </w:r>
      </w:ins>
      <w:ins w:id="3301" w:author="Fernandes, Richard (he, him, his | il, le, lui)" w:date="2026-05-19T18:19:00Z" w16du:dateUtc="2026-05-19T22:19:00Z">
        <w:r w:rsidR="004F5CA6">
          <w:t xml:space="preserve"> centered on the nominal ESU centre.  ESUs were classified as </w:t>
        </w:r>
        <w:r w:rsidR="00187B8D">
          <w:t xml:space="preserve">uniform </w:t>
        </w:r>
      </w:ins>
      <w:ins w:id="3302" w:author="Fernandes, Richard (he, him, his | il, le, lui)" w:date="2026-05-19T18:20:00Z" w16du:dateUtc="2026-05-19T22:20:00Z">
        <w:r w:rsidR="00551F6C">
          <w:t>(partially uniform) if the 60m (30m) buffer polygon was ass</w:t>
        </w:r>
      </w:ins>
      <w:ins w:id="3303" w:author="Fernandes, Richard (he, him, his | il, le, lui)" w:date="2026-05-19T18:21:00Z" w16du:dateUtc="2026-05-19T22:21:00Z">
        <w:r w:rsidR="00551F6C">
          <w:t xml:space="preserve">essed as having niform land cover and vegetation density </w:t>
        </w:r>
        <w:r w:rsidR="008067FB">
          <w:t>from high resolution imagery and non-uniform otherwise.</w:t>
        </w:r>
      </w:ins>
    </w:p>
    <w:p w14:paraId="657BF980" w14:textId="77777777" w:rsidR="00D774B4" w:rsidRDefault="00D774B4" w:rsidP="00D774B4">
      <w:pPr>
        <w:rPr>
          <w:ins w:id="3304" w:author="Fernandes, Richard (he, him, his | il, le, lui)" w:date="2026-05-19T18:21:00Z" w16du:dateUtc="2026-05-19T22:21:00Z"/>
        </w:rPr>
      </w:pPr>
    </w:p>
    <w:p w14:paraId="69113BD9" w14:textId="0300935C" w:rsidR="008067FB" w:rsidRDefault="008067FB">
      <w:pPr>
        <w:pStyle w:val="Heading2"/>
        <w:rPr>
          <w:ins w:id="3305" w:author="Fernandes, Richard (he, him, his | il, le, lui)" w:date="2026-05-19T18:15:00Z" w16du:dateUtc="2026-05-19T22:15:00Z"/>
        </w:rPr>
        <w:pPrChange w:id="3306" w:author="Fernandes, Richard (he, him, his | il, le, lui)" w:date="2026-05-19T18:58:00Z" w16du:dateUtc="2026-05-19T22:58:00Z">
          <w:pPr/>
        </w:pPrChange>
      </w:pPr>
      <w:ins w:id="3307" w:author="Fernandes, Richard (he, him, his | il, le, lui)" w:date="2026-05-19T18:21:00Z" w16du:dateUtc="2026-05-19T22:21:00Z">
        <w:r>
          <w:t>4.</w:t>
        </w:r>
      </w:ins>
      <w:ins w:id="3308" w:author="Fernandes, Richard (he, him, his | il, le, lui)" w:date="2026-05-19T18:58:00Z" w16du:dateUtc="2026-05-19T22:58:00Z">
        <w:r w:rsidR="0096619A">
          <w:t>4</w:t>
        </w:r>
      </w:ins>
      <w:ins w:id="3309" w:author="Fernandes, Richard (he, him, his | il, le, lui)" w:date="2026-05-19T18:21:00Z" w16du:dateUtc="2026-05-19T22:21:00Z">
        <w:r>
          <w:t xml:space="preserve"> Stage 3 Experiments</w:t>
        </w:r>
      </w:ins>
    </w:p>
    <w:p w14:paraId="7A50D6C0" w14:textId="77777777" w:rsidR="00A55612" w:rsidRDefault="00A55612" w:rsidP="00D774B4">
      <w:pPr>
        <w:ind w:left="720"/>
        <w:rPr>
          <w:ins w:id="3310" w:author="Fernandes, Richard (he, him, his | il, le, lui)" w:date="2026-05-27T13:33:00Z" w16du:dateUtc="2026-05-27T17:33:00Z"/>
        </w:rPr>
      </w:pPr>
    </w:p>
    <w:p w14:paraId="76187BBF" w14:textId="30FC1869" w:rsidR="00A5417D" w:rsidRDefault="00D774B4" w:rsidP="00D774B4">
      <w:pPr>
        <w:ind w:left="720"/>
        <w:rPr>
          <w:ins w:id="3311" w:author="Fernandes, Richard (he, him, his | il, le, lui)" w:date="2026-05-26T16:41:00Z" w16du:dateUtc="2026-05-26T20:41:00Z"/>
        </w:rPr>
      </w:pPr>
      <w:ins w:id="3312" w:author="Fernandes, Richard (he, him, his | il, le, lui)" w:date="2026-05-19T18:15:00Z" w16du:dateUtc="2026-05-19T22:15:00Z">
        <w:r>
          <w:t xml:space="preserve">Multiple </w:t>
        </w:r>
      </w:ins>
      <w:ins w:id="3313" w:author="Fernandes, Richard (he, him, his | il, le, lui)" w:date="2026-05-19T18:21:00Z" w16du:dateUtc="2026-05-19T22:21:00Z">
        <w:r w:rsidR="008067FB">
          <w:t>stage 3</w:t>
        </w:r>
      </w:ins>
      <w:ins w:id="3314" w:author="Fernandes, Richard (he, him, his | il, le, lui)" w:date="2026-05-19T18:22:00Z" w16du:dateUtc="2026-05-19T22:22:00Z">
        <w:r w:rsidR="008350FF">
          <w:t xml:space="preserve"> </w:t>
        </w:r>
      </w:ins>
      <w:ins w:id="3315" w:author="Fernandes, Richard (he, him, his | il, le, lui)" w:date="2026-05-19T18:15:00Z" w16du:dateUtc="2026-05-19T22:15:00Z">
        <w:r>
          <w:t>validation experiments wer</w:t>
        </w:r>
      </w:ins>
      <w:ins w:id="3316" w:author="Fernandes, Richard (he, him, his | il, le, lui)" w:date="2026-05-19T18:16:00Z" w16du:dateUtc="2026-05-19T22:16:00Z">
        <w:r>
          <w:t>e conducted for each land cover group</w:t>
        </w:r>
      </w:ins>
      <w:ins w:id="3317" w:author="Fernandes, Richard (he, him, his | il, le, lui)" w:date="2026-05-19T18:21:00Z" w16du:dateUtc="2026-05-19T22:21:00Z">
        <w:r w:rsidR="008067FB">
          <w:t xml:space="preserve"> using </w:t>
        </w:r>
      </w:ins>
      <w:ins w:id="3318" w:author="Fernandes, Richard (he, him, his | il, le, lui)" w:date="2026-05-27T13:34:00Z" w16du:dateUtc="2026-05-27T17:34:00Z">
        <w:r w:rsidR="007E1A71">
          <w:t xml:space="preserve">all HLS </w:t>
        </w:r>
      </w:ins>
      <w:ins w:id="3319" w:author="Fernandes, Richard (he, him, his | il, le, lui)" w:date="2026-05-19T18:21:00Z" w16du:dateUtc="2026-05-19T22:21:00Z">
        <w:r w:rsidR="008067FB">
          <w:t>matchups</w:t>
        </w:r>
      </w:ins>
      <w:ins w:id="3320" w:author="Fernandes, Richard (he, him, his | il, le, lui)" w:date="2026-05-19T18:23:00Z" w16du:dateUtc="2026-05-19T22:23:00Z">
        <w:r w:rsidR="008350FF">
          <w:t xml:space="preserve"> </w:t>
        </w:r>
      </w:ins>
      <w:ins w:id="3321" w:author="Fernandes, Richard (he, him, his | il, le, lui)" w:date="2026-05-26T16:41:00Z" w16du:dateUtc="2026-05-26T20:41:00Z">
        <w:r w:rsidR="0051290C">
          <w:t xml:space="preserve">using </w:t>
        </w:r>
      </w:ins>
      <w:ins w:id="3322" w:author="Fernandes, Richard (he, him, his | il, le, lui)" w:date="2026-05-27T13:33:00Z" w16du:dateUtc="2026-05-27T17:33:00Z">
        <w:r w:rsidR="007E1A71">
          <w:t>SL2P-O</w:t>
        </w:r>
      </w:ins>
      <w:ins w:id="3323" w:author="Fernandes, Richard (he, him, his | il, le, lui)" w:date="2026-05-27T13:34:00Z" w16du:dateUtc="2026-05-27T17:34:00Z">
        <w:r w:rsidR="007E1A71">
          <w:t>LI</w:t>
        </w:r>
      </w:ins>
      <w:ins w:id="3324" w:author="Fernandes, Richard (he, him, his | il, le, lui)" w:date="2026-05-26T16:41:00Z" w16du:dateUtc="2026-05-26T20:41:00Z">
        <w:r w:rsidR="0051290C">
          <w:t xml:space="preserve"> or alternatively </w:t>
        </w:r>
      </w:ins>
      <w:ins w:id="3325" w:author="Fernandes, Richard (he, him, his | il, le, lui)" w:date="2026-05-27T13:34:00Z" w16du:dateUtc="2026-05-27T17:34:00Z">
        <w:r w:rsidR="007E1A71">
          <w:t>only</w:t>
        </w:r>
      </w:ins>
      <w:ins w:id="3326" w:author="Fernandes, Richard (he, him, his | il, le, lui)" w:date="2026-05-26T16:41:00Z" w16du:dateUtc="2026-05-26T20:41:00Z">
        <w:r w:rsidR="0051290C">
          <w:t xml:space="preserve"> HLS-S30 </w:t>
        </w:r>
      </w:ins>
      <w:ins w:id="3327" w:author="Fernandes, Richard (he, him, his | il, le, lui)" w:date="2026-05-27T13:34:00Z" w16du:dateUtc="2026-05-27T17:34:00Z">
        <w:r w:rsidR="007E1A71">
          <w:t>matchups using SL2P-</w:t>
        </w:r>
        <w:r w:rsidR="00434C8E">
          <w:t>MSI.</w:t>
        </w:r>
      </w:ins>
      <w:ins w:id="3328" w:author="Fernandes, Richard (he, him, his | il, le, lui)" w:date="2026-05-28T15:10:00Z" w16du:dateUtc="2026-05-28T19:10:00Z">
        <w:r w:rsidR="005B3874">
          <w:t xml:space="preserve">  </w:t>
        </w:r>
      </w:ins>
      <w:ins w:id="3329" w:author="Fernandes, Richard (he, him, his | il, le, lui)" w:date="2026-05-28T15:11:00Z" w16du:dateUtc="2026-05-28T19:11:00Z">
        <w:r w:rsidR="00DB1778">
          <w:lastRenderedPageBreak/>
          <w:t>Uncertainty</w:t>
        </w:r>
        <w:r w:rsidR="00D82BCF">
          <w:t xml:space="preserve"> and stability we only reported for matchup</w:t>
        </w:r>
      </w:ins>
      <w:ins w:id="3330" w:author="Fernandes, Richard (he, him, his | il, le, lui)" w:date="2026-05-28T15:12:00Z" w16du:dateUtc="2026-05-28T19:12:00Z">
        <w:r w:rsidR="00D82BCF">
          <w:t xml:space="preserve">s with at least 10 </w:t>
        </w:r>
        <w:r w:rsidR="005F4C98">
          <w:t>effective degrees of freedom</w:t>
        </w:r>
      </w:ins>
      <w:ins w:id="3331" w:author="Fernandes, Richard (he, him, his | il, le, lui)" w:date="2026-05-28T15:17:00Z" w16du:dateUtc="2026-05-28T19:17:00Z">
        <w:r w:rsidR="00C81F49">
          <w:t xml:space="preserve"> to </w:t>
        </w:r>
        <w:r w:rsidR="00F8409F">
          <w:t xml:space="preserve">increase the </w:t>
        </w:r>
      </w:ins>
      <w:ins w:id="3332" w:author="Fernandes, Richard (he, him, his | il, le, lui)" w:date="2026-05-28T15:18:00Z" w16du:dateUtc="2026-05-28T19:18:00Z">
        <w:r w:rsidR="00F8409F">
          <w:t>reliability of coverage intervals</w:t>
        </w:r>
      </w:ins>
      <w:ins w:id="3333" w:author="Fernandes, Richard (he, him, his | il, le, lui)" w:date="2026-05-28T15:12:00Z" w16du:dateUtc="2026-05-28T19:12:00Z">
        <w:r w:rsidR="005F4C98">
          <w:t>.</w:t>
        </w:r>
      </w:ins>
    </w:p>
    <w:p w14:paraId="756F46D5" w14:textId="7F4DD61B" w:rsidR="00855E90" w:rsidRDefault="00855E90" w:rsidP="00855E90">
      <w:pPr>
        <w:pStyle w:val="Caption"/>
        <w:keepNext/>
        <w:rPr>
          <w:ins w:id="3334" w:author="Fernandes, Richard (he, him, his | il, le, lui)" w:date="2026-06-05T16:36:00Z" w16du:dateUtc="2026-06-05T20:36:00Z"/>
        </w:rPr>
        <w:pPrChange w:id="3335" w:author="Fernandes, Richard (he, him, his | il, le, lui)" w:date="2026-06-05T16:36:00Z" w16du:dateUtc="2026-06-05T20:36:00Z">
          <w:pPr/>
        </w:pPrChange>
      </w:pPr>
      <w:ins w:id="3336" w:author="Fernandes, Richard (he, him, his | il, le, lui)" w:date="2026-06-05T16:36:00Z" w16du:dateUtc="2026-06-05T20:36:00Z">
        <w:r>
          <w:t xml:space="preserve">Table </w:t>
        </w:r>
        <w:r>
          <w:fldChar w:fldCharType="begin"/>
        </w:r>
        <w:r>
          <w:instrText xml:space="preserve"> SEQ Table \* ARABIC </w:instrText>
        </w:r>
      </w:ins>
      <w:r>
        <w:fldChar w:fldCharType="separate"/>
      </w:r>
      <w:ins w:id="3337" w:author="Fernandes, Richard (he, him, his | il, le, lui)" w:date="2026-06-05T16:37:00Z" w16du:dateUtc="2026-06-05T20:37:00Z">
        <w:r>
          <w:rPr>
            <w:noProof/>
          </w:rPr>
          <w:t>7</w:t>
        </w:r>
      </w:ins>
      <w:ins w:id="3338" w:author="Fernandes, Richard (he, him, his | il, le, lui)" w:date="2026-06-05T16:36:00Z" w16du:dateUtc="2026-06-05T20:36:00Z">
        <w:r>
          <w:fldChar w:fldCharType="end"/>
        </w:r>
        <w:r>
          <w:t>.  Validation experiments.</w:t>
        </w:r>
      </w:ins>
    </w:p>
    <w:tbl>
      <w:tblPr>
        <w:tblStyle w:val="TableGrid"/>
        <w:tblW w:w="0" w:type="auto"/>
        <w:tblInd w:w="720" w:type="dxa"/>
        <w:tblLook w:val="04A0" w:firstRow="1" w:lastRow="0" w:firstColumn="1" w:lastColumn="0" w:noHBand="0" w:noVBand="1"/>
        <w:tblPrChange w:id="3339" w:author="Fernandes, Richard (he, him, his | il, le, lui)" w:date="2026-06-05T16:24:00Z" w16du:dateUtc="2026-06-05T20:24:00Z">
          <w:tblPr>
            <w:tblStyle w:val="TableGrid"/>
            <w:tblW w:w="0" w:type="auto"/>
            <w:tblInd w:w="720" w:type="dxa"/>
            <w:tblLook w:val="04A0" w:firstRow="1" w:lastRow="0" w:firstColumn="1" w:lastColumn="0" w:noHBand="0" w:noVBand="1"/>
          </w:tblPr>
        </w:tblPrChange>
      </w:tblPr>
      <w:tblGrid>
        <w:gridCol w:w="2039"/>
        <w:gridCol w:w="1284"/>
        <w:gridCol w:w="1361"/>
        <w:gridCol w:w="916"/>
        <w:gridCol w:w="1146"/>
        <w:gridCol w:w="1212"/>
        <w:gridCol w:w="672"/>
        <w:tblGridChange w:id="3340">
          <w:tblGrid>
            <w:gridCol w:w="2039"/>
            <w:gridCol w:w="1284"/>
            <w:gridCol w:w="225"/>
            <w:gridCol w:w="1136"/>
            <w:gridCol w:w="148"/>
            <w:gridCol w:w="768"/>
            <w:gridCol w:w="516"/>
            <w:gridCol w:w="630"/>
            <w:gridCol w:w="795"/>
            <w:gridCol w:w="417"/>
            <w:gridCol w:w="672"/>
            <w:gridCol w:w="123"/>
            <w:gridCol w:w="1161"/>
          </w:tblGrid>
        </w:tblGridChange>
      </w:tblGrid>
      <w:tr w:rsidR="007834D0" w14:paraId="1B11EB96" w14:textId="77777777" w:rsidTr="00F557FE">
        <w:trPr>
          <w:ins w:id="3341" w:author="Fernandes, Richard (he, him, his | il, le, lui)" w:date="2026-05-28T15:12:00Z"/>
        </w:trPr>
        <w:tc>
          <w:tcPr>
            <w:tcW w:w="2039" w:type="dxa"/>
            <w:tcPrChange w:id="3342" w:author="Fernandes, Richard (he, him, his | il, le, lui)" w:date="2026-06-05T16:24:00Z" w16du:dateUtc="2026-06-05T20:24:00Z">
              <w:tcPr>
                <w:tcW w:w="1603" w:type="dxa"/>
              </w:tcPr>
            </w:tcPrChange>
          </w:tcPr>
          <w:p w14:paraId="3BC0F6F9" w14:textId="7CA7C33B" w:rsidR="007834D0" w:rsidRDefault="007834D0" w:rsidP="00D774B4">
            <w:pPr>
              <w:rPr>
                <w:ins w:id="3343" w:author="Fernandes, Richard (he, him, his | il, le, lui)" w:date="2026-05-28T15:12:00Z" w16du:dateUtc="2026-05-28T19:12:00Z"/>
              </w:rPr>
            </w:pPr>
            <w:ins w:id="3344" w:author="Fernandes, Richard (he, him, his | il, le, lui)" w:date="2026-05-28T15:12:00Z" w16du:dateUtc="2026-05-28T19:12:00Z">
              <w:r>
                <w:t>Experiment</w:t>
              </w:r>
            </w:ins>
          </w:p>
        </w:tc>
        <w:tc>
          <w:tcPr>
            <w:tcW w:w="1284" w:type="dxa"/>
            <w:tcPrChange w:id="3345" w:author="Fernandes, Richard (he, him, his | il, le, lui)" w:date="2026-06-05T16:24:00Z" w16du:dateUtc="2026-06-05T20:24:00Z">
              <w:tcPr>
                <w:tcW w:w="1585" w:type="dxa"/>
                <w:gridSpan w:val="2"/>
              </w:tcPr>
            </w:tcPrChange>
          </w:tcPr>
          <w:p w14:paraId="74CF7B1B" w14:textId="5F912537" w:rsidR="007834D0" w:rsidRDefault="007834D0" w:rsidP="00D774B4">
            <w:pPr>
              <w:rPr>
                <w:ins w:id="3346" w:author="Fernandes, Richard (he, him, his | il, le, lui)" w:date="2026-05-28T15:12:00Z" w16du:dateUtc="2026-05-28T19:12:00Z"/>
              </w:rPr>
            </w:pPr>
            <w:ins w:id="3347" w:author="Fernandes, Richard (he, him, his | il, le, lui)" w:date="2026-05-28T15:13:00Z" w16du:dateUtc="2026-05-28T19:13:00Z">
              <w:r>
                <w:t>Mandatory Conditions</w:t>
              </w:r>
            </w:ins>
          </w:p>
        </w:tc>
        <w:tc>
          <w:tcPr>
            <w:tcW w:w="1361" w:type="dxa"/>
            <w:tcPrChange w:id="3348" w:author="Fernandes, Richard (he, him, his | il, le, lui)" w:date="2026-06-05T16:24:00Z" w16du:dateUtc="2026-06-05T20:24:00Z">
              <w:tcPr>
                <w:tcW w:w="1284" w:type="dxa"/>
                <w:gridSpan w:val="2"/>
              </w:tcPr>
            </w:tcPrChange>
          </w:tcPr>
          <w:p w14:paraId="35F7C861" w14:textId="3C254638" w:rsidR="007834D0" w:rsidRDefault="007834D0" w:rsidP="00D774B4">
            <w:pPr>
              <w:rPr>
                <w:ins w:id="3349" w:author="Fernandes, Richard (he, him, his | il, le, lui)" w:date="2026-06-05T16:21:00Z" w16du:dateUtc="2026-06-05T20:21:00Z"/>
              </w:rPr>
            </w:pPr>
            <w:ins w:id="3350" w:author="Fernandes, Richard (he, him, his | il, le, lui)" w:date="2026-06-05T16:21:00Z" w16du:dateUtc="2026-06-05T20:21:00Z">
              <w:r>
                <w:t>Preferred Conditions</w:t>
              </w:r>
            </w:ins>
          </w:p>
        </w:tc>
        <w:tc>
          <w:tcPr>
            <w:tcW w:w="916" w:type="dxa"/>
            <w:tcPrChange w:id="3351" w:author="Fernandes, Richard (he, him, his | il, le, lui)" w:date="2026-06-05T16:24:00Z" w16du:dateUtc="2026-06-05T20:24:00Z">
              <w:tcPr>
                <w:tcW w:w="1406" w:type="dxa"/>
                <w:gridSpan w:val="2"/>
              </w:tcPr>
            </w:tcPrChange>
          </w:tcPr>
          <w:p w14:paraId="56B2B40B" w14:textId="6D06B918" w:rsidR="007834D0" w:rsidRDefault="007834D0" w:rsidP="00D774B4">
            <w:pPr>
              <w:rPr>
                <w:ins w:id="3352" w:author="Fernandes, Richard (he, him, his | il, le, lui)" w:date="2026-05-28T15:12:00Z" w16du:dateUtc="2026-05-28T19:12:00Z"/>
              </w:rPr>
            </w:pPr>
            <w:ins w:id="3353" w:author="Fernandes, Richard (he, him, his | il, le, lui)" w:date="2026-05-28T15:13:00Z" w16du:dateUtc="2026-05-28T19:13:00Z">
              <w:r>
                <w:t>Spatial Buffer</w:t>
              </w:r>
            </w:ins>
          </w:p>
        </w:tc>
        <w:tc>
          <w:tcPr>
            <w:tcW w:w="1146" w:type="dxa"/>
            <w:tcPrChange w:id="3354" w:author="Fernandes, Richard (he, him, his | il, le, lui)" w:date="2026-06-05T16:24:00Z" w16du:dateUtc="2026-06-05T20:24:00Z">
              <w:tcPr>
                <w:tcW w:w="1518" w:type="dxa"/>
                <w:gridSpan w:val="2"/>
              </w:tcPr>
            </w:tcPrChange>
          </w:tcPr>
          <w:p w14:paraId="20B1DFF1" w14:textId="3D130787" w:rsidR="007834D0" w:rsidRDefault="007834D0" w:rsidP="00D774B4">
            <w:pPr>
              <w:rPr>
                <w:ins w:id="3355" w:author="Fernandes, Richard (he, him, his | il, le, lui)" w:date="2026-05-28T15:12:00Z" w16du:dateUtc="2026-05-28T19:12:00Z"/>
              </w:rPr>
            </w:pPr>
            <w:ins w:id="3356" w:author="Fernandes, Richard (he, him, his | il, le, lui)" w:date="2026-05-28T15:13:00Z" w16du:dateUtc="2026-05-28T19:13:00Z">
              <w:r>
                <w:t>Temporal Buffer</w:t>
              </w:r>
            </w:ins>
          </w:p>
        </w:tc>
        <w:tc>
          <w:tcPr>
            <w:tcW w:w="1212" w:type="dxa"/>
            <w:tcPrChange w:id="3357" w:author="Fernandes, Richard (he, him, his | il, le, lui)" w:date="2026-06-05T16:24:00Z" w16du:dateUtc="2026-06-05T20:24:00Z">
              <w:tcPr>
                <w:tcW w:w="1212" w:type="dxa"/>
                <w:gridSpan w:val="3"/>
              </w:tcPr>
            </w:tcPrChange>
          </w:tcPr>
          <w:p w14:paraId="7E346F50" w14:textId="0FB03201" w:rsidR="007834D0" w:rsidRDefault="007834D0" w:rsidP="00D774B4">
            <w:pPr>
              <w:rPr>
                <w:ins w:id="3358" w:author="Fernandes, Richard (he, him, his | il, le, lui)" w:date="2026-05-28T15:18:00Z" w16du:dateUtc="2026-05-28T19:18:00Z"/>
              </w:rPr>
            </w:pPr>
            <w:ins w:id="3359" w:author="Fernandes, Richard (he, him, his | il, le, lui)" w:date="2026-05-28T15:18:00Z" w16du:dateUtc="2026-05-28T19:18:00Z">
              <w:r>
                <w:t>Uniformity</w:t>
              </w:r>
            </w:ins>
          </w:p>
        </w:tc>
        <w:tc>
          <w:tcPr>
            <w:tcW w:w="672" w:type="dxa"/>
            <w:tcPrChange w:id="3360" w:author="Fernandes, Richard (he, him, his | il, le, lui)" w:date="2026-06-05T16:24:00Z" w16du:dateUtc="2026-06-05T20:24:00Z">
              <w:tcPr>
                <w:tcW w:w="1306" w:type="dxa"/>
              </w:tcPr>
            </w:tcPrChange>
          </w:tcPr>
          <w:p w14:paraId="62E8E123" w14:textId="7D854EFE" w:rsidR="007834D0" w:rsidRDefault="007834D0" w:rsidP="00D774B4">
            <w:pPr>
              <w:rPr>
                <w:ins w:id="3361" w:author="Fernandes, Richard (he, him, his | il, le, lui)" w:date="2026-05-28T15:12:00Z" w16du:dateUtc="2026-05-28T19:12:00Z"/>
              </w:rPr>
            </w:pPr>
            <w:ins w:id="3362" w:author="Fernandes, Richard (he, him, his | il, le, lui)" w:date="2026-05-28T15:13:00Z" w16du:dateUtc="2026-05-28T19:13:00Z">
              <w:r>
                <w:t>FDR</w:t>
              </w:r>
            </w:ins>
          </w:p>
        </w:tc>
      </w:tr>
      <w:tr w:rsidR="007834D0" w14:paraId="4466BCBD" w14:textId="77777777" w:rsidTr="00F557FE">
        <w:trPr>
          <w:ins w:id="3363" w:author="Fernandes, Richard (he, him, his | il, le, lui)" w:date="2026-05-28T15:12:00Z"/>
        </w:trPr>
        <w:tc>
          <w:tcPr>
            <w:tcW w:w="2039" w:type="dxa"/>
            <w:tcPrChange w:id="3364" w:author="Fernandes, Richard (he, him, his | il, le, lui)" w:date="2026-06-05T16:24:00Z" w16du:dateUtc="2026-06-05T20:24:00Z">
              <w:tcPr>
                <w:tcW w:w="1603" w:type="dxa"/>
              </w:tcPr>
            </w:tcPrChange>
          </w:tcPr>
          <w:p w14:paraId="1987943D" w14:textId="7717EEB4" w:rsidR="007834D0" w:rsidRDefault="007834D0" w:rsidP="00D774B4">
            <w:pPr>
              <w:rPr>
                <w:ins w:id="3365" w:author="Fernandes, Richard (he, him, his | il, le, lui)" w:date="2026-05-28T15:12:00Z" w16du:dateUtc="2026-05-28T19:12:00Z"/>
              </w:rPr>
            </w:pPr>
            <w:ins w:id="3366" w:author="Fernandes, Richard (he, him, his | il, le, lui)" w:date="2026-05-28T15:14:00Z" w16du:dateUtc="2026-05-28T19:14:00Z">
              <w:r>
                <w:t>HLS-</w:t>
              </w:r>
            </w:ins>
            <w:ins w:id="3367" w:author="Fernandes, Richard (he, him, his | il, le, lui)" w:date="2026-05-28T15:19:00Z" w16du:dateUtc="2026-05-28T19:19:00Z">
              <w:r>
                <w:t>S</w:t>
              </w:r>
            </w:ins>
            <w:ins w:id="3368" w:author="Fernandes, Richard (he, him, his | il, le, lui)" w:date="2026-05-28T15:21:00Z" w16du:dateUtc="2026-05-28T19:21:00Z">
              <w:r>
                <w:t>ite</w:t>
              </w:r>
            </w:ins>
            <w:ins w:id="3369" w:author="Fernandes, Richard (he, him, his | il, le, lui)" w:date="2026-05-28T15:20:00Z" w16du:dateUtc="2026-05-28T19:20:00Z">
              <w:r>
                <w:t>Uni</w:t>
              </w:r>
            </w:ins>
          </w:p>
        </w:tc>
        <w:tc>
          <w:tcPr>
            <w:tcW w:w="1284" w:type="dxa"/>
            <w:tcPrChange w:id="3370" w:author="Fernandes, Richard (he, him, his | il, le, lui)" w:date="2026-06-05T16:24:00Z" w16du:dateUtc="2026-06-05T20:24:00Z">
              <w:tcPr>
                <w:tcW w:w="1585" w:type="dxa"/>
                <w:gridSpan w:val="2"/>
              </w:tcPr>
            </w:tcPrChange>
          </w:tcPr>
          <w:p w14:paraId="014EAB3A" w14:textId="421A81EE" w:rsidR="007834D0" w:rsidRDefault="007834D0" w:rsidP="00D774B4">
            <w:pPr>
              <w:rPr>
                <w:ins w:id="3371" w:author="Fernandes, Richard (he, him, his | il, le, lui)" w:date="2026-05-28T15:12:00Z" w16du:dateUtc="2026-05-28T19:12:00Z"/>
              </w:rPr>
            </w:pPr>
            <w:ins w:id="3372" w:author="Fernandes, Richard (he, him, his | il, le, lui)" w:date="2026-05-28T15:13:00Z" w16du:dateUtc="2026-05-28T19:13:00Z">
              <w:r>
                <w:t>Land cover, site</w:t>
              </w:r>
            </w:ins>
          </w:p>
        </w:tc>
        <w:tc>
          <w:tcPr>
            <w:tcW w:w="1361" w:type="dxa"/>
            <w:tcPrChange w:id="3373" w:author="Fernandes, Richard (he, him, his | il, le, lui)" w:date="2026-06-05T16:24:00Z" w16du:dateUtc="2026-06-05T20:24:00Z">
              <w:tcPr>
                <w:tcW w:w="1284" w:type="dxa"/>
                <w:gridSpan w:val="2"/>
              </w:tcPr>
            </w:tcPrChange>
          </w:tcPr>
          <w:p w14:paraId="4FCB6F44" w14:textId="2316C02A" w:rsidR="007834D0" w:rsidRPr="007834D0" w:rsidRDefault="007834D0" w:rsidP="00D774B4">
            <w:pPr>
              <w:rPr>
                <w:ins w:id="3374" w:author="Fernandes, Richard (he, him, his | il, le, lui)" w:date="2026-06-05T16:21:00Z" w16du:dateUtc="2026-06-05T20:21:00Z"/>
              </w:rPr>
            </w:pPr>
            <w:ins w:id="3375" w:author="Fernandes, Richard (he, him, his | il, le, lui)" w:date="2026-06-05T16:21:00Z" w16du:dateUtc="2026-06-05T20:21:00Z">
              <w:r w:rsidRPr="007834D0">
                <w:t>FRM, CI</w:t>
              </w:r>
            </w:ins>
            <w:ins w:id="3376" w:author="Fernandes, Richard (he, him, his | il, le, lui)" w:date="2026-06-05T16:22:00Z" w16du:dateUtc="2026-06-05T20:22:00Z">
              <w:r w:rsidRPr="007834D0">
                <w:t>, WAI, P</w:t>
              </w:r>
              <w:r w:rsidRPr="007834D0">
                <w:rPr>
                  <w:rPrChange w:id="3377" w:author="Fernandes, Richard (he, him, his | il, le, lui)" w:date="2026-06-05T16:22:00Z" w16du:dateUtc="2026-06-05T20:22:00Z">
                    <w:rPr>
                      <w:lang w:val="fr-CA"/>
                    </w:rPr>
                  </w:rPrChange>
                </w:rPr>
                <w:t xml:space="preserve">M, PM uncertainty, </w:t>
              </w:r>
              <w:r w:rsidRPr="007834D0">
                <w:rPr>
                  <w:rPrChange w:id="3378" w:author="Fernandes, Richard (he, him, his | il, le, lui)" w:date="2026-06-05T16:22:00Z" w16du:dateUtc="2026-06-05T20:22:00Z">
                    <w:rPr>
                      <w:lang w:val="fr-CA"/>
                    </w:rPr>
                  </w:rPrChange>
                </w:rPr>
                <w:t>Climate,</w:t>
              </w:r>
            </w:ins>
          </w:p>
        </w:tc>
        <w:tc>
          <w:tcPr>
            <w:tcW w:w="916" w:type="dxa"/>
            <w:tcPrChange w:id="3379" w:author="Fernandes, Richard (he, him, his | il, le, lui)" w:date="2026-06-05T16:24:00Z" w16du:dateUtc="2026-06-05T20:24:00Z">
              <w:tcPr>
                <w:tcW w:w="1406" w:type="dxa"/>
                <w:gridSpan w:val="2"/>
              </w:tcPr>
            </w:tcPrChange>
          </w:tcPr>
          <w:p w14:paraId="420B72FD" w14:textId="409FDC19" w:rsidR="007834D0" w:rsidRDefault="007834D0" w:rsidP="00D774B4">
            <w:pPr>
              <w:rPr>
                <w:ins w:id="3380" w:author="Fernandes, Richard (he, him, his | il, le, lui)" w:date="2026-05-28T15:12:00Z" w16du:dateUtc="2026-05-28T19:12:00Z"/>
              </w:rPr>
            </w:pPr>
            <w:ins w:id="3381" w:author="Fernandes, Richard (he, him, his | il, le, lui)" w:date="2026-05-28T15:14:00Z" w16du:dateUtc="2026-05-28T19:14:00Z">
              <w:r>
                <w:t>30m</w:t>
              </w:r>
            </w:ins>
          </w:p>
        </w:tc>
        <w:tc>
          <w:tcPr>
            <w:tcW w:w="1146" w:type="dxa"/>
            <w:tcPrChange w:id="3382" w:author="Fernandes, Richard (he, him, his | il, le, lui)" w:date="2026-06-05T16:24:00Z" w16du:dateUtc="2026-06-05T20:24:00Z">
              <w:tcPr>
                <w:tcW w:w="1518" w:type="dxa"/>
                <w:gridSpan w:val="2"/>
              </w:tcPr>
            </w:tcPrChange>
          </w:tcPr>
          <w:p w14:paraId="4C47201D" w14:textId="612406F8" w:rsidR="007834D0" w:rsidRPr="007834D0" w:rsidRDefault="007834D0" w:rsidP="00D774B4">
            <w:pPr>
              <w:rPr>
                <w:ins w:id="3383" w:author="Fernandes, Richard (he, him, his | il, le, lui)" w:date="2026-05-28T15:12:00Z" w16du:dateUtc="2026-05-28T19:12:00Z"/>
                <w:sz w:val="24"/>
                <w:szCs w:val="24"/>
                <w:rPrChange w:id="3384" w:author="Fernandes, Richard (he, him, his | il, le, lui)" w:date="2026-06-05T16:19:00Z" w16du:dateUtc="2026-06-05T20:19:00Z">
                  <w:rPr>
                    <w:ins w:id="3385" w:author="Fernandes, Richard (he, him, his | il, le, lui)" w:date="2026-05-28T15:12:00Z" w16du:dateUtc="2026-05-28T19:12:00Z"/>
                  </w:rPr>
                </w:rPrChange>
              </w:rPr>
            </w:pPr>
            <w:ins w:id="3386" w:author="Fernandes, Richard (he, him, his | il, le, lui)" w:date="2026-05-28T15:14:00Z" w16du:dateUtc="2026-05-28T19:14:00Z">
              <w:r w:rsidRPr="007834D0">
                <w:rPr>
                  <w:sz w:val="24"/>
                  <w:szCs w:val="24"/>
                  <w:rPrChange w:id="3387" w:author="Fernandes, Richard (he, him, his | il, le, lui)" w:date="2026-06-05T16:19:00Z" w16du:dateUtc="2026-06-05T20:19:00Z">
                    <w:rPr/>
                  </w:rPrChange>
                </w:rPr>
                <w:t>1d</w:t>
              </w:r>
            </w:ins>
          </w:p>
        </w:tc>
        <w:tc>
          <w:tcPr>
            <w:tcW w:w="1212" w:type="dxa"/>
            <w:tcPrChange w:id="3388" w:author="Fernandes, Richard (he, him, his | il, le, lui)" w:date="2026-06-05T16:24:00Z" w16du:dateUtc="2026-06-05T20:24:00Z">
              <w:tcPr>
                <w:tcW w:w="1212" w:type="dxa"/>
                <w:gridSpan w:val="3"/>
              </w:tcPr>
            </w:tcPrChange>
          </w:tcPr>
          <w:p w14:paraId="3A4D0DEF" w14:textId="2A32313D" w:rsidR="007834D0" w:rsidRPr="007834D0" w:rsidRDefault="007834D0" w:rsidP="00D774B4">
            <w:pPr>
              <w:rPr>
                <w:ins w:id="3389" w:author="Fernandes, Richard (he, him, his | il, le, lui)" w:date="2026-05-28T15:18:00Z" w16du:dateUtc="2026-05-28T19:18:00Z"/>
                <w:sz w:val="24"/>
                <w:szCs w:val="24"/>
                <w:rPrChange w:id="3390" w:author="Fernandes, Richard (he, him, his | il, le, lui)" w:date="2026-06-05T16:19:00Z" w16du:dateUtc="2026-06-05T20:19:00Z">
                  <w:rPr>
                    <w:ins w:id="3391" w:author="Fernandes, Richard (he, him, his | il, le, lui)" w:date="2026-05-28T15:18:00Z" w16du:dateUtc="2026-05-28T19:18:00Z"/>
                  </w:rPr>
                </w:rPrChange>
              </w:rPr>
            </w:pPr>
            <w:ins w:id="3392" w:author="Fernandes, Richard (he, him, his | il, le, lui)" w:date="2026-05-28T15:18:00Z" w16du:dateUtc="2026-05-28T19:18:00Z">
              <w:r w:rsidRPr="007834D0">
                <w:rPr>
                  <w:sz w:val="24"/>
                  <w:szCs w:val="24"/>
                  <w:rPrChange w:id="3393" w:author="Fernandes, Richard (he, him, his | il, le, lui)" w:date="2026-06-05T16:19:00Z" w16du:dateUtc="2026-06-05T20:19:00Z">
                    <w:rPr/>
                  </w:rPrChange>
                </w:rPr>
                <w:t>Uniform</w:t>
              </w:r>
            </w:ins>
          </w:p>
        </w:tc>
        <w:tc>
          <w:tcPr>
            <w:tcW w:w="672" w:type="dxa"/>
            <w:tcPrChange w:id="3394" w:author="Fernandes, Richard (he, him, his | il, le, lui)" w:date="2026-06-05T16:24:00Z" w16du:dateUtc="2026-06-05T20:24:00Z">
              <w:tcPr>
                <w:tcW w:w="1306" w:type="dxa"/>
              </w:tcPr>
            </w:tcPrChange>
          </w:tcPr>
          <w:p w14:paraId="5FA7D36C" w14:textId="5F46CDAB" w:rsidR="007834D0" w:rsidRDefault="007834D0" w:rsidP="00D774B4">
            <w:pPr>
              <w:rPr>
                <w:ins w:id="3395" w:author="Fernandes, Richard (he, him, his | il, le, lui)" w:date="2026-05-28T15:12:00Z" w16du:dateUtc="2026-05-28T19:12:00Z"/>
              </w:rPr>
            </w:pPr>
            <w:ins w:id="3396" w:author="Fernandes, Richard (he, him, his | il, le, lui)" w:date="2026-05-28T15:14:00Z" w16du:dateUtc="2026-05-28T19:14:00Z">
              <w:r>
                <w:t>HLS</w:t>
              </w:r>
            </w:ins>
          </w:p>
        </w:tc>
      </w:tr>
      <w:tr w:rsidR="007834D0" w14:paraId="277B8448" w14:textId="77777777" w:rsidTr="00F557FE">
        <w:trPr>
          <w:ins w:id="3397" w:author="Fernandes, Richard (he, him, his | il, le, lui)" w:date="2026-05-28T15:12:00Z"/>
        </w:trPr>
        <w:tc>
          <w:tcPr>
            <w:tcW w:w="2039" w:type="dxa"/>
            <w:tcPrChange w:id="3398" w:author="Fernandes, Richard (he, him, his | il, le, lui)" w:date="2026-06-05T16:24:00Z" w16du:dateUtc="2026-06-05T20:24:00Z">
              <w:tcPr>
                <w:tcW w:w="1603" w:type="dxa"/>
              </w:tcPr>
            </w:tcPrChange>
          </w:tcPr>
          <w:p w14:paraId="346364B8" w14:textId="11C454A5" w:rsidR="007834D0" w:rsidRDefault="007834D0" w:rsidP="007834D0">
            <w:pPr>
              <w:rPr>
                <w:ins w:id="3399" w:author="Fernandes, Richard (he, him, his | il, le, lui)" w:date="2026-05-28T15:12:00Z" w16du:dateUtc="2026-05-28T19:12:00Z"/>
              </w:rPr>
            </w:pPr>
            <w:ins w:id="3400" w:author="Fernandes, Richard (he, him, his | il, le, lui)" w:date="2026-06-05T16:19:00Z" w16du:dateUtc="2026-06-05T20:19:00Z">
              <w:r>
                <w:t>HLS-Site</w:t>
              </w:r>
              <w:r>
                <w:t>Uni</w:t>
              </w:r>
              <w:r>
                <w:t>Wide</w:t>
              </w:r>
            </w:ins>
          </w:p>
        </w:tc>
        <w:tc>
          <w:tcPr>
            <w:tcW w:w="1284" w:type="dxa"/>
            <w:tcPrChange w:id="3401" w:author="Fernandes, Richard (he, him, his | il, le, lui)" w:date="2026-06-05T16:24:00Z" w16du:dateUtc="2026-06-05T20:24:00Z">
              <w:tcPr>
                <w:tcW w:w="1585" w:type="dxa"/>
                <w:gridSpan w:val="2"/>
              </w:tcPr>
            </w:tcPrChange>
          </w:tcPr>
          <w:p w14:paraId="641BBA50" w14:textId="28DAB131" w:rsidR="007834D0" w:rsidRDefault="007834D0" w:rsidP="007834D0">
            <w:pPr>
              <w:rPr>
                <w:ins w:id="3402" w:author="Fernandes, Richard (he, him, his | il, le, lui)" w:date="2026-05-28T15:12:00Z" w16du:dateUtc="2026-05-28T19:12:00Z"/>
              </w:rPr>
            </w:pPr>
            <w:ins w:id="3403" w:author="Fernandes, Richard (he, him, his | il, le, lui)" w:date="2026-06-05T16:19:00Z" w16du:dateUtc="2026-06-05T20:19:00Z">
              <w:r>
                <w:t>Land cover, site</w:t>
              </w:r>
            </w:ins>
          </w:p>
        </w:tc>
        <w:tc>
          <w:tcPr>
            <w:tcW w:w="1361" w:type="dxa"/>
            <w:tcPrChange w:id="3404" w:author="Fernandes, Richard (he, him, his | il, le, lui)" w:date="2026-06-05T16:24:00Z" w16du:dateUtc="2026-06-05T20:24:00Z">
              <w:tcPr>
                <w:tcW w:w="1284" w:type="dxa"/>
                <w:gridSpan w:val="2"/>
              </w:tcPr>
            </w:tcPrChange>
          </w:tcPr>
          <w:p w14:paraId="5FE3A5BA" w14:textId="4393030F" w:rsidR="007834D0" w:rsidRDefault="007834D0" w:rsidP="007834D0">
            <w:pPr>
              <w:rPr>
                <w:ins w:id="3405" w:author="Fernandes, Richard (he, him, his | il, le, lui)" w:date="2026-06-05T16:21:00Z" w16du:dateUtc="2026-06-05T20:21:00Z"/>
              </w:rPr>
            </w:pPr>
            <w:ins w:id="3406" w:author="Fernandes, Richard (he, him, his | il, le, lui)" w:date="2026-06-05T16:22:00Z" w16du:dateUtc="2026-06-05T20:22:00Z">
              <w:r w:rsidRPr="007834D0">
                <w:rPr>
                  <w:rPrChange w:id="3407" w:author="Fernandes, Richard (he, him, his | il, le, lui)" w:date="2026-06-05T16:22:00Z" w16du:dateUtc="2026-06-05T20:22:00Z">
                    <w:rPr>
                      <w:lang w:val="fr-CA"/>
                    </w:rPr>
                  </w:rPrChange>
                </w:rPr>
                <w:t>FRM, CI, WAI, PM, PM uncertainty, Climate,</w:t>
              </w:r>
            </w:ins>
          </w:p>
        </w:tc>
        <w:tc>
          <w:tcPr>
            <w:tcW w:w="916" w:type="dxa"/>
            <w:tcPrChange w:id="3408" w:author="Fernandes, Richard (he, him, his | il, le, lui)" w:date="2026-06-05T16:24:00Z" w16du:dateUtc="2026-06-05T20:24:00Z">
              <w:tcPr>
                <w:tcW w:w="1406" w:type="dxa"/>
                <w:gridSpan w:val="2"/>
              </w:tcPr>
            </w:tcPrChange>
          </w:tcPr>
          <w:p w14:paraId="16C7763E" w14:textId="4A5CA99C" w:rsidR="007834D0" w:rsidRDefault="007834D0" w:rsidP="007834D0">
            <w:pPr>
              <w:rPr>
                <w:ins w:id="3409" w:author="Fernandes, Richard (he, him, his | il, le, lui)" w:date="2026-05-28T15:12:00Z" w16du:dateUtc="2026-05-28T19:12:00Z"/>
              </w:rPr>
            </w:pPr>
            <w:ins w:id="3410" w:author="Fernandes, Richard (he, him, his | il, le, lui)" w:date="2026-06-05T16:19:00Z" w16du:dateUtc="2026-06-05T20:19:00Z">
              <w:r>
                <w:t>60m</w:t>
              </w:r>
            </w:ins>
          </w:p>
        </w:tc>
        <w:tc>
          <w:tcPr>
            <w:tcW w:w="1146" w:type="dxa"/>
            <w:tcPrChange w:id="3411" w:author="Fernandes, Richard (he, him, his | il, le, lui)" w:date="2026-06-05T16:24:00Z" w16du:dateUtc="2026-06-05T20:24:00Z">
              <w:tcPr>
                <w:tcW w:w="1518" w:type="dxa"/>
                <w:gridSpan w:val="2"/>
              </w:tcPr>
            </w:tcPrChange>
          </w:tcPr>
          <w:p w14:paraId="7D0FE091" w14:textId="140C42F6" w:rsidR="007834D0" w:rsidRDefault="007834D0" w:rsidP="007834D0">
            <w:pPr>
              <w:rPr>
                <w:ins w:id="3412" w:author="Fernandes, Richard (he, him, his | il, le, lui)" w:date="2026-05-28T15:12:00Z" w16du:dateUtc="2026-05-28T19:12:00Z"/>
              </w:rPr>
            </w:pPr>
            <w:ins w:id="3413" w:author="Fernandes, Richard (he, him, his | il, le, lui)" w:date="2026-06-05T16:19:00Z" w16du:dateUtc="2026-06-05T20:19:00Z">
              <w:r>
                <w:t>7d</w:t>
              </w:r>
            </w:ins>
          </w:p>
        </w:tc>
        <w:tc>
          <w:tcPr>
            <w:tcW w:w="1212" w:type="dxa"/>
            <w:tcPrChange w:id="3414" w:author="Fernandes, Richard (he, him, his | il, le, lui)" w:date="2026-06-05T16:24:00Z" w16du:dateUtc="2026-06-05T20:24:00Z">
              <w:tcPr>
                <w:tcW w:w="1212" w:type="dxa"/>
                <w:gridSpan w:val="3"/>
              </w:tcPr>
            </w:tcPrChange>
          </w:tcPr>
          <w:p w14:paraId="6AD6805F" w14:textId="02DEFD37" w:rsidR="007834D0" w:rsidRDefault="007834D0" w:rsidP="007834D0">
            <w:pPr>
              <w:rPr>
                <w:ins w:id="3415" w:author="Fernandes, Richard (he, him, his | il, le, lui)" w:date="2026-05-28T15:18:00Z" w16du:dateUtc="2026-05-28T19:18:00Z"/>
              </w:rPr>
            </w:pPr>
            <w:ins w:id="3416" w:author="Fernandes, Richard (he, him, his | il, le, lui)" w:date="2026-06-05T16:20:00Z" w16du:dateUtc="2026-06-05T20:20:00Z">
              <w:r w:rsidRPr="00123A46">
                <w:rPr>
                  <w:sz w:val="24"/>
                  <w:szCs w:val="24"/>
                </w:rPr>
                <w:t>Uniform</w:t>
              </w:r>
            </w:ins>
          </w:p>
        </w:tc>
        <w:tc>
          <w:tcPr>
            <w:tcW w:w="672" w:type="dxa"/>
            <w:tcPrChange w:id="3417" w:author="Fernandes, Richard (he, him, his | il, le, lui)" w:date="2026-06-05T16:24:00Z" w16du:dateUtc="2026-06-05T20:24:00Z">
              <w:tcPr>
                <w:tcW w:w="1306" w:type="dxa"/>
              </w:tcPr>
            </w:tcPrChange>
          </w:tcPr>
          <w:p w14:paraId="652715C8" w14:textId="5667BBA0" w:rsidR="007834D0" w:rsidRDefault="007834D0" w:rsidP="007834D0">
            <w:pPr>
              <w:rPr>
                <w:ins w:id="3418" w:author="Fernandes, Richard (he, him, his | il, le, lui)" w:date="2026-05-28T15:12:00Z" w16du:dateUtc="2026-05-28T19:12:00Z"/>
              </w:rPr>
            </w:pPr>
            <w:ins w:id="3419" w:author="Fernandes, Richard (he, him, his | il, le, lui)" w:date="2026-06-05T16:19:00Z" w16du:dateUtc="2026-06-05T20:19:00Z">
              <w:r>
                <w:t>HLS</w:t>
              </w:r>
            </w:ins>
          </w:p>
        </w:tc>
      </w:tr>
      <w:tr w:rsidR="007834D0" w14:paraId="3BDBA266" w14:textId="77777777" w:rsidTr="00F557FE">
        <w:trPr>
          <w:ins w:id="3420" w:author="Fernandes, Richard (he, him, his | il, le, lui)" w:date="2026-05-28T15:12:00Z"/>
        </w:trPr>
        <w:tc>
          <w:tcPr>
            <w:tcW w:w="2039" w:type="dxa"/>
            <w:tcPrChange w:id="3421" w:author="Fernandes, Richard (he, him, his | il, le, lui)" w:date="2026-06-05T16:24:00Z" w16du:dateUtc="2026-06-05T20:24:00Z">
              <w:tcPr>
                <w:tcW w:w="1603" w:type="dxa"/>
              </w:tcPr>
            </w:tcPrChange>
          </w:tcPr>
          <w:p w14:paraId="488E83D7" w14:textId="5B7A1D2B" w:rsidR="007834D0" w:rsidRDefault="007834D0" w:rsidP="007834D0">
            <w:pPr>
              <w:rPr>
                <w:ins w:id="3422" w:author="Fernandes, Richard (he, him, his | il, le, lui)" w:date="2026-05-28T15:12:00Z" w16du:dateUtc="2026-05-28T19:12:00Z"/>
              </w:rPr>
            </w:pPr>
            <w:ins w:id="3423" w:author="Fernandes, Richard (he, him, his | il, le, lui)" w:date="2026-06-05T16:19:00Z" w16du:dateUtc="2026-06-05T20:19:00Z">
              <w:r>
                <w:t>HLS-SiteAll</w:t>
              </w:r>
            </w:ins>
          </w:p>
        </w:tc>
        <w:tc>
          <w:tcPr>
            <w:tcW w:w="1284" w:type="dxa"/>
            <w:tcPrChange w:id="3424" w:author="Fernandes, Richard (he, him, his | il, le, lui)" w:date="2026-06-05T16:24:00Z" w16du:dateUtc="2026-06-05T20:24:00Z">
              <w:tcPr>
                <w:tcW w:w="1585" w:type="dxa"/>
                <w:gridSpan w:val="2"/>
              </w:tcPr>
            </w:tcPrChange>
          </w:tcPr>
          <w:p w14:paraId="1E64A619" w14:textId="6E836265" w:rsidR="007834D0" w:rsidRDefault="007834D0" w:rsidP="007834D0">
            <w:pPr>
              <w:rPr>
                <w:ins w:id="3425" w:author="Fernandes, Richard (he, him, his | il, le, lui)" w:date="2026-05-28T15:12:00Z" w16du:dateUtc="2026-05-28T19:12:00Z"/>
              </w:rPr>
            </w:pPr>
            <w:ins w:id="3426" w:author="Fernandes, Richard (he, him, his | il, le, lui)" w:date="2026-06-05T16:19:00Z" w16du:dateUtc="2026-06-05T20:19:00Z">
              <w:r>
                <w:t>Land cover, site</w:t>
              </w:r>
            </w:ins>
          </w:p>
        </w:tc>
        <w:tc>
          <w:tcPr>
            <w:tcW w:w="1361" w:type="dxa"/>
            <w:tcPrChange w:id="3427" w:author="Fernandes, Richard (he, him, his | il, le, lui)" w:date="2026-06-05T16:24:00Z" w16du:dateUtc="2026-06-05T20:24:00Z">
              <w:tcPr>
                <w:tcW w:w="1284" w:type="dxa"/>
                <w:gridSpan w:val="2"/>
              </w:tcPr>
            </w:tcPrChange>
          </w:tcPr>
          <w:p w14:paraId="1E5D115A" w14:textId="30E64550" w:rsidR="007834D0" w:rsidRDefault="007834D0" w:rsidP="007834D0">
            <w:pPr>
              <w:rPr>
                <w:ins w:id="3428" w:author="Fernandes, Richard (he, him, his | il, le, lui)" w:date="2026-06-05T16:21:00Z" w16du:dateUtc="2026-06-05T20:21:00Z"/>
              </w:rPr>
            </w:pPr>
            <w:ins w:id="3429" w:author="Fernandes, Richard (he, him, his | il, le, lui)" w:date="2026-06-05T16:22:00Z" w16du:dateUtc="2026-06-05T20:22:00Z">
              <w:r w:rsidRPr="007834D0">
                <w:rPr>
                  <w:rPrChange w:id="3430" w:author="Fernandes, Richard (he, him, his | il, le, lui)" w:date="2026-06-05T16:23:00Z" w16du:dateUtc="2026-06-05T20:23:00Z">
                    <w:rPr>
                      <w:lang w:val="fr-CA"/>
                    </w:rPr>
                  </w:rPrChange>
                </w:rPr>
                <w:t>FRM, CI, WAI, PM, PM uncertainty, Climate,</w:t>
              </w:r>
            </w:ins>
          </w:p>
        </w:tc>
        <w:tc>
          <w:tcPr>
            <w:tcW w:w="916" w:type="dxa"/>
            <w:tcPrChange w:id="3431" w:author="Fernandes, Richard (he, him, his | il, le, lui)" w:date="2026-06-05T16:24:00Z" w16du:dateUtc="2026-06-05T20:24:00Z">
              <w:tcPr>
                <w:tcW w:w="1406" w:type="dxa"/>
                <w:gridSpan w:val="2"/>
              </w:tcPr>
            </w:tcPrChange>
          </w:tcPr>
          <w:p w14:paraId="1644E281" w14:textId="38F4B1FD" w:rsidR="007834D0" w:rsidRDefault="007834D0" w:rsidP="007834D0">
            <w:pPr>
              <w:rPr>
                <w:ins w:id="3432" w:author="Fernandes, Richard (he, him, his | il, le, lui)" w:date="2026-05-28T15:12:00Z" w16du:dateUtc="2026-05-28T19:12:00Z"/>
              </w:rPr>
            </w:pPr>
            <w:ins w:id="3433" w:author="Fernandes, Richard (he, him, his | il, le, lui)" w:date="2026-06-05T16:19:00Z" w16du:dateUtc="2026-06-05T20:19:00Z">
              <w:r>
                <w:t>30m</w:t>
              </w:r>
            </w:ins>
          </w:p>
        </w:tc>
        <w:tc>
          <w:tcPr>
            <w:tcW w:w="1146" w:type="dxa"/>
            <w:tcPrChange w:id="3434" w:author="Fernandes, Richard (he, him, his | il, le, lui)" w:date="2026-06-05T16:24:00Z" w16du:dateUtc="2026-06-05T20:24:00Z">
              <w:tcPr>
                <w:tcW w:w="1518" w:type="dxa"/>
                <w:gridSpan w:val="2"/>
              </w:tcPr>
            </w:tcPrChange>
          </w:tcPr>
          <w:p w14:paraId="6BB22509" w14:textId="2FA857D9" w:rsidR="007834D0" w:rsidRDefault="007834D0" w:rsidP="007834D0">
            <w:pPr>
              <w:rPr>
                <w:ins w:id="3435" w:author="Fernandes, Richard (he, him, his | il, le, lui)" w:date="2026-05-28T15:12:00Z" w16du:dateUtc="2026-05-28T19:12:00Z"/>
              </w:rPr>
            </w:pPr>
            <w:ins w:id="3436" w:author="Fernandes, Richard (he, him, his | il, le, lui)" w:date="2026-06-05T16:19:00Z" w16du:dateUtc="2026-06-05T20:19:00Z">
              <w:r>
                <w:t>1d</w:t>
              </w:r>
            </w:ins>
          </w:p>
        </w:tc>
        <w:tc>
          <w:tcPr>
            <w:tcW w:w="1212" w:type="dxa"/>
            <w:tcPrChange w:id="3437" w:author="Fernandes, Richard (he, him, his | il, le, lui)" w:date="2026-06-05T16:24:00Z" w16du:dateUtc="2026-06-05T20:24:00Z">
              <w:tcPr>
                <w:tcW w:w="1212" w:type="dxa"/>
                <w:gridSpan w:val="3"/>
              </w:tcPr>
            </w:tcPrChange>
          </w:tcPr>
          <w:p w14:paraId="66251C22" w14:textId="501D2E43" w:rsidR="007834D0" w:rsidRDefault="007834D0" w:rsidP="007834D0">
            <w:pPr>
              <w:rPr>
                <w:ins w:id="3438" w:author="Fernandes, Richard (he, him, his | il, le, lui)" w:date="2026-05-28T15:18:00Z" w16du:dateUtc="2026-05-28T19:18:00Z"/>
              </w:rPr>
            </w:pPr>
            <w:ins w:id="3439" w:author="Fernandes, Richard (he, him, his | il, le, lui)" w:date="2026-06-05T16:19:00Z" w16du:dateUtc="2026-06-05T20:19:00Z">
              <w:r>
                <w:t>All</w:t>
              </w:r>
            </w:ins>
          </w:p>
        </w:tc>
        <w:tc>
          <w:tcPr>
            <w:tcW w:w="672" w:type="dxa"/>
            <w:tcPrChange w:id="3440" w:author="Fernandes, Richard (he, him, his | il, le, lui)" w:date="2026-06-05T16:24:00Z" w16du:dateUtc="2026-06-05T20:24:00Z">
              <w:tcPr>
                <w:tcW w:w="1306" w:type="dxa"/>
              </w:tcPr>
            </w:tcPrChange>
          </w:tcPr>
          <w:p w14:paraId="2C43B0A0" w14:textId="1EEA480E" w:rsidR="007834D0" w:rsidRDefault="007834D0" w:rsidP="007834D0">
            <w:pPr>
              <w:rPr>
                <w:ins w:id="3441" w:author="Fernandes, Richard (he, him, his | il, le, lui)" w:date="2026-05-28T15:12:00Z" w16du:dateUtc="2026-05-28T19:12:00Z"/>
              </w:rPr>
            </w:pPr>
            <w:ins w:id="3442" w:author="Fernandes, Richard (he, him, his | il, le, lui)" w:date="2026-06-05T16:19:00Z" w16du:dateUtc="2026-06-05T20:19:00Z">
              <w:r>
                <w:t>HLS</w:t>
              </w:r>
            </w:ins>
          </w:p>
        </w:tc>
      </w:tr>
      <w:tr w:rsidR="007834D0" w14:paraId="55D0E672" w14:textId="77777777" w:rsidTr="00F557FE">
        <w:trPr>
          <w:ins w:id="3443" w:author="Fernandes, Richard (he, him, his | il, le, lui)" w:date="2026-05-28T15:12:00Z"/>
        </w:trPr>
        <w:tc>
          <w:tcPr>
            <w:tcW w:w="2039" w:type="dxa"/>
            <w:tcPrChange w:id="3444" w:author="Fernandes, Richard (he, him, his | il, le, lui)" w:date="2026-06-05T16:24:00Z" w16du:dateUtc="2026-06-05T20:24:00Z">
              <w:tcPr>
                <w:tcW w:w="1603" w:type="dxa"/>
              </w:tcPr>
            </w:tcPrChange>
          </w:tcPr>
          <w:p w14:paraId="73F1E656" w14:textId="2879D034" w:rsidR="007834D0" w:rsidRDefault="007834D0" w:rsidP="007834D0">
            <w:pPr>
              <w:rPr>
                <w:ins w:id="3445" w:author="Fernandes, Richard (he, him, his | il, le, lui)" w:date="2026-05-28T15:12:00Z" w16du:dateUtc="2026-05-28T19:12:00Z"/>
              </w:rPr>
            </w:pPr>
            <w:ins w:id="3446" w:author="Fernandes, Richard (he, him, his | il, le, lui)" w:date="2026-06-05T16:19:00Z" w16du:dateUtc="2026-06-05T20:19:00Z">
              <w:r>
                <w:t>HLS-SiteAllWide</w:t>
              </w:r>
            </w:ins>
          </w:p>
        </w:tc>
        <w:tc>
          <w:tcPr>
            <w:tcW w:w="1284" w:type="dxa"/>
            <w:tcPrChange w:id="3447" w:author="Fernandes, Richard (he, him, his | il, le, lui)" w:date="2026-06-05T16:24:00Z" w16du:dateUtc="2026-06-05T20:24:00Z">
              <w:tcPr>
                <w:tcW w:w="1585" w:type="dxa"/>
                <w:gridSpan w:val="2"/>
              </w:tcPr>
            </w:tcPrChange>
          </w:tcPr>
          <w:p w14:paraId="221E75CB" w14:textId="64B3E3F4" w:rsidR="007834D0" w:rsidRDefault="007834D0" w:rsidP="007834D0">
            <w:pPr>
              <w:rPr>
                <w:ins w:id="3448" w:author="Fernandes, Richard (he, him, his | il, le, lui)" w:date="2026-05-28T15:12:00Z" w16du:dateUtc="2026-05-28T19:12:00Z"/>
              </w:rPr>
            </w:pPr>
            <w:ins w:id="3449" w:author="Fernandes, Richard (he, him, his | il, le, lui)" w:date="2026-06-05T16:19:00Z" w16du:dateUtc="2026-06-05T20:19:00Z">
              <w:r>
                <w:t>Land cover, site</w:t>
              </w:r>
            </w:ins>
          </w:p>
        </w:tc>
        <w:tc>
          <w:tcPr>
            <w:tcW w:w="1361" w:type="dxa"/>
            <w:tcPrChange w:id="3450" w:author="Fernandes, Richard (he, him, his | il, le, lui)" w:date="2026-06-05T16:24:00Z" w16du:dateUtc="2026-06-05T20:24:00Z">
              <w:tcPr>
                <w:tcW w:w="1284" w:type="dxa"/>
                <w:gridSpan w:val="2"/>
              </w:tcPr>
            </w:tcPrChange>
          </w:tcPr>
          <w:p w14:paraId="0915D646" w14:textId="5D7785E7" w:rsidR="007834D0" w:rsidRDefault="007834D0" w:rsidP="007834D0">
            <w:pPr>
              <w:rPr>
                <w:ins w:id="3451" w:author="Fernandes, Richard (he, him, his | il, le, lui)" w:date="2026-06-05T16:21:00Z" w16du:dateUtc="2026-06-05T20:21:00Z"/>
              </w:rPr>
            </w:pPr>
            <w:ins w:id="3452" w:author="Fernandes, Richard (he, him, his | il, le, lui)" w:date="2026-06-05T16:22:00Z" w16du:dateUtc="2026-06-05T20:22:00Z">
              <w:r w:rsidRPr="007834D0">
                <w:rPr>
                  <w:rPrChange w:id="3453" w:author="Fernandes, Richard (he, him, his | il, le, lui)" w:date="2026-06-05T16:23:00Z" w16du:dateUtc="2026-06-05T20:23:00Z">
                    <w:rPr>
                      <w:lang w:val="fr-CA"/>
                    </w:rPr>
                  </w:rPrChange>
                </w:rPr>
                <w:t>FRM, CI, WAI, PM, PM uncertainty, Climate,</w:t>
              </w:r>
            </w:ins>
          </w:p>
        </w:tc>
        <w:tc>
          <w:tcPr>
            <w:tcW w:w="916" w:type="dxa"/>
            <w:tcPrChange w:id="3454" w:author="Fernandes, Richard (he, him, his | il, le, lui)" w:date="2026-06-05T16:24:00Z" w16du:dateUtc="2026-06-05T20:24:00Z">
              <w:tcPr>
                <w:tcW w:w="1406" w:type="dxa"/>
                <w:gridSpan w:val="2"/>
              </w:tcPr>
            </w:tcPrChange>
          </w:tcPr>
          <w:p w14:paraId="0599ACAA" w14:textId="0BB7110D" w:rsidR="007834D0" w:rsidRDefault="007834D0" w:rsidP="007834D0">
            <w:pPr>
              <w:rPr>
                <w:ins w:id="3455" w:author="Fernandes, Richard (he, him, his | il, le, lui)" w:date="2026-05-28T15:12:00Z" w16du:dateUtc="2026-05-28T19:12:00Z"/>
              </w:rPr>
            </w:pPr>
            <w:ins w:id="3456" w:author="Fernandes, Richard (he, him, his | il, le, lui)" w:date="2026-06-05T16:19:00Z" w16du:dateUtc="2026-06-05T20:19:00Z">
              <w:r>
                <w:t>60m</w:t>
              </w:r>
            </w:ins>
          </w:p>
        </w:tc>
        <w:tc>
          <w:tcPr>
            <w:tcW w:w="1146" w:type="dxa"/>
            <w:tcPrChange w:id="3457" w:author="Fernandes, Richard (he, him, his | il, le, lui)" w:date="2026-06-05T16:24:00Z" w16du:dateUtc="2026-06-05T20:24:00Z">
              <w:tcPr>
                <w:tcW w:w="1518" w:type="dxa"/>
                <w:gridSpan w:val="2"/>
              </w:tcPr>
            </w:tcPrChange>
          </w:tcPr>
          <w:p w14:paraId="7381A6E8" w14:textId="4ACF8F51" w:rsidR="007834D0" w:rsidRDefault="007834D0" w:rsidP="007834D0">
            <w:pPr>
              <w:rPr>
                <w:ins w:id="3458" w:author="Fernandes, Richard (he, him, his | il, le, lui)" w:date="2026-05-28T15:12:00Z" w16du:dateUtc="2026-05-28T19:12:00Z"/>
              </w:rPr>
            </w:pPr>
            <w:ins w:id="3459" w:author="Fernandes, Richard (he, him, his | il, le, lui)" w:date="2026-06-05T16:19:00Z" w16du:dateUtc="2026-06-05T20:19:00Z">
              <w:r>
                <w:t>7d</w:t>
              </w:r>
            </w:ins>
          </w:p>
        </w:tc>
        <w:tc>
          <w:tcPr>
            <w:tcW w:w="1212" w:type="dxa"/>
            <w:tcPrChange w:id="3460" w:author="Fernandes, Richard (he, him, his | il, le, lui)" w:date="2026-06-05T16:24:00Z" w16du:dateUtc="2026-06-05T20:24:00Z">
              <w:tcPr>
                <w:tcW w:w="1212" w:type="dxa"/>
                <w:gridSpan w:val="3"/>
              </w:tcPr>
            </w:tcPrChange>
          </w:tcPr>
          <w:p w14:paraId="16E0611B" w14:textId="52F875BD" w:rsidR="007834D0" w:rsidRDefault="007834D0" w:rsidP="007834D0">
            <w:pPr>
              <w:rPr>
                <w:ins w:id="3461" w:author="Fernandes, Richard (he, him, his | il, le, lui)" w:date="2026-05-28T15:18:00Z" w16du:dateUtc="2026-05-28T19:18:00Z"/>
              </w:rPr>
            </w:pPr>
            <w:ins w:id="3462" w:author="Fernandes, Richard (he, him, his | il, le, lui)" w:date="2026-06-05T16:19:00Z" w16du:dateUtc="2026-06-05T20:19:00Z">
              <w:r>
                <w:t>All</w:t>
              </w:r>
            </w:ins>
          </w:p>
        </w:tc>
        <w:tc>
          <w:tcPr>
            <w:tcW w:w="672" w:type="dxa"/>
            <w:tcPrChange w:id="3463" w:author="Fernandes, Richard (he, him, his | il, le, lui)" w:date="2026-06-05T16:24:00Z" w16du:dateUtc="2026-06-05T20:24:00Z">
              <w:tcPr>
                <w:tcW w:w="1306" w:type="dxa"/>
              </w:tcPr>
            </w:tcPrChange>
          </w:tcPr>
          <w:p w14:paraId="4FED187A" w14:textId="72CFE7A7" w:rsidR="007834D0" w:rsidRDefault="007834D0" w:rsidP="007834D0">
            <w:pPr>
              <w:rPr>
                <w:ins w:id="3464" w:author="Fernandes, Richard (he, him, his | il, le, lui)" w:date="2026-05-28T15:12:00Z" w16du:dateUtc="2026-05-28T19:12:00Z"/>
              </w:rPr>
            </w:pPr>
            <w:ins w:id="3465" w:author="Fernandes, Richard (he, him, his | il, le, lui)" w:date="2026-06-05T16:19:00Z" w16du:dateUtc="2026-06-05T20:19:00Z">
              <w:r>
                <w:t>HLS</w:t>
              </w:r>
            </w:ins>
          </w:p>
        </w:tc>
      </w:tr>
      <w:tr w:rsidR="007834D0" w14:paraId="4C8D9F6E" w14:textId="77777777" w:rsidTr="00F557FE">
        <w:trPr>
          <w:ins w:id="3466" w:author="Fernandes, Richard (he, him, his | il, le, lui)" w:date="2026-05-28T15:47:00Z"/>
        </w:trPr>
        <w:tc>
          <w:tcPr>
            <w:tcW w:w="2039" w:type="dxa"/>
            <w:tcPrChange w:id="3467" w:author="Fernandes, Richard (he, him, his | il, le, lui)" w:date="2026-06-05T16:24:00Z" w16du:dateUtc="2026-06-05T20:24:00Z">
              <w:tcPr>
                <w:tcW w:w="1603" w:type="dxa"/>
              </w:tcPr>
            </w:tcPrChange>
          </w:tcPr>
          <w:p w14:paraId="2F7654B6" w14:textId="29A351D0" w:rsidR="007834D0" w:rsidRDefault="007834D0" w:rsidP="007834D0">
            <w:pPr>
              <w:rPr>
                <w:ins w:id="3468" w:author="Fernandes, Richard (he, him, his | il, le, lui)" w:date="2026-05-28T15:47:00Z" w16du:dateUtc="2026-05-28T19:47:00Z"/>
              </w:rPr>
            </w:pPr>
            <w:ins w:id="3469" w:author="Fernandes, Richard (he, him, his | il, le, lui)" w:date="2026-06-05T16:20:00Z" w16du:dateUtc="2026-06-05T20:20:00Z">
              <w:r>
                <w:t>HLS-All</w:t>
              </w:r>
            </w:ins>
          </w:p>
        </w:tc>
        <w:tc>
          <w:tcPr>
            <w:tcW w:w="1284" w:type="dxa"/>
            <w:tcPrChange w:id="3470" w:author="Fernandes, Richard (he, him, his | il, le, lui)" w:date="2026-06-05T16:24:00Z" w16du:dateUtc="2026-06-05T20:24:00Z">
              <w:tcPr>
                <w:tcW w:w="1585" w:type="dxa"/>
                <w:gridSpan w:val="2"/>
              </w:tcPr>
            </w:tcPrChange>
          </w:tcPr>
          <w:p w14:paraId="699C9D10" w14:textId="56FB018F" w:rsidR="007834D0" w:rsidRDefault="007834D0" w:rsidP="007834D0">
            <w:pPr>
              <w:rPr>
                <w:ins w:id="3471" w:author="Fernandes, Richard (he, him, his | il, le, lui)" w:date="2026-05-28T15:47:00Z" w16du:dateUtc="2026-05-28T19:47:00Z"/>
              </w:rPr>
            </w:pPr>
            <w:ins w:id="3472" w:author="Fernandes, Richard (he, him, his | il, le, lui)" w:date="2026-06-05T16:20:00Z" w16du:dateUtc="2026-06-05T20:20:00Z">
              <w:r>
                <w:t>Land cover</w:t>
              </w:r>
            </w:ins>
          </w:p>
        </w:tc>
        <w:tc>
          <w:tcPr>
            <w:tcW w:w="1361" w:type="dxa"/>
            <w:tcPrChange w:id="3473" w:author="Fernandes, Richard (he, him, his | il, le, lui)" w:date="2026-06-05T16:24:00Z" w16du:dateUtc="2026-06-05T20:24:00Z">
              <w:tcPr>
                <w:tcW w:w="1284" w:type="dxa"/>
                <w:gridSpan w:val="2"/>
              </w:tcPr>
            </w:tcPrChange>
          </w:tcPr>
          <w:p w14:paraId="2AC1BE77" w14:textId="5CBDFE78" w:rsidR="007834D0" w:rsidRDefault="007834D0" w:rsidP="007834D0">
            <w:pPr>
              <w:rPr>
                <w:ins w:id="3474" w:author="Fernandes, Richard (he, him, his | il, le, lui)" w:date="2026-06-05T16:21:00Z" w16du:dateUtc="2026-06-05T20:21:00Z"/>
              </w:rPr>
            </w:pPr>
            <w:ins w:id="3475" w:author="Fernandes, Richard (he, him, his | il, le, lui)" w:date="2026-06-05T16:22:00Z" w16du:dateUtc="2026-06-05T20:22:00Z">
              <w:r w:rsidRPr="007834D0">
                <w:rPr>
                  <w:rPrChange w:id="3476" w:author="Fernandes, Richard (he, him, his | il, le, lui)" w:date="2026-06-05T16:23:00Z" w16du:dateUtc="2026-06-05T20:23:00Z">
                    <w:rPr>
                      <w:lang w:val="fr-CA"/>
                    </w:rPr>
                  </w:rPrChange>
                </w:rPr>
                <w:t>FRM, CI, WAI, PM, PM uncertainty, Climate,</w:t>
              </w:r>
            </w:ins>
          </w:p>
        </w:tc>
        <w:tc>
          <w:tcPr>
            <w:tcW w:w="916" w:type="dxa"/>
            <w:tcPrChange w:id="3477" w:author="Fernandes, Richard (he, him, his | il, le, lui)" w:date="2026-06-05T16:24:00Z" w16du:dateUtc="2026-06-05T20:24:00Z">
              <w:tcPr>
                <w:tcW w:w="1406" w:type="dxa"/>
                <w:gridSpan w:val="2"/>
              </w:tcPr>
            </w:tcPrChange>
          </w:tcPr>
          <w:p w14:paraId="38424B93" w14:textId="0EDC0BEA" w:rsidR="007834D0" w:rsidRDefault="007834D0" w:rsidP="007834D0">
            <w:pPr>
              <w:rPr>
                <w:ins w:id="3478" w:author="Fernandes, Richard (he, him, his | il, le, lui)" w:date="2026-05-28T15:47:00Z" w16du:dateUtc="2026-05-28T19:47:00Z"/>
              </w:rPr>
            </w:pPr>
            <w:ins w:id="3479" w:author="Fernandes, Richard (he, him, his | il, le, lui)" w:date="2026-06-05T16:20:00Z" w16du:dateUtc="2026-06-05T20:20:00Z">
              <w:r>
                <w:t>30m</w:t>
              </w:r>
            </w:ins>
          </w:p>
        </w:tc>
        <w:tc>
          <w:tcPr>
            <w:tcW w:w="1146" w:type="dxa"/>
            <w:tcPrChange w:id="3480" w:author="Fernandes, Richard (he, him, his | il, le, lui)" w:date="2026-06-05T16:24:00Z" w16du:dateUtc="2026-06-05T20:24:00Z">
              <w:tcPr>
                <w:tcW w:w="1518" w:type="dxa"/>
                <w:gridSpan w:val="2"/>
              </w:tcPr>
            </w:tcPrChange>
          </w:tcPr>
          <w:p w14:paraId="625A1B4B" w14:textId="09D09E7C" w:rsidR="007834D0" w:rsidRDefault="007834D0" w:rsidP="007834D0">
            <w:pPr>
              <w:rPr>
                <w:ins w:id="3481" w:author="Fernandes, Richard (he, him, his | il, le, lui)" w:date="2026-05-28T15:47:00Z" w16du:dateUtc="2026-05-28T19:47:00Z"/>
              </w:rPr>
            </w:pPr>
            <w:ins w:id="3482" w:author="Fernandes, Richard (he, him, his | il, le, lui)" w:date="2026-06-05T16:20:00Z" w16du:dateUtc="2026-06-05T20:20:00Z">
              <w:r>
                <w:t>1d</w:t>
              </w:r>
            </w:ins>
          </w:p>
        </w:tc>
        <w:tc>
          <w:tcPr>
            <w:tcW w:w="1212" w:type="dxa"/>
            <w:tcPrChange w:id="3483" w:author="Fernandes, Richard (he, him, his | il, le, lui)" w:date="2026-06-05T16:24:00Z" w16du:dateUtc="2026-06-05T20:24:00Z">
              <w:tcPr>
                <w:tcW w:w="1212" w:type="dxa"/>
                <w:gridSpan w:val="3"/>
              </w:tcPr>
            </w:tcPrChange>
          </w:tcPr>
          <w:p w14:paraId="35D604BB" w14:textId="332A98AD" w:rsidR="007834D0" w:rsidRDefault="007834D0" w:rsidP="007834D0">
            <w:pPr>
              <w:rPr>
                <w:ins w:id="3484" w:author="Fernandes, Richard (he, him, his | il, le, lui)" w:date="2026-05-28T15:47:00Z" w16du:dateUtc="2026-05-28T19:47:00Z"/>
              </w:rPr>
            </w:pPr>
            <w:ins w:id="3485" w:author="Fernandes, Richard (he, him, his | il, le, lui)" w:date="2026-06-05T16:20:00Z" w16du:dateUtc="2026-06-05T20:20:00Z">
              <w:r>
                <w:t>All</w:t>
              </w:r>
            </w:ins>
          </w:p>
        </w:tc>
        <w:tc>
          <w:tcPr>
            <w:tcW w:w="672" w:type="dxa"/>
            <w:tcPrChange w:id="3486" w:author="Fernandes, Richard (he, him, his | il, le, lui)" w:date="2026-06-05T16:24:00Z" w16du:dateUtc="2026-06-05T20:24:00Z">
              <w:tcPr>
                <w:tcW w:w="1306" w:type="dxa"/>
              </w:tcPr>
            </w:tcPrChange>
          </w:tcPr>
          <w:p w14:paraId="6E8056C4" w14:textId="3D7EB7D0" w:rsidR="007834D0" w:rsidRDefault="007834D0" w:rsidP="007834D0">
            <w:pPr>
              <w:rPr>
                <w:ins w:id="3487" w:author="Fernandes, Richard (he, him, his | il, le, lui)" w:date="2026-05-28T15:47:00Z" w16du:dateUtc="2026-05-28T19:47:00Z"/>
              </w:rPr>
            </w:pPr>
            <w:ins w:id="3488" w:author="Fernandes, Richard (he, him, his | il, le, lui)" w:date="2026-06-05T16:20:00Z" w16du:dateUtc="2026-06-05T20:20:00Z">
              <w:r>
                <w:t>HLS</w:t>
              </w:r>
            </w:ins>
          </w:p>
        </w:tc>
      </w:tr>
      <w:tr w:rsidR="007834D0" w14:paraId="1F367AC8" w14:textId="77777777" w:rsidTr="00F557FE">
        <w:trPr>
          <w:ins w:id="3489" w:author="Fernandes, Richard (he, him, his | il, le, lui)" w:date="2026-05-28T15:47:00Z"/>
        </w:trPr>
        <w:tc>
          <w:tcPr>
            <w:tcW w:w="2039" w:type="dxa"/>
            <w:tcPrChange w:id="3490" w:author="Fernandes, Richard (he, him, his | il, le, lui)" w:date="2026-06-05T16:24:00Z" w16du:dateUtc="2026-06-05T20:24:00Z">
              <w:tcPr>
                <w:tcW w:w="1603" w:type="dxa"/>
              </w:tcPr>
            </w:tcPrChange>
          </w:tcPr>
          <w:p w14:paraId="702A0D1C" w14:textId="0C829654" w:rsidR="007834D0" w:rsidRDefault="007834D0" w:rsidP="007834D0">
            <w:pPr>
              <w:rPr>
                <w:ins w:id="3491" w:author="Fernandes, Richard (he, him, his | il, le, lui)" w:date="2026-05-28T15:47:00Z" w16du:dateUtc="2026-05-28T19:47:00Z"/>
              </w:rPr>
            </w:pPr>
            <w:ins w:id="3492" w:author="Fernandes, Richard (he, him, his | il, le, lui)" w:date="2026-06-05T16:20:00Z" w16du:dateUtc="2026-06-05T20:20:00Z">
              <w:r>
                <w:t>HLS-AllWide</w:t>
              </w:r>
            </w:ins>
          </w:p>
        </w:tc>
        <w:tc>
          <w:tcPr>
            <w:tcW w:w="1284" w:type="dxa"/>
            <w:tcPrChange w:id="3493" w:author="Fernandes, Richard (he, him, his | il, le, lui)" w:date="2026-06-05T16:24:00Z" w16du:dateUtc="2026-06-05T20:24:00Z">
              <w:tcPr>
                <w:tcW w:w="1585" w:type="dxa"/>
                <w:gridSpan w:val="2"/>
              </w:tcPr>
            </w:tcPrChange>
          </w:tcPr>
          <w:p w14:paraId="1845D652" w14:textId="5EBED94E" w:rsidR="007834D0" w:rsidRDefault="007834D0" w:rsidP="007834D0">
            <w:pPr>
              <w:rPr>
                <w:ins w:id="3494" w:author="Fernandes, Richard (he, him, his | il, le, lui)" w:date="2026-05-28T15:47:00Z" w16du:dateUtc="2026-05-28T19:47:00Z"/>
              </w:rPr>
            </w:pPr>
            <w:ins w:id="3495" w:author="Fernandes, Richard (he, him, his | il, le, lui)" w:date="2026-06-05T16:20:00Z" w16du:dateUtc="2026-06-05T20:20:00Z">
              <w:r>
                <w:t>Land cover</w:t>
              </w:r>
            </w:ins>
          </w:p>
        </w:tc>
        <w:tc>
          <w:tcPr>
            <w:tcW w:w="1361" w:type="dxa"/>
            <w:tcPrChange w:id="3496" w:author="Fernandes, Richard (he, him, his | il, le, lui)" w:date="2026-06-05T16:24:00Z" w16du:dateUtc="2026-06-05T20:24:00Z">
              <w:tcPr>
                <w:tcW w:w="1284" w:type="dxa"/>
                <w:gridSpan w:val="2"/>
              </w:tcPr>
            </w:tcPrChange>
          </w:tcPr>
          <w:p w14:paraId="0F936D36" w14:textId="3424871E" w:rsidR="007834D0" w:rsidRDefault="007834D0" w:rsidP="007834D0">
            <w:pPr>
              <w:rPr>
                <w:ins w:id="3497" w:author="Fernandes, Richard (he, him, his | il, le, lui)" w:date="2026-06-05T16:21:00Z" w16du:dateUtc="2026-06-05T20:21:00Z"/>
              </w:rPr>
            </w:pPr>
            <w:ins w:id="3498" w:author="Fernandes, Richard (he, him, his | il, le, lui)" w:date="2026-06-05T16:22:00Z" w16du:dateUtc="2026-06-05T20:22:00Z">
              <w:r w:rsidRPr="007834D0">
                <w:rPr>
                  <w:rPrChange w:id="3499" w:author="Fernandes, Richard (he, him, his | il, le, lui)" w:date="2026-06-05T16:23:00Z" w16du:dateUtc="2026-06-05T20:23:00Z">
                    <w:rPr>
                      <w:lang w:val="fr-CA"/>
                    </w:rPr>
                  </w:rPrChange>
                </w:rPr>
                <w:t>FRM, CI, WAI, PM, PM uncertainty, Climate,</w:t>
              </w:r>
            </w:ins>
          </w:p>
        </w:tc>
        <w:tc>
          <w:tcPr>
            <w:tcW w:w="916" w:type="dxa"/>
            <w:tcPrChange w:id="3500" w:author="Fernandes, Richard (he, him, his | il, le, lui)" w:date="2026-06-05T16:24:00Z" w16du:dateUtc="2026-06-05T20:24:00Z">
              <w:tcPr>
                <w:tcW w:w="1406" w:type="dxa"/>
                <w:gridSpan w:val="2"/>
              </w:tcPr>
            </w:tcPrChange>
          </w:tcPr>
          <w:p w14:paraId="4A3BD809" w14:textId="1EE9EF70" w:rsidR="007834D0" w:rsidRDefault="007834D0" w:rsidP="007834D0">
            <w:pPr>
              <w:rPr>
                <w:ins w:id="3501" w:author="Fernandes, Richard (he, him, his | il, le, lui)" w:date="2026-05-28T15:47:00Z" w16du:dateUtc="2026-05-28T19:47:00Z"/>
              </w:rPr>
            </w:pPr>
            <w:ins w:id="3502" w:author="Fernandes, Richard (he, him, his | il, le, lui)" w:date="2026-06-05T16:20:00Z" w16du:dateUtc="2026-06-05T20:20:00Z">
              <w:r>
                <w:t>60m</w:t>
              </w:r>
            </w:ins>
          </w:p>
        </w:tc>
        <w:tc>
          <w:tcPr>
            <w:tcW w:w="1146" w:type="dxa"/>
            <w:tcPrChange w:id="3503" w:author="Fernandes, Richard (he, him, his | il, le, lui)" w:date="2026-06-05T16:24:00Z" w16du:dateUtc="2026-06-05T20:24:00Z">
              <w:tcPr>
                <w:tcW w:w="1518" w:type="dxa"/>
                <w:gridSpan w:val="2"/>
              </w:tcPr>
            </w:tcPrChange>
          </w:tcPr>
          <w:p w14:paraId="74DBBFB6" w14:textId="7D8F2E1A" w:rsidR="007834D0" w:rsidRDefault="007834D0" w:rsidP="007834D0">
            <w:pPr>
              <w:rPr>
                <w:ins w:id="3504" w:author="Fernandes, Richard (he, him, his | il, le, lui)" w:date="2026-05-28T15:47:00Z" w16du:dateUtc="2026-05-28T19:47:00Z"/>
              </w:rPr>
            </w:pPr>
            <w:ins w:id="3505" w:author="Fernandes, Richard (he, him, his | il, le, lui)" w:date="2026-06-05T16:20:00Z" w16du:dateUtc="2026-06-05T20:20:00Z">
              <w:r>
                <w:t>7d</w:t>
              </w:r>
            </w:ins>
          </w:p>
        </w:tc>
        <w:tc>
          <w:tcPr>
            <w:tcW w:w="1212" w:type="dxa"/>
            <w:tcPrChange w:id="3506" w:author="Fernandes, Richard (he, him, his | il, le, lui)" w:date="2026-06-05T16:24:00Z" w16du:dateUtc="2026-06-05T20:24:00Z">
              <w:tcPr>
                <w:tcW w:w="1212" w:type="dxa"/>
                <w:gridSpan w:val="3"/>
              </w:tcPr>
            </w:tcPrChange>
          </w:tcPr>
          <w:p w14:paraId="2D569F48" w14:textId="1090AB12" w:rsidR="007834D0" w:rsidRDefault="007834D0" w:rsidP="007834D0">
            <w:pPr>
              <w:rPr>
                <w:ins w:id="3507" w:author="Fernandes, Richard (he, him, his | il, le, lui)" w:date="2026-05-28T15:47:00Z" w16du:dateUtc="2026-05-28T19:47:00Z"/>
              </w:rPr>
            </w:pPr>
            <w:ins w:id="3508" w:author="Fernandes, Richard (he, him, his | il, le, lui)" w:date="2026-06-05T16:20:00Z" w16du:dateUtc="2026-06-05T20:20:00Z">
              <w:r>
                <w:t>All</w:t>
              </w:r>
            </w:ins>
          </w:p>
        </w:tc>
        <w:tc>
          <w:tcPr>
            <w:tcW w:w="672" w:type="dxa"/>
            <w:tcPrChange w:id="3509" w:author="Fernandes, Richard (he, him, his | il, le, lui)" w:date="2026-06-05T16:24:00Z" w16du:dateUtc="2026-06-05T20:24:00Z">
              <w:tcPr>
                <w:tcW w:w="1306" w:type="dxa"/>
              </w:tcPr>
            </w:tcPrChange>
          </w:tcPr>
          <w:p w14:paraId="6F2951DD" w14:textId="1D1A8214" w:rsidR="007834D0" w:rsidRDefault="007834D0" w:rsidP="007834D0">
            <w:pPr>
              <w:rPr>
                <w:ins w:id="3510" w:author="Fernandes, Richard (he, him, his | il, le, lui)" w:date="2026-05-28T15:47:00Z" w16du:dateUtc="2026-05-28T19:47:00Z"/>
              </w:rPr>
            </w:pPr>
            <w:ins w:id="3511" w:author="Fernandes, Richard (he, him, his | il, le, lui)" w:date="2026-06-05T16:20:00Z" w16du:dateUtc="2026-06-05T20:20:00Z">
              <w:r>
                <w:t>HLS</w:t>
              </w:r>
            </w:ins>
          </w:p>
        </w:tc>
      </w:tr>
      <w:tr w:rsidR="007834D0" w14:paraId="1B11BF95" w14:textId="77777777" w:rsidTr="00F557FE">
        <w:trPr>
          <w:ins w:id="3512" w:author="Fernandes, Richard (he, him, his | il, le, lui)" w:date="2026-05-28T15:12:00Z"/>
        </w:trPr>
        <w:tc>
          <w:tcPr>
            <w:tcW w:w="2039" w:type="dxa"/>
            <w:tcPrChange w:id="3513" w:author="Fernandes, Richard (he, him, his | il, le, lui)" w:date="2026-06-05T16:24:00Z" w16du:dateUtc="2026-06-05T20:24:00Z">
              <w:tcPr>
                <w:tcW w:w="1603" w:type="dxa"/>
              </w:tcPr>
            </w:tcPrChange>
          </w:tcPr>
          <w:p w14:paraId="4A25935B" w14:textId="3BFC17C6" w:rsidR="007834D0" w:rsidRDefault="007834D0" w:rsidP="007834D0">
            <w:pPr>
              <w:rPr>
                <w:ins w:id="3514" w:author="Fernandes, Richard (he, him, his | il, le, lui)" w:date="2026-05-28T15:12:00Z" w16du:dateUtc="2026-05-28T19:12:00Z"/>
              </w:rPr>
            </w:pPr>
            <w:ins w:id="3515" w:author="Fernandes, Richard (he, him, his | il, le, lui)" w:date="2026-06-05T16:20:00Z" w16du:dateUtc="2026-06-05T20:20:00Z">
              <w:r>
                <w:t>HLS-SiteAllWide</w:t>
              </w:r>
              <w:r>
                <w:t>NoClim</w:t>
              </w:r>
            </w:ins>
          </w:p>
        </w:tc>
        <w:tc>
          <w:tcPr>
            <w:tcW w:w="1284" w:type="dxa"/>
            <w:tcPrChange w:id="3516" w:author="Fernandes, Richard (he, him, his | il, le, lui)" w:date="2026-06-05T16:24:00Z" w16du:dateUtc="2026-06-05T20:24:00Z">
              <w:tcPr>
                <w:tcW w:w="1585" w:type="dxa"/>
                <w:gridSpan w:val="2"/>
              </w:tcPr>
            </w:tcPrChange>
          </w:tcPr>
          <w:p w14:paraId="1E92F223" w14:textId="3C1F7A92" w:rsidR="007834D0" w:rsidRDefault="007834D0" w:rsidP="007834D0">
            <w:pPr>
              <w:rPr>
                <w:ins w:id="3517" w:author="Fernandes, Richard (he, him, his | il, le, lui)" w:date="2026-05-28T15:12:00Z" w16du:dateUtc="2026-05-28T19:12:00Z"/>
              </w:rPr>
            </w:pPr>
            <w:ins w:id="3518" w:author="Fernandes, Richard (he, him, his | il, le, lui)" w:date="2026-06-05T16:20:00Z" w16du:dateUtc="2026-06-05T20:20:00Z">
              <w:r>
                <w:t>Land cover</w:t>
              </w:r>
            </w:ins>
          </w:p>
        </w:tc>
        <w:tc>
          <w:tcPr>
            <w:tcW w:w="1361" w:type="dxa"/>
            <w:tcPrChange w:id="3519" w:author="Fernandes, Richard (he, him, his | il, le, lui)" w:date="2026-06-05T16:24:00Z" w16du:dateUtc="2026-06-05T20:24:00Z">
              <w:tcPr>
                <w:tcW w:w="1284" w:type="dxa"/>
                <w:gridSpan w:val="2"/>
              </w:tcPr>
            </w:tcPrChange>
          </w:tcPr>
          <w:p w14:paraId="68A33107" w14:textId="32115F06" w:rsidR="007834D0" w:rsidRDefault="007834D0" w:rsidP="007834D0">
            <w:pPr>
              <w:rPr>
                <w:ins w:id="3520" w:author="Fernandes, Richard (he, him, his | il, le, lui)" w:date="2026-06-05T16:21:00Z" w16du:dateUtc="2026-06-05T20:21:00Z"/>
              </w:rPr>
            </w:pPr>
            <w:ins w:id="3521" w:author="Fernandes, Richard (he, him, his | il, le, lui)" w:date="2026-06-05T16:22:00Z" w16du:dateUtc="2026-06-05T20:22:00Z">
              <w:r w:rsidRPr="007834D0">
                <w:rPr>
                  <w:rPrChange w:id="3522" w:author="Fernandes, Richard (he, him, his | il, le, lui)" w:date="2026-06-05T16:23:00Z" w16du:dateUtc="2026-06-05T20:23:00Z">
                    <w:rPr>
                      <w:lang w:val="fr-CA"/>
                    </w:rPr>
                  </w:rPrChange>
                </w:rPr>
                <w:t xml:space="preserve">FRM, CI, WAI, PM, PM uncertainty, </w:t>
              </w:r>
            </w:ins>
          </w:p>
        </w:tc>
        <w:tc>
          <w:tcPr>
            <w:tcW w:w="916" w:type="dxa"/>
            <w:tcPrChange w:id="3523" w:author="Fernandes, Richard (he, him, his | il, le, lui)" w:date="2026-06-05T16:24:00Z" w16du:dateUtc="2026-06-05T20:24:00Z">
              <w:tcPr>
                <w:tcW w:w="1406" w:type="dxa"/>
                <w:gridSpan w:val="2"/>
              </w:tcPr>
            </w:tcPrChange>
          </w:tcPr>
          <w:p w14:paraId="065FE7A9" w14:textId="1C0E38BB" w:rsidR="007834D0" w:rsidRDefault="007834D0" w:rsidP="007834D0">
            <w:pPr>
              <w:rPr>
                <w:ins w:id="3524" w:author="Fernandes, Richard (he, him, his | il, le, lui)" w:date="2026-05-28T15:12:00Z" w16du:dateUtc="2026-05-28T19:12:00Z"/>
              </w:rPr>
            </w:pPr>
            <w:ins w:id="3525" w:author="Fernandes, Richard (he, him, his | il, le, lui)" w:date="2026-06-05T16:20:00Z" w16du:dateUtc="2026-06-05T20:20:00Z">
              <w:r>
                <w:t>60m</w:t>
              </w:r>
            </w:ins>
          </w:p>
        </w:tc>
        <w:tc>
          <w:tcPr>
            <w:tcW w:w="1146" w:type="dxa"/>
            <w:tcPrChange w:id="3526" w:author="Fernandes, Richard (he, him, his | il, le, lui)" w:date="2026-06-05T16:24:00Z" w16du:dateUtc="2026-06-05T20:24:00Z">
              <w:tcPr>
                <w:tcW w:w="1518" w:type="dxa"/>
                <w:gridSpan w:val="2"/>
              </w:tcPr>
            </w:tcPrChange>
          </w:tcPr>
          <w:p w14:paraId="2846E1B0" w14:textId="551CDB4C" w:rsidR="007834D0" w:rsidRDefault="007834D0" w:rsidP="007834D0">
            <w:pPr>
              <w:rPr>
                <w:ins w:id="3527" w:author="Fernandes, Richard (he, him, his | il, le, lui)" w:date="2026-05-28T15:12:00Z" w16du:dateUtc="2026-05-28T19:12:00Z"/>
              </w:rPr>
            </w:pPr>
            <w:ins w:id="3528" w:author="Fernandes, Richard (he, him, his | il, le, lui)" w:date="2026-06-05T16:20:00Z" w16du:dateUtc="2026-06-05T20:20:00Z">
              <w:r>
                <w:t>7d</w:t>
              </w:r>
            </w:ins>
          </w:p>
        </w:tc>
        <w:tc>
          <w:tcPr>
            <w:tcW w:w="1212" w:type="dxa"/>
            <w:tcPrChange w:id="3529" w:author="Fernandes, Richard (he, him, his | il, le, lui)" w:date="2026-06-05T16:24:00Z" w16du:dateUtc="2026-06-05T20:24:00Z">
              <w:tcPr>
                <w:tcW w:w="1212" w:type="dxa"/>
                <w:gridSpan w:val="3"/>
              </w:tcPr>
            </w:tcPrChange>
          </w:tcPr>
          <w:p w14:paraId="3961CAF2" w14:textId="12540953" w:rsidR="007834D0" w:rsidRDefault="007834D0" w:rsidP="007834D0">
            <w:pPr>
              <w:rPr>
                <w:ins w:id="3530" w:author="Fernandes, Richard (he, him, his | il, le, lui)" w:date="2026-05-28T15:18:00Z" w16du:dateUtc="2026-05-28T19:18:00Z"/>
              </w:rPr>
            </w:pPr>
            <w:ins w:id="3531" w:author="Fernandes, Richard (he, him, his | il, le, lui)" w:date="2026-06-05T16:20:00Z" w16du:dateUtc="2026-06-05T20:20:00Z">
              <w:r>
                <w:t>All</w:t>
              </w:r>
            </w:ins>
          </w:p>
        </w:tc>
        <w:tc>
          <w:tcPr>
            <w:tcW w:w="672" w:type="dxa"/>
            <w:tcPrChange w:id="3532" w:author="Fernandes, Richard (he, him, his | il, le, lui)" w:date="2026-06-05T16:24:00Z" w16du:dateUtc="2026-06-05T20:24:00Z">
              <w:tcPr>
                <w:tcW w:w="1306" w:type="dxa"/>
              </w:tcPr>
            </w:tcPrChange>
          </w:tcPr>
          <w:p w14:paraId="424CE59E" w14:textId="5369620C" w:rsidR="007834D0" w:rsidRDefault="007834D0" w:rsidP="007834D0">
            <w:pPr>
              <w:rPr>
                <w:ins w:id="3533" w:author="Fernandes, Richard (he, him, his | il, le, lui)" w:date="2026-05-28T15:12:00Z" w16du:dateUtc="2026-05-28T19:12:00Z"/>
              </w:rPr>
            </w:pPr>
            <w:ins w:id="3534" w:author="Fernandes, Richard (he, him, his | il, le, lui)" w:date="2026-06-05T16:20:00Z" w16du:dateUtc="2026-06-05T20:20:00Z">
              <w:r>
                <w:t>HLS</w:t>
              </w:r>
            </w:ins>
          </w:p>
        </w:tc>
      </w:tr>
      <w:tr w:rsidR="00F557FE" w14:paraId="38F56EF7" w14:textId="77777777" w:rsidTr="00F557FE">
        <w:trPr>
          <w:ins w:id="3535" w:author="Fernandes, Richard (he, him, his | il, le, lui)" w:date="2026-06-05T16:24:00Z" w16du:dateUtc="2026-06-05T20:24:00Z"/>
          <w:trPrChange w:id="3536" w:author="Fernandes, Richard (he, him, his | il, le, lui)" w:date="2026-06-05T16:24:00Z" w16du:dateUtc="2026-06-05T20:24:00Z">
            <w:trPr>
              <w:gridAfter w:val="0"/>
            </w:trPr>
          </w:trPrChange>
        </w:trPr>
        <w:tc>
          <w:tcPr>
            <w:tcW w:w="2039" w:type="dxa"/>
            <w:tcPrChange w:id="3537" w:author="Fernandes, Richard (he, him, his | il, le, lui)" w:date="2026-06-05T16:24:00Z" w16du:dateUtc="2026-06-05T20:24:00Z">
              <w:tcPr>
                <w:tcW w:w="2039" w:type="dxa"/>
              </w:tcPr>
            </w:tcPrChange>
          </w:tcPr>
          <w:p w14:paraId="1DDE0EC7" w14:textId="50D83C1F" w:rsidR="00F557FE" w:rsidRDefault="00F557FE" w:rsidP="00F557FE">
            <w:pPr>
              <w:rPr>
                <w:ins w:id="3538" w:author="Fernandes, Richard (he, him, his | il, le, lui)" w:date="2026-06-05T16:24:00Z" w16du:dateUtc="2026-06-05T20:24:00Z"/>
              </w:rPr>
            </w:pPr>
            <w:ins w:id="3539" w:author="Fernandes, Richard (he, him, his | il, le, lui)" w:date="2026-06-05T16:24:00Z" w16du:dateUtc="2026-06-05T20:24:00Z">
              <w:r>
                <w:t>S2</w:t>
              </w:r>
              <w:r>
                <w:t>-AllWide</w:t>
              </w:r>
            </w:ins>
          </w:p>
        </w:tc>
        <w:tc>
          <w:tcPr>
            <w:tcW w:w="1284" w:type="dxa"/>
            <w:tcPrChange w:id="3540" w:author="Fernandes, Richard (he, him, his | il, le, lui)" w:date="2026-06-05T16:24:00Z" w16du:dateUtc="2026-06-05T20:24:00Z">
              <w:tcPr>
                <w:tcW w:w="1382" w:type="dxa"/>
              </w:tcPr>
            </w:tcPrChange>
          </w:tcPr>
          <w:p w14:paraId="6AE9A030" w14:textId="2F35866D" w:rsidR="00F557FE" w:rsidRDefault="00F557FE" w:rsidP="00F557FE">
            <w:pPr>
              <w:rPr>
                <w:ins w:id="3541" w:author="Fernandes, Richard (he, him, his | il, le, lui)" w:date="2026-06-05T16:24:00Z" w16du:dateUtc="2026-06-05T20:24:00Z"/>
              </w:rPr>
            </w:pPr>
            <w:ins w:id="3542" w:author="Fernandes, Richard (he, him, his | il, le, lui)" w:date="2026-06-05T16:24:00Z" w16du:dateUtc="2026-06-05T20:24:00Z">
              <w:r>
                <w:t>Land cover</w:t>
              </w:r>
            </w:ins>
          </w:p>
        </w:tc>
        <w:tc>
          <w:tcPr>
            <w:tcW w:w="1361" w:type="dxa"/>
            <w:tcPrChange w:id="3543" w:author="Fernandes, Richard (he, him, his | il, le, lui)" w:date="2026-06-05T16:24:00Z" w16du:dateUtc="2026-06-05T20:24:00Z">
              <w:tcPr>
                <w:tcW w:w="739" w:type="dxa"/>
                <w:gridSpan w:val="2"/>
              </w:tcPr>
            </w:tcPrChange>
          </w:tcPr>
          <w:p w14:paraId="1FB33E9C" w14:textId="3372DB91" w:rsidR="00F557FE" w:rsidRPr="00F557FE" w:rsidRDefault="00F557FE" w:rsidP="00F557FE">
            <w:pPr>
              <w:rPr>
                <w:ins w:id="3544" w:author="Fernandes, Richard (he, him, his | il, le, lui)" w:date="2026-06-05T16:24:00Z" w16du:dateUtc="2026-06-05T20:24:00Z"/>
              </w:rPr>
            </w:pPr>
            <w:ins w:id="3545" w:author="Fernandes, Richard (he, him, his | il, le, lui)" w:date="2026-06-05T16:24:00Z" w16du:dateUtc="2026-06-05T20:24:00Z">
              <w:r w:rsidRPr="00123A46">
                <w:t>FRM, CI, WAI, PM, PM uncertainty, Climate,</w:t>
              </w:r>
            </w:ins>
          </w:p>
        </w:tc>
        <w:tc>
          <w:tcPr>
            <w:tcW w:w="916" w:type="dxa"/>
            <w:tcPrChange w:id="3546" w:author="Fernandes, Richard (he, him, his | il, le, lui)" w:date="2026-06-05T16:24:00Z" w16du:dateUtc="2026-06-05T20:24:00Z">
              <w:tcPr>
                <w:tcW w:w="1076" w:type="dxa"/>
                <w:gridSpan w:val="2"/>
              </w:tcPr>
            </w:tcPrChange>
          </w:tcPr>
          <w:p w14:paraId="3A75B32D" w14:textId="585E0697" w:rsidR="00F557FE" w:rsidRDefault="00F557FE" w:rsidP="00F557FE">
            <w:pPr>
              <w:rPr>
                <w:ins w:id="3547" w:author="Fernandes, Richard (he, him, his | il, le, lui)" w:date="2026-06-05T16:24:00Z" w16du:dateUtc="2026-06-05T20:24:00Z"/>
              </w:rPr>
            </w:pPr>
            <w:ins w:id="3548" w:author="Fernandes, Richard (he, him, his | il, le, lui)" w:date="2026-06-05T16:24:00Z" w16du:dateUtc="2026-06-05T20:24:00Z">
              <w:r>
                <w:t>60m</w:t>
              </w:r>
            </w:ins>
          </w:p>
        </w:tc>
        <w:tc>
          <w:tcPr>
            <w:tcW w:w="1146" w:type="dxa"/>
            <w:tcPrChange w:id="3549" w:author="Fernandes, Richard (he, him, his | il, le, lui)" w:date="2026-06-05T16:24:00Z" w16du:dateUtc="2026-06-05T20:24:00Z">
              <w:tcPr>
                <w:tcW w:w="1267" w:type="dxa"/>
                <w:gridSpan w:val="2"/>
              </w:tcPr>
            </w:tcPrChange>
          </w:tcPr>
          <w:p w14:paraId="50678A48" w14:textId="2A2FC28C" w:rsidR="00F557FE" w:rsidRDefault="00F557FE" w:rsidP="00F557FE">
            <w:pPr>
              <w:rPr>
                <w:ins w:id="3550" w:author="Fernandes, Richard (he, him, his | il, le, lui)" w:date="2026-06-05T16:24:00Z" w16du:dateUtc="2026-06-05T20:24:00Z"/>
              </w:rPr>
            </w:pPr>
            <w:ins w:id="3551" w:author="Fernandes, Richard (he, him, his | il, le, lui)" w:date="2026-06-05T16:24:00Z" w16du:dateUtc="2026-06-05T20:24:00Z">
              <w:r>
                <w:t>7d</w:t>
              </w:r>
            </w:ins>
          </w:p>
        </w:tc>
        <w:tc>
          <w:tcPr>
            <w:tcW w:w="1212" w:type="dxa"/>
            <w:tcPrChange w:id="3552" w:author="Fernandes, Richard (he, him, his | il, le, lui)" w:date="2026-06-05T16:24:00Z" w16du:dateUtc="2026-06-05T20:24:00Z">
              <w:tcPr>
                <w:tcW w:w="1212" w:type="dxa"/>
                <w:gridSpan w:val="2"/>
              </w:tcPr>
            </w:tcPrChange>
          </w:tcPr>
          <w:p w14:paraId="2F30CA31" w14:textId="054739B9" w:rsidR="00F557FE" w:rsidRDefault="00F557FE" w:rsidP="00F557FE">
            <w:pPr>
              <w:rPr>
                <w:ins w:id="3553" w:author="Fernandes, Richard (he, him, his | il, le, lui)" w:date="2026-06-05T16:24:00Z" w16du:dateUtc="2026-06-05T20:24:00Z"/>
              </w:rPr>
            </w:pPr>
            <w:ins w:id="3554" w:author="Fernandes, Richard (he, him, his | il, le, lui)" w:date="2026-06-05T16:24:00Z" w16du:dateUtc="2026-06-05T20:24:00Z">
              <w:r>
                <w:t>All</w:t>
              </w:r>
            </w:ins>
          </w:p>
        </w:tc>
        <w:tc>
          <w:tcPr>
            <w:tcW w:w="672" w:type="dxa"/>
            <w:tcPrChange w:id="3555" w:author="Fernandes, Richard (he, him, his | il, le, lui)" w:date="2026-06-05T16:24:00Z" w16du:dateUtc="2026-06-05T20:24:00Z">
              <w:tcPr>
                <w:tcW w:w="915" w:type="dxa"/>
              </w:tcPr>
            </w:tcPrChange>
          </w:tcPr>
          <w:p w14:paraId="7DC99210" w14:textId="2CD3AEB9" w:rsidR="00F557FE" w:rsidRDefault="00F557FE" w:rsidP="00F557FE">
            <w:pPr>
              <w:rPr>
                <w:ins w:id="3556" w:author="Fernandes, Richard (he, him, his | il, le, lui)" w:date="2026-06-05T16:24:00Z" w16du:dateUtc="2026-06-05T20:24:00Z"/>
              </w:rPr>
            </w:pPr>
            <w:ins w:id="3557" w:author="Fernandes, Richard (he, him, his | il, le, lui)" w:date="2026-06-05T16:24:00Z" w16du:dateUtc="2026-06-05T20:24:00Z">
              <w:r>
                <w:t>S2</w:t>
              </w:r>
            </w:ins>
          </w:p>
        </w:tc>
      </w:tr>
      <w:tr w:rsidR="007834D0" w14:paraId="6EEA49E8" w14:textId="77777777" w:rsidTr="00F557FE">
        <w:trPr>
          <w:ins w:id="3558" w:author="Fernandes, Richard (he, him, his | il, le, lui)" w:date="2026-05-28T15:19:00Z"/>
        </w:trPr>
        <w:tc>
          <w:tcPr>
            <w:tcW w:w="2039" w:type="dxa"/>
            <w:tcPrChange w:id="3559" w:author="Fernandes, Richard (he, him, his | il, le, lui)" w:date="2026-06-05T16:24:00Z" w16du:dateUtc="2026-06-05T20:24:00Z">
              <w:tcPr>
                <w:tcW w:w="1603" w:type="dxa"/>
              </w:tcPr>
            </w:tcPrChange>
          </w:tcPr>
          <w:p w14:paraId="2AE2A055" w14:textId="7A0D54FB" w:rsidR="007834D0" w:rsidRDefault="00F557FE" w:rsidP="007834D0">
            <w:pPr>
              <w:rPr>
                <w:ins w:id="3560" w:author="Fernandes, Richard (he, him, his | il, le, lui)" w:date="2026-05-28T15:19:00Z" w16du:dateUtc="2026-05-28T19:19:00Z"/>
              </w:rPr>
            </w:pPr>
            <w:ins w:id="3561" w:author="Fernandes, Richard (he, him, his | il, le, lui)" w:date="2026-06-05T16:23:00Z" w16du:dateUtc="2026-06-05T20:23:00Z">
              <w:r>
                <w:lastRenderedPageBreak/>
                <w:t>H</w:t>
              </w:r>
            </w:ins>
            <w:ins w:id="3562" w:author="Fernandes, Richard (he, him, his | il, le, lui)" w:date="2026-06-05T16:24:00Z" w16du:dateUtc="2026-06-05T20:24:00Z">
              <w:r>
                <w:t>LS</w:t>
              </w:r>
            </w:ins>
            <w:ins w:id="3563" w:author="Fernandes, Richard (he, him, his | il, le, lui)" w:date="2026-05-28T15:19:00Z" w16du:dateUtc="2026-05-28T19:19:00Z">
              <w:r w:rsidR="007834D0">
                <w:t>-</w:t>
              </w:r>
            </w:ins>
            <w:ins w:id="3564" w:author="Fernandes, Richard (he, him, his | il, le, lui)" w:date="2026-06-05T16:24:00Z" w16du:dateUtc="2026-06-05T20:24:00Z">
              <w:r>
                <w:t>Stage4</w:t>
              </w:r>
            </w:ins>
            <w:ins w:id="3565" w:author="Fernandes, Richard (he, him, his | il, le, lui)" w:date="2026-05-28T15:21:00Z" w16du:dateUtc="2026-05-28T19:21:00Z">
              <w:r w:rsidR="007834D0">
                <w:t>All</w:t>
              </w:r>
            </w:ins>
            <w:ins w:id="3566" w:author="Fernandes, Richard (he, him, his | il, le, lui)" w:date="2026-05-28T15:47:00Z" w16du:dateUtc="2026-05-28T19:47:00Z">
              <w:r w:rsidR="007834D0">
                <w:t>Wide</w:t>
              </w:r>
            </w:ins>
          </w:p>
        </w:tc>
        <w:tc>
          <w:tcPr>
            <w:tcW w:w="1284" w:type="dxa"/>
            <w:tcPrChange w:id="3567" w:author="Fernandes, Richard (he, him, his | il, le, lui)" w:date="2026-06-05T16:24:00Z" w16du:dateUtc="2026-06-05T20:24:00Z">
              <w:tcPr>
                <w:tcW w:w="1585" w:type="dxa"/>
                <w:gridSpan w:val="2"/>
              </w:tcPr>
            </w:tcPrChange>
          </w:tcPr>
          <w:p w14:paraId="532D9CA4" w14:textId="6C24DDDF" w:rsidR="007834D0" w:rsidRDefault="007834D0" w:rsidP="007834D0">
            <w:pPr>
              <w:rPr>
                <w:ins w:id="3568" w:author="Fernandes, Richard (he, him, his | il, le, lui)" w:date="2026-05-28T15:19:00Z" w16du:dateUtc="2026-05-28T19:19:00Z"/>
              </w:rPr>
            </w:pPr>
            <w:ins w:id="3569" w:author="Fernandes, Richard (he, him, his | il, le, lui)" w:date="2026-05-28T15:19:00Z" w16du:dateUtc="2026-05-28T19:19:00Z">
              <w:r>
                <w:t>Land cover</w:t>
              </w:r>
            </w:ins>
            <w:ins w:id="3570" w:author="Fernandes, Richard (he, him, his | il, le, lui)" w:date="2026-06-05T16:23:00Z" w16du:dateUtc="2026-06-05T20:23:00Z">
              <w:r w:rsidR="00F557FE">
                <w:t>, not site</w:t>
              </w:r>
            </w:ins>
          </w:p>
        </w:tc>
        <w:tc>
          <w:tcPr>
            <w:tcW w:w="1361" w:type="dxa"/>
            <w:tcPrChange w:id="3571" w:author="Fernandes, Richard (he, him, his | il, le, lui)" w:date="2026-06-05T16:24:00Z" w16du:dateUtc="2026-06-05T20:24:00Z">
              <w:tcPr>
                <w:tcW w:w="1284" w:type="dxa"/>
                <w:gridSpan w:val="2"/>
              </w:tcPr>
            </w:tcPrChange>
          </w:tcPr>
          <w:p w14:paraId="5039CA23" w14:textId="2CA96742" w:rsidR="007834D0" w:rsidRDefault="007834D0" w:rsidP="007834D0">
            <w:pPr>
              <w:rPr>
                <w:ins w:id="3572" w:author="Fernandes, Richard (he, him, his | il, le, lui)" w:date="2026-06-05T16:21:00Z" w16du:dateUtc="2026-06-05T20:21:00Z"/>
              </w:rPr>
            </w:pPr>
            <w:ins w:id="3573" w:author="Fernandes, Richard (he, him, his | il, le, lui)" w:date="2026-06-05T16:23:00Z" w16du:dateUtc="2026-06-05T20:23:00Z">
              <w:r w:rsidRPr="00F557FE">
                <w:rPr>
                  <w:rPrChange w:id="3574" w:author="Fernandes, Richard (he, him, his | il, le, lui)" w:date="2026-06-05T16:23:00Z" w16du:dateUtc="2026-06-05T20:23:00Z">
                    <w:rPr>
                      <w:lang w:val="fr-CA"/>
                    </w:rPr>
                  </w:rPrChange>
                </w:rPr>
                <w:t>FAPAR/LAI PM ratio</w:t>
              </w:r>
              <w:r w:rsidRPr="00F557FE">
                <w:rPr>
                  <w:rPrChange w:id="3575" w:author="Fernandes, Richard (he, him, his | il, le, lui)" w:date="2026-06-05T16:23:00Z" w16du:dateUtc="2026-06-05T20:23:00Z">
                    <w:rPr>
                      <w:lang w:val="fr-CA"/>
                    </w:rPr>
                  </w:rPrChange>
                </w:rPr>
                <w:t>, PM, PM uncertainty,</w:t>
              </w:r>
              <w:r w:rsidRPr="00F557FE">
                <w:rPr>
                  <w:rPrChange w:id="3576" w:author="Fernandes, Richard (he, him, his | il, le, lui)" w:date="2026-06-05T16:23:00Z" w16du:dateUtc="2026-06-05T20:23:00Z">
                    <w:rPr>
                      <w:lang w:val="fr-CA"/>
                    </w:rPr>
                  </w:rPrChange>
                </w:rPr>
                <w:t xml:space="preserve"> CLIM</w:t>
              </w:r>
            </w:ins>
          </w:p>
        </w:tc>
        <w:tc>
          <w:tcPr>
            <w:tcW w:w="916" w:type="dxa"/>
            <w:tcPrChange w:id="3577" w:author="Fernandes, Richard (he, him, his | il, le, lui)" w:date="2026-06-05T16:24:00Z" w16du:dateUtc="2026-06-05T20:24:00Z">
              <w:tcPr>
                <w:tcW w:w="1406" w:type="dxa"/>
                <w:gridSpan w:val="2"/>
              </w:tcPr>
            </w:tcPrChange>
          </w:tcPr>
          <w:p w14:paraId="17DF2F86" w14:textId="7C4DD037" w:rsidR="007834D0" w:rsidRDefault="007834D0" w:rsidP="007834D0">
            <w:pPr>
              <w:rPr>
                <w:ins w:id="3578" w:author="Fernandes, Richard (he, him, his | il, le, lui)" w:date="2026-05-28T15:19:00Z" w16du:dateUtc="2026-05-28T19:19:00Z"/>
              </w:rPr>
            </w:pPr>
            <w:ins w:id="3579" w:author="Fernandes, Richard (he, him, his | il, le, lui)" w:date="2026-05-28T15:19:00Z" w16du:dateUtc="2026-05-28T19:19:00Z">
              <w:r>
                <w:t>60m</w:t>
              </w:r>
            </w:ins>
          </w:p>
        </w:tc>
        <w:tc>
          <w:tcPr>
            <w:tcW w:w="1146" w:type="dxa"/>
            <w:tcPrChange w:id="3580" w:author="Fernandes, Richard (he, him, his | il, le, lui)" w:date="2026-06-05T16:24:00Z" w16du:dateUtc="2026-06-05T20:24:00Z">
              <w:tcPr>
                <w:tcW w:w="1518" w:type="dxa"/>
                <w:gridSpan w:val="2"/>
              </w:tcPr>
            </w:tcPrChange>
          </w:tcPr>
          <w:p w14:paraId="682EE964" w14:textId="29F826DF" w:rsidR="007834D0" w:rsidRDefault="007834D0" w:rsidP="007834D0">
            <w:pPr>
              <w:rPr>
                <w:ins w:id="3581" w:author="Fernandes, Richard (he, him, his | il, le, lui)" w:date="2026-05-28T15:19:00Z" w16du:dateUtc="2026-05-28T19:19:00Z"/>
              </w:rPr>
            </w:pPr>
            <w:ins w:id="3582" w:author="Fernandes, Richard (he, him, his | il, le, lui)" w:date="2026-05-28T15:19:00Z" w16du:dateUtc="2026-05-28T19:19:00Z">
              <w:r>
                <w:t>7d</w:t>
              </w:r>
            </w:ins>
          </w:p>
        </w:tc>
        <w:tc>
          <w:tcPr>
            <w:tcW w:w="1212" w:type="dxa"/>
            <w:tcPrChange w:id="3583" w:author="Fernandes, Richard (he, him, his | il, le, lui)" w:date="2026-06-05T16:24:00Z" w16du:dateUtc="2026-06-05T20:24:00Z">
              <w:tcPr>
                <w:tcW w:w="1212" w:type="dxa"/>
                <w:gridSpan w:val="3"/>
              </w:tcPr>
            </w:tcPrChange>
          </w:tcPr>
          <w:p w14:paraId="6ABC86A1" w14:textId="391EB257" w:rsidR="007834D0" w:rsidRDefault="007834D0" w:rsidP="007834D0">
            <w:pPr>
              <w:rPr>
                <w:ins w:id="3584" w:author="Fernandes, Richard (he, him, his | il, le, lui)" w:date="2026-05-28T15:19:00Z" w16du:dateUtc="2026-05-28T19:19:00Z"/>
              </w:rPr>
            </w:pPr>
            <w:ins w:id="3585" w:author="Fernandes, Richard (he, him, his | il, le, lui)" w:date="2026-05-28T15:21:00Z" w16du:dateUtc="2026-05-28T19:21:00Z">
              <w:r>
                <w:t>All</w:t>
              </w:r>
            </w:ins>
          </w:p>
        </w:tc>
        <w:tc>
          <w:tcPr>
            <w:tcW w:w="672" w:type="dxa"/>
            <w:tcPrChange w:id="3586" w:author="Fernandes, Richard (he, him, his | il, le, lui)" w:date="2026-06-05T16:24:00Z" w16du:dateUtc="2026-06-05T20:24:00Z">
              <w:tcPr>
                <w:tcW w:w="1306" w:type="dxa"/>
              </w:tcPr>
            </w:tcPrChange>
          </w:tcPr>
          <w:p w14:paraId="5D85BE81" w14:textId="554E062A" w:rsidR="007834D0" w:rsidRDefault="007834D0" w:rsidP="007834D0">
            <w:pPr>
              <w:rPr>
                <w:ins w:id="3587" w:author="Fernandes, Richard (he, him, his | il, le, lui)" w:date="2026-05-28T15:19:00Z" w16du:dateUtc="2026-05-28T19:19:00Z"/>
              </w:rPr>
            </w:pPr>
            <w:ins w:id="3588" w:author="Fernandes, Richard (he, him, his | il, le, lui)" w:date="2026-05-28T15:19:00Z" w16du:dateUtc="2026-05-28T19:19:00Z">
              <w:r>
                <w:t>HLS</w:t>
              </w:r>
            </w:ins>
          </w:p>
        </w:tc>
      </w:tr>
    </w:tbl>
    <w:p w14:paraId="5BD32830" w14:textId="77777777" w:rsidR="0051290C" w:rsidRDefault="0051290C" w:rsidP="00D774B4">
      <w:pPr>
        <w:ind w:left="720"/>
        <w:rPr>
          <w:ins w:id="3589" w:author="Fernandes, Richard (he, him, his | il, le, lui)" w:date="2026-05-19T18:25:00Z" w16du:dateUtc="2026-05-19T22:25:00Z"/>
        </w:rPr>
      </w:pPr>
    </w:p>
    <w:p w14:paraId="7366D5AC" w14:textId="77777777" w:rsidR="004066FA" w:rsidRDefault="004066FA" w:rsidP="00D774B4">
      <w:pPr>
        <w:ind w:left="720"/>
        <w:rPr>
          <w:ins w:id="3590" w:author="Fernandes, Richard (he, him, his | il, le, lui)" w:date="2026-05-19T18:26:00Z" w16du:dateUtc="2026-05-19T22:26:00Z"/>
        </w:rPr>
      </w:pPr>
    </w:p>
    <w:p w14:paraId="4587E5D0" w14:textId="10A02ADF" w:rsidR="00A15312" w:rsidRDefault="00904E62" w:rsidP="00E66F21">
      <w:pPr>
        <w:ind w:left="720"/>
        <w:rPr>
          <w:ins w:id="3591" w:author="Fernandes, Richard (he, him, his | il, le, lui)" w:date="2026-05-19T18:43:00Z" w16du:dateUtc="2026-05-19T22:43:00Z"/>
        </w:rPr>
      </w:pPr>
      <w:ins w:id="3592" w:author="Fernandes, Richard (he, him, his | il, le, lui)" w:date="2026-05-19T18:27:00Z" w16du:dateUtc="2026-05-19T22:27:00Z">
        <w:r>
          <w:t xml:space="preserve">For each </w:t>
        </w:r>
      </w:ins>
      <w:ins w:id="3593" w:author="Fernandes, Richard (he, him, his | il, le, lui)" w:date="2026-05-19T18:28:00Z" w16du:dateUtc="2026-05-19T22:28:00Z">
        <w:r>
          <w:t>expertiment</w:t>
        </w:r>
      </w:ins>
      <w:ins w:id="3594" w:author="Fernandes, Richard (he, him, his | il, le, lui)" w:date="2026-05-19T18:27:00Z" w16du:dateUtc="2026-05-19T22:27:00Z">
        <w:r>
          <w:t xml:space="preserve"> uncertainty, relative standard uncertainty, stability, bias </w:t>
        </w:r>
      </w:ins>
      <w:ins w:id="3595" w:author="Fernandes, Richard (he, him, his | il, le, lui)" w:date="2026-05-19T18:32:00Z" w16du:dateUtc="2026-05-19T22:32:00Z">
        <w:r w:rsidR="00521A36">
          <w:t xml:space="preserve">and the </w:t>
        </w:r>
      </w:ins>
      <w:ins w:id="3596" w:author="Fernandes, Richard (he, him, his | il, le, lui)" w:date="2026-05-28T15:22:00Z" w16du:dateUtc="2026-05-28T19:22:00Z">
        <w:r w:rsidR="00F752AD">
          <w:t xml:space="preserve">ir associated estimation confidence intervals </w:t>
        </w:r>
      </w:ins>
      <w:ins w:id="3597" w:author="Fernandes, Richard (he, him, his | il, le, lui)" w:date="2026-05-19T18:27:00Z" w16du:dateUtc="2026-05-19T22:27:00Z">
        <w:r>
          <w:t xml:space="preserve">were computed based on Secttion </w:t>
        </w:r>
      </w:ins>
      <w:ins w:id="3598" w:author="Fernandes, Richard (he, him, his | il, le, lui)" w:date="2026-05-28T15:22:00Z" w16du:dateUtc="2026-05-28T19:22:00Z">
        <w:r w:rsidR="00653E0A">
          <w:t>2.5</w:t>
        </w:r>
      </w:ins>
      <w:ins w:id="3599" w:author="Fernandes, Richard (he, him, his | il, le, lui)" w:date="2026-05-19T18:27:00Z" w16du:dateUtc="2026-05-19T22:27:00Z">
        <w:r>
          <w:t>.</w:t>
        </w:r>
      </w:ins>
      <w:ins w:id="3600" w:author="Fernandes, Richard (he, him, his | il, le, lui)" w:date="2026-05-19T18:33:00Z" w16du:dateUtc="2026-05-19T22:33:00Z">
        <w:r w:rsidR="00521A36">
          <w:t xml:space="preserve"> </w:t>
        </w:r>
        <w:r w:rsidR="00A2796B">
          <w:t xml:space="preserve">The probability that a </w:t>
        </w:r>
      </w:ins>
      <w:ins w:id="3601" w:author="Fernandes, Richard (he, him, his | il, le, lui)" w:date="2026-05-19T18:34:00Z" w16du:dateUtc="2026-05-19T22:34:00Z">
        <w:r w:rsidR="00A2796B">
          <w:t>product</w:t>
        </w:r>
      </w:ins>
      <w:ins w:id="3602" w:author="Fernandes, Richard (he, him, his | il, le, lui)" w:date="2026-05-19T18:33:00Z" w16du:dateUtc="2026-05-19T22:33:00Z">
        <w:r w:rsidR="00A2796B">
          <w:t xml:space="preserve"> </w:t>
        </w:r>
      </w:ins>
      <w:ins w:id="3603" w:author="Fernandes, Richard (he, him, his | il, le, lui)" w:date="2026-05-19T18:34:00Z" w16du:dateUtc="2026-05-19T22:34:00Z">
        <w:r w:rsidR="00A2796B">
          <w:t xml:space="preserve">conformed </w:t>
        </w:r>
      </w:ins>
      <w:ins w:id="3604" w:author="Fernandes, Richard (he, him, his | il, le, lui)" w:date="2026-05-19T18:33:00Z" w16du:dateUtc="2026-05-19T22:33:00Z">
        <w:r w:rsidR="00521A36">
          <w:t xml:space="preserve">with GCOS requirements </w:t>
        </w:r>
      </w:ins>
      <w:ins w:id="3605" w:author="Fernandes, Richard (he, him, his | il, le, lui)" w:date="2026-05-19T18:34:00Z" w16du:dateUtc="2026-05-19T22:34:00Z">
        <w:r w:rsidR="00A2796B">
          <w:t xml:space="preserve">for each matchup </w:t>
        </w:r>
      </w:ins>
      <w:ins w:id="3606" w:author="Fernandes, Richard (he, him, his | il, le, lui)" w:date="2026-05-19T18:33:00Z" w16du:dateUtc="2026-05-19T22:33:00Z">
        <w:r w:rsidR="00521A36">
          <w:t>w</w:t>
        </w:r>
      </w:ins>
      <w:ins w:id="3607" w:author="Fernandes, Richard (he, him, his | il, le, lui)" w:date="2026-05-19T18:34:00Z" w16du:dateUtc="2026-05-19T22:34:00Z">
        <w:r w:rsidR="00A2796B">
          <w:t>as</w:t>
        </w:r>
      </w:ins>
      <w:ins w:id="3608" w:author="Fernandes, Richard (he, him, his | il, le, lui)" w:date="2026-05-19T18:33:00Z" w16du:dateUtc="2026-05-19T22:33:00Z">
        <w:r w:rsidR="00521A36">
          <w:t xml:space="preserve"> validated assuming a coverage factor of 1</w:t>
        </w:r>
        <w:r w:rsidR="00A2796B">
          <w:t xml:space="preserve"> and 1.5.</w:t>
        </w:r>
      </w:ins>
      <w:ins w:id="3609" w:author="Fernandes, Richard (he, him, his | il, le, lui)" w:date="2026-05-19T18:34:00Z" w16du:dateUtc="2026-05-19T22:34:00Z">
        <w:r w:rsidR="000F6953">
          <w:t xml:space="preserve"> </w:t>
        </w:r>
      </w:ins>
    </w:p>
    <w:p w14:paraId="384D3CA3" w14:textId="77777777" w:rsidR="00A15312" w:rsidRDefault="00A15312" w:rsidP="00E66F21">
      <w:pPr>
        <w:ind w:left="720"/>
        <w:rPr>
          <w:ins w:id="3610" w:author="Fernandes, Richard (he, him, his | il, le, lui)" w:date="2026-06-05T16:25:00Z" w16du:dateUtc="2026-06-05T20:25:00Z"/>
        </w:rPr>
      </w:pPr>
    </w:p>
    <w:p w14:paraId="22BE98A4" w14:textId="77777777" w:rsidR="00F557FE" w:rsidRDefault="00F557FE" w:rsidP="00E66F21">
      <w:pPr>
        <w:ind w:left="720"/>
        <w:rPr>
          <w:ins w:id="3611" w:author="Fernandes, Richard (he, him, his | il, le, lui)" w:date="2026-05-19T18:43:00Z" w16du:dateUtc="2026-05-19T22:43:00Z"/>
        </w:rPr>
      </w:pPr>
    </w:p>
    <w:p w14:paraId="2E225A15" w14:textId="188E3841" w:rsidR="00E66F21" w:rsidRDefault="001A56DC" w:rsidP="00E66F21">
      <w:pPr>
        <w:ind w:left="720"/>
        <w:rPr>
          <w:ins w:id="3612" w:author="Fernandes, Richard (he, him, his | il, le, lui)" w:date="2026-05-19T18:42:00Z" w16du:dateUtc="2026-05-19T22:42:00Z"/>
        </w:rPr>
      </w:pPr>
      <w:ins w:id="3613" w:author="Fernandes, Richard (he, him, his | il, le, lui)" w:date="2026-05-19T18:47:00Z" w16du:dateUtc="2026-05-19T22:47:00Z">
        <w:r>
          <w:t>Quality</w:t>
        </w:r>
      </w:ins>
      <w:ins w:id="3614" w:author="Fernandes, Richard (he, him, his | il, le, lui)" w:date="2026-05-19T18:42:00Z" w16du:dateUtc="2026-05-19T22:42:00Z">
        <w:r w:rsidR="00E66F21">
          <w:t xml:space="preserve"> statistics conditioned on reference and product measurements are also reported to facilitate comparison across different sample set</w:t>
        </w:r>
        <w:r w:rsidR="00D4110C">
          <w:t xml:space="preserve">s. </w:t>
        </w:r>
      </w:ins>
      <w:ins w:id="3615" w:author="Fernandes, Richard (he, him, his | il, le, lui)" w:date="2026-05-19T18:47:00Z" w16du:dateUtc="2026-05-19T22:47:00Z">
        <w:r>
          <w:t xml:space="preserve">  </w:t>
        </w:r>
      </w:ins>
      <w:ins w:id="3616" w:author="Fernandes, Richard (he, him, his | il, le, lui)" w:date="2026-05-19T18:48:00Z" w16du:dateUtc="2026-05-19T22:48:00Z">
        <w:r>
          <w:t>Previous studies use</w:t>
        </w:r>
      </w:ins>
      <w:ins w:id="3617" w:author="Fernandes, Richard (he, him, his | il, le, lui)" w:date="2026-05-28T15:23:00Z" w16du:dateUtc="2026-05-28T19:23:00Z">
        <w:r w:rsidR="00EB6AF0">
          <w:t>weighted polynomial</w:t>
        </w:r>
      </w:ins>
      <w:ins w:id="3618" w:author="Fernandes, Richard (he, him, his | il, le, lui)" w:date="2026-05-19T18:48:00Z" w16du:dateUtc="2026-05-19T22:48:00Z">
        <w:r>
          <w:t xml:space="preserve"> </w:t>
        </w:r>
      </w:ins>
      <w:ins w:id="3619" w:author="Fernandes, Richard (he, him, his | il, le, lui)" w:date="2026-05-26T16:42:00Z" w16du:dateUtc="2026-05-26T20:42:00Z">
        <w:r w:rsidR="00AC7B85">
          <w:t>r</w:t>
        </w:r>
      </w:ins>
      <w:ins w:id="3620" w:author="Fernandes, Richard (he, him, his | il, le, lui)" w:date="2026-05-19T18:47:00Z" w16du:dateUtc="2026-05-19T22:47:00Z">
        <w:r>
          <w:t xml:space="preserve">egression </w:t>
        </w:r>
      </w:ins>
      <w:ins w:id="3621" w:author="Fernandes, Richard (he, him, his | il, le, lui)" w:date="2026-05-19T18:48:00Z" w16du:dateUtc="2026-05-19T22:48:00Z">
        <w:r>
          <w:t>as it gives</w:t>
        </w:r>
      </w:ins>
      <w:ins w:id="3622" w:author="Fernandes, Richard (he, him, his | il, le, lui)" w:date="2026-05-19T18:47:00Z" w16du:dateUtc="2026-05-19T22:47:00Z">
        <w:r>
          <w:t xml:space="preserve"> an unbiased est</w:t>
        </w:r>
      </w:ins>
      <w:ins w:id="3623" w:author="Fernandes, Richard (he, him, his | il, le, lui)" w:date="2026-05-19T18:48:00Z" w16du:dateUtc="2026-05-19T22:48:00Z">
        <w:r>
          <w:t xml:space="preserve">imate of thee conditional staistics as well as confidence intervals (Fernandes et al. 2024).  </w:t>
        </w:r>
      </w:ins>
      <w:ins w:id="3624" w:author="Fernandes, Richard (he, him, his | il, le, lui)" w:date="2026-05-19T18:42:00Z" w16du:dateUtc="2026-05-19T22:42:00Z">
        <w:r w:rsidR="00D4110C">
          <w:t xml:space="preserve"> </w:t>
        </w:r>
      </w:ins>
      <w:ins w:id="3625" w:author="Fernandes, Richard (he, him, his | il, le, lui)" w:date="2026-05-28T15:23:00Z" w16du:dateUtc="2026-05-28T19:23:00Z">
        <w:r w:rsidR="00EB6AF0">
          <w:t>Here</w:t>
        </w:r>
      </w:ins>
      <w:ins w:id="3626" w:author="Fernandes, Richard (he, him, his | il, le, lui)" w:date="2026-05-19T18:42:00Z" w16du:dateUtc="2026-05-19T22:42:00Z">
        <w:r w:rsidR="00D4110C">
          <w:t xml:space="preserve"> we </w:t>
        </w:r>
      </w:ins>
      <w:ins w:id="3627" w:author="Fernandes, Richard (he, him, his | il, le, lui)" w:date="2026-05-19T18:49:00Z" w16du:dateUtc="2026-05-19T22:49:00Z">
        <w:r>
          <w:t xml:space="preserve">use </w:t>
        </w:r>
      </w:ins>
      <w:ins w:id="3628" w:author="Fernandes, Richard (he, him, his | il, le, lui)" w:date="2026-05-28T15:23:00Z" w16du:dateUtc="2026-05-28T19:23:00Z">
        <w:r w:rsidR="00EB6AF0">
          <w:t xml:space="preserve">weighted </w:t>
        </w:r>
      </w:ins>
      <w:ins w:id="3629" w:author="Fernandes, Richard (he, him, his | il, le, lui)" w:date="2026-05-19T18:43:00Z" w16du:dateUtc="2026-05-19T22:43:00Z">
        <w:r w:rsidR="00A15312">
          <w:t xml:space="preserve">multivariate Thiel-Sen regression </w:t>
        </w:r>
        <w:r w:rsidR="009F0DDF">
          <w:t>using Thechebysh</w:t>
        </w:r>
      </w:ins>
      <w:ins w:id="3630" w:author="Fernandes, Richard (he, him, his | il, le, lui)" w:date="2026-05-19T18:44:00Z" w16du:dateUtc="2026-05-19T22:44:00Z">
        <w:r w:rsidR="009F0DDF">
          <w:t xml:space="preserve">ev polynomials </w:t>
        </w:r>
      </w:ins>
      <w:ins w:id="3631" w:author="Fernandes, Richard (he, him, his | il, le, lui)" w:date="2026-05-19T18:45:00Z" w16du:dateUtc="2026-05-19T22:45:00Z">
        <w:r w:rsidR="001D4CEB">
          <w:t>to estimate the conditional response statistics</w:t>
        </w:r>
      </w:ins>
      <w:ins w:id="3632" w:author="Fernandes, Richard (he, him, his | il, le, lui)" w:date="2026-05-28T15:23:00Z" w16du:dateUtc="2026-05-28T19:23:00Z">
        <w:r w:rsidR="00EB6AF0">
          <w:t>.  This approach provides statistically consistent es</w:t>
        </w:r>
      </w:ins>
      <w:ins w:id="3633" w:author="Fernandes, Richard (he, him, his | il, le, lui)" w:date="2026-05-28T15:24:00Z" w16du:dateUtc="2026-05-28T19:24:00Z">
        <w:r w:rsidR="00EB6AF0">
          <w:t>timates of the expected conditional value</w:t>
        </w:r>
        <w:r w:rsidR="00B13E09">
          <w:t xml:space="preserve"> </w:t>
        </w:r>
      </w:ins>
      <w:ins w:id="3634" w:author="Fernandes, Richard (he, him, his | il, le, lui)" w:date="2026-05-19T18:45:00Z" w16du:dateUtc="2026-05-19T22:45:00Z">
        <w:r w:rsidR="001D4CEB">
          <w:t xml:space="preserve"> </w:t>
        </w:r>
      </w:ins>
      <w:ins w:id="3635" w:author="Fernandes, Richard (he, him, his | il, le, lui)" w:date="2026-05-28T15:24:00Z" w16du:dateUtc="2026-05-28T19:24:00Z">
        <w:r w:rsidR="00B13E09">
          <w:t>that is also roust to up to 28% outliers</w:t>
        </w:r>
      </w:ins>
      <w:ins w:id="3636" w:author="Fernandes, Richard (he, him, his | il, le, lui)" w:date="2026-05-19T18:45:00Z" w16du:dateUtc="2026-05-19T22:45:00Z">
        <w:r w:rsidR="001D4CEB">
          <w:t xml:space="preserve">. </w:t>
        </w:r>
      </w:ins>
      <w:ins w:id="3637" w:author="Fernandes, Richard (he, him, his | il, le, lui)" w:date="2026-05-28T15:24:00Z" w16du:dateUtc="2026-05-28T19:24:00Z">
        <w:r w:rsidR="00B13E09">
          <w:t xml:space="preserve">  Thiel-Sen regressio</w:t>
        </w:r>
        <w:r w:rsidR="001B594C">
          <w:t xml:space="preserve">n </w:t>
        </w:r>
      </w:ins>
      <w:ins w:id="3638" w:author="Fernandes, Richard (he, him, his | il, le, lui)" w:date="2026-05-28T15:25:00Z" w16du:dateUtc="2026-05-28T19:25:00Z">
        <w:r w:rsidR="001B594C">
          <w:t xml:space="preserve">has lower statisticaly efficiency that weighted oridinatry least squares regression but </w:t>
        </w:r>
        <w:r w:rsidR="00EC66B3">
          <w:t>this was deemend not a major issue when applied to large samples (&gt;100) of mactcups</w:t>
        </w:r>
      </w:ins>
      <w:ins w:id="3639" w:author="Fernandes, Richard (he, him, his | il, le, lui)" w:date="2026-05-28T15:26:00Z" w16du:dateUtc="2026-05-28T19:26:00Z">
        <w:r w:rsidR="00EC66B3">
          <w:t>.</w:t>
        </w:r>
      </w:ins>
    </w:p>
    <w:p w14:paraId="65054367" w14:textId="76E69119" w:rsidR="00BF7DBC" w:rsidRDefault="00BF7DBC" w:rsidP="00E66F21">
      <w:pPr>
        <w:ind w:left="720"/>
        <w:rPr>
          <w:ins w:id="3640" w:author="Fernandes, Richard (he, him, his | il, le, lui)" w:date="2026-05-19T18:25:00Z" w16du:dateUtc="2026-05-19T22:25:00Z"/>
        </w:rPr>
      </w:pPr>
    </w:p>
    <w:p w14:paraId="5E5DE39F" w14:textId="7AE5FF32" w:rsidR="004066FA" w:rsidRDefault="004066FA">
      <w:pPr>
        <w:pStyle w:val="Heading2"/>
        <w:rPr>
          <w:ins w:id="3641" w:author="Fernandes, Richard (he, him, his | il, le, lui)" w:date="2026-05-19T18:26:00Z" w16du:dateUtc="2026-05-19T22:26:00Z"/>
        </w:rPr>
        <w:pPrChange w:id="3642" w:author="Fernandes, Richard (he, him, his | il, le, lui)" w:date="2026-05-19T18:58:00Z" w16du:dateUtc="2026-05-19T22:58:00Z">
          <w:pPr/>
        </w:pPrChange>
      </w:pPr>
      <w:ins w:id="3643" w:author="Fernandes, Richard (he, him, his | il, le, lui)" w:date="2026-05-19T18:26:00Z" w16du:dateUtc="2026-05-19T22:26:00Z">
        <w:r>
          <w:t>4.5 Stage 4 Experiments</w:t>
        </w:r>
      </w:ins>
    </w:p>
    <w:p w14:paraId="45FDCA54" w14:textId="77777777" w:rsidR="004066FA" w:rsidRDefault="004066FA" w:rsidP="004066FA">
      <w:pPr>
        <w:rPr>
          <w:ins w:id="3644" w:author="Fernandes, Richard (he, him, his | il, le, lui)" w:date="2026-05-19T18:34:00Z" w16du:dateUtc="2026-05-19T22:34:00Z"/>
        </w:rPr>
      </w:pPr>
    </w:p>
    <w:p w14:paraId="0C650CAE" w14:textId="1611216A" w:rsidR="004917DF" w:rsidRDefault="000F6953" w:rsidP="004066FA">
      <w:pPr>
        <w:rPr>
          <w:ins w:id="3645" w:author="Fernandes, Richard (he, him, his | il, le, lui)" w:date="2026-05-19T18:52:00Z" w16du:dateUtc="2026-05-19T22:52:00Z"/>
        </w:rPr>
      </w:pPr>
      <w:ins w:id="3646" w:author="Fernandes, Richard (he, him, his | il, le, lui)" w:date="2026-05-19T18:34:00Z" w16du:dateUtc="2026-05-19T22:34:00Z">
        <w:r>
          <w:tab/>
        </w:r>
      </w:ins>
      <w:ins w:id="3647" w:author="Fernandes, Richard (he, him, his | il, le, lui)" w:date="2026-05-19T18:35:00Z" w16du:dateUtc="2026-05-19T22:35:00Z">
        <w:r>
          <w:t xml:space="preserve">As discussed in Section 2, Stage 4 validation relies on </w:t>
        </w:r>
        <w:r w:rsidR="004D378F">
          <w:t xml:space="preserve">errors observed at matchups to estimate quality statistics elsewhere.  In principle, the </w:t>
        </w:r>
      </w:ins>
      <w:ins w:id="3648" w:author="Fernandes, Richard (he, him, his | il, le, lui)" w:date="2026-05-19T18:36:00Z" w16du:dateUtc="2026-05-19T22:36:00Z">
        <w:r w:rsidR="004D378F">
          <w:t xml:space="preserve">approach based on </w:t>
        </w:r>
        <w:r w:rsidR="00C9069C">
          <w:t xml:space="preserve">matchup errors weigthed by inclusion probabilities could be applied elsewhere.  However, the inclusion probabilities will likely be </w:t>
        </w:r>
      </w:ins>
      <w:ins w:id="3649" w:author="Fernandes, Richard (he, him, his | il, le, lui)" w:date="2026-05-19T18:37:00Z" w16du:dateUtc="2026-05-19T22:37:00Z">
        <w:r w:rsidR="00070FFF">
          <w:t xml:space="preserve"> less precise that those modelled during Stage 3 validation </w:t>
        </w:r>
      </w:ins>
      <w:ins w:id="3650" w:author="Fernandes, Richard (he, him, his | il, le, lui)" w:date="2026-05-19T18:36:00Z" w16du:dateUtc="2026-05-19T22:36:00Z">
        <w:r w:rsidR="00C9069C">
          <w:t xml:space="preserve">due to the lack of in-situ variables </w:t>
        </w:r>
        <w:r w:rsidR="00070FFF">
          <w:t xml:space="preserve">to quantify </w:t>
        </w:r>
      </w:ins>
      <w:ins w:id="3651" w:author="Fernandes, Richard (he, him, his | il, le, lui)" w:date="2026-05-19T18:37:00Z" w16du:dateUtc="2026-05-19T22:37:00Z">
        <w:r w:rsidR="00070FFF">
          <w:t>measurement conditions.  Furthermore, these weighted estimates are</w:t>
        </w:r>
      </w:ins>
      <w:ins w:id="3652" w:author="Fernandes, Richard (he, him, his | il, le, lui)" w:date="2026-05-19T18:38:00Z" w16du:dateUtc="2026-05-19T22:38:00Z">
        <w:r w:rsidR="00070FFF">
          <w:t xml:space="preserve"> local </w:t>
        </w:r>
      </w:ins>
      <w:ins w:id="3653" w:author="Fernandes, Richard (he, him, his | il, le, lui)" w:date="2026-05-19T18:37:00Z" w16du:dateUtc="2026-05-19T22:37:00Z">
        <w:r w:rsidR="00070FFF">
          <w:t xml:space="preserve">point estimators </w:t>
        </w:r>
      </w:ins>
      <w:ins w:id="3654" w:author="Fernandes, Richard (he, him, his | il, le, lui)" w:date="2026-05-19T18:38:00Z" w16du:dateUtc="2026-05-19T22:38:00Z">
        <w:r w:rsidR="00070FFF">
          <w:t xml:space="preserve">even though systematic errors tend to change relatively smoothly as a function of product measurement. </w:t>
        </w:r>
      </w:ins>
      <w:ins w:id="3655" w:author="Fernandes, Richard (he, him, his | il, le, lui)" w:date="2026-05-19T18:39:00Z" w16du:dateUtc="2026-05-19T22:39:00Z">
        <w:r w:rsidR="00F13EAB">
          <w:t xml:space="preserve"> Here we use heter</w:t>
        </w:r>
      </w:ins>
      <w:ins w:id="3656" w:author="Fernandes, Richard (he, him, his | il, le, lui)" w:date="2026-05-19T18:52:00Z" w16du:dateUtc="2026-05-19T22:52:00Z">
        <w:r w:rsidR="004917DF">
          <w:t>o</w:t>
        </w:r>
      </w:ins>
      <w:ins w:id="3657" w:author="Fernandes, Richard (he, him, his | il, le, lui)" w:date="2026-05-19T18:39:00Z" w16du:dateUtc="2026-05-19T22:39:00Z">
        <w:r w:rsidR="00F13EAB">
          <w:t xml:space="preserve">skedactic GPR estimators as these both account for uncertainty of independent variables during calibration and </w:t>
        </w:r>
      </w:ins>
      <w:ins w:id="3658" w:author="Fernandes, Richard (he, him, his | il, le, lui)" w:date="2026-05-19T18:40:00Z" w16du:dateUtc="2026-05-19T22:40:00Z">
        <w:r w:rsidR="00BF7DBC">
          <w:t xml:space="preserve">produce estimates based on a weighted combination of smooth functions.  </w:t>
        </w:r>
      </w:ins>
      <w:ins w:id="3659" w:author="Fernandes, Richard (he, him, his | il, le, lui)" w:date="2026-05-19T18:54:00Z" w16du:dateUtc="2026-05-19T22:54:00Z">
        <w:r w:rsidR="00346661">
          <w:t xml:space="preserve">For simplicity this is only </w:t>
        </w:r>
      </w:ins>
      <w:ins w:id="3660" w:author="Fernandes, Richard (he, him, his | il, le, lui)" w:date="2026-05-19T18:55:00Z" w16du:dateUtc="2026-05-19T22:55:00Z">
        <w:r w:rsidR="00346661">
          <w:t xml:space="preserve">calibrated for </w:t>
        </w:r>
        <w:r w:rsidR="00EF4C03">
          <w:t>the baseline stage 3 sampling.</w:t>
        </w:r>
      </w:ins>
      <w:ins w:id="3661" w:author="Fernandes, Richard (he, him, his | il, le, lui)" w:date="2026-05-19T18:56:00Z" w16du:dateUtc="2026-05-19T22:56:00Z">
        <w:r w:rsidR="00CF2BC6">
          <w:t xml:space="preserve">  </w:t>
        </w:r>
      </w:ins>
    </w:p>
    <w:p w14:paraId="081F7D00" w14:textId="77777777" w:rsidR="004917DF" w:rsidRDefault="004917DF" w:rsidP="004066FA">
      <w:pPr>
        <w:rPr>
          <w:ins w:id="3662" w:author="Fernandes, Richard (he, him, his | il, le, lui)" w:date="2026-05-19T18:52:00Z" w16du:dateUtc="2026-05-19T22:52:00Z"/>
        </w:rPr>
      </w:pPr>
    </w:p>
    <w:p w14:paraId="011D5C4C" w14:textId="42FDE7D0" w:rsidR="00A5417D" w:rsidRDefault="004917DF">
      <w:pPr>
        <w:rPr>
          <w:ins w:id="3663" w:author="Fernandes, Richard (he, him, his | il, le, lui)" w:date="2026-05-19T18:24:00Z" w16du:dateUtc="2026-05-19T22:24:00Z"/>
        </w:rPr>
        <w:pPrChange w:id="3664" w:author="Fernandes, Richard (he, him, his | il, le, lui)" w:date="2026-05-19T18:59:00Z" w16du:dateUtc="2026-05-19T22:59:00Z">
          <w:pPr>
            <w:ind w:left="720"/>
          </w:pPr>
        </w:pPrChange>
      </w:pPr>
      <w:ins w:id="3665" w:author="Fernandes, Richard (he, him, his | il, le, lui)" w:date="2026-05-19T18:52:00Z" w16du:dateUtc="2026-05-19T22:52:00Z">
        <w:r>
          <w:t xml:space="preserve">The </w:t>
        </w:r>
        <w:r w:rsidR="00D35992">
          <w:t xml:space="preserve">GPR approach provides an estimate of </w:t>
        </w:r>
      </w:ins>
      <w:ins w:id="3666" w:author="Fernandes, Richard (he, him, his | il, le, lui)" w:date="2026-05-19T18:53:00Z" w16du:dateUtc="2026-05-19T22:53:00Z">
        <w:r w:rsidR="00D35992">
          <w:t xml:space="preserve">the </w:t>
        </w:r>
      </w:ins>
      <w:ins w:id="3667" w:author="Fernandes, Richard (he, him, his | il, le, lui)" w:date="2026-05-19T18:52:00Z" w16du:dateUtc="2026-05-19T22:52:00Z">
        <w:r w:rsidR="00D35992">
          <w:t>uncertainty</w:t>
        </w:r>
      </w:ins>
      <w:ins w:id="3668" w:author="Fernandes, Richard (he, him, his | il, le, lui)" w:date="2026-05-19T18:53:00Z" w16du:dateUtc="2026-05-19T22:53:00Z">
        <w:r w:rsidR="00D35992">
          <w:t xml:space="preserve"> of quality statistics</w:t>
        </w:r>
      </w:ins>
      <w:ins w:id="3669" w:author="Fernandes, Richard (he, him, his | il, le, lui)" w:date="2026-05-19T18:52:00Z" w16du:dateUtc="2026-05-19T22:52:00Z">
        <w:r w:rsidR="00D35992">
          <w:t xml:space="preserve"> </w:t>
        </w:r>
      </w:ins>
      <w:ins w:id="3670" w:author="Fernandes, Richard (he, him, his | il, le, lui)" w:date="2026-05-19T18:53:00Z" w16du:dateUtc="2026-05-19T22:53:00Z">
        <w:r w:rsidR="00D35992">
          <w:t>assuming the matchup conditions represent the product measurement conditions.  The additiona</w:t>
        </w:r>
      </w:ins>
      <w:ins w:id="3671" w:author="Fernandes, Richard (he, him, his | il, le, lui)" w:date="2026-05-19T18:54:00Z" w16du:dateUtc="2026-05-19T22:54:00Z">
        <w:r w:rsidR="00D35992">
          <w:t xml:space="preserve">l increase in </w:t>
        </w:r>
        <w:r w:rsidR="00D35992">
          <w:lastRenderedPageBreak/>
          <w:t xml:space="preserve">this uncertainty is quantified </w:t>
        </w:r>
        <w:r w:rsidR="00346661">
          <w:t>by comparing the stage 3 and stage 4 estimates of uncertainty</w:t>
        </w:r>
      </w:ins>
      <w:ins w:id="3672" w:author="Fernandes, Richard (he, him, his | il, le, lui)" w:date="2026-05-19T18:55:00Z" w16du:dateUtc="2026-05-19T22:55:00Z">
        <w:r w:rsidR="00EF4C03">
          <w:t xml:space="preserve"> after holding out </w:t>
        </w:r>
        <w:r w:rsidR="00CF2BC6">
          <w:t>entire sites when GPR c</w:t>
        </w:r>
      </w:ins>
      <w:ins w:id="3673" w:author="Fernandes, Richard (he, him, his | il, le, lui)" w:date="2026-05-19T18:56:00Z" w16du:dateUtc="2026-05-19T22:56:00Z">
        <w:r w:rsidR="00CF2BC6">
          <w:t xml:space="preserve">alibration.  </w:t>
        </w:r>
      </w:ins>
      <w:ins w:id="3674" w:author="Fernandes, Richard (he, him, his | il, le, lui)" w:date="2026-05-19T18:58:00Z" w16du:dateUtc="2026-05-19T22:58:00Z">
        <w:r w:rsidR="0096619A">
          <w:t xml:space="preserve">The </w:t>
        </w:r>
        <w:r w:rsidR="0086297D">
          <w:t xml:space="preserve">average relative increase in uncertainty was </w:t>
        </w:r>
      </w:ins>
      <w:ins w:id="3675" w:author="Fernandes, Richard (he, him, his | il, le, lui)" w:date="2026-05-19T18:59:00Z" w16du:dateUtc="2026-05-19T22:59:00Z">
        <w:r w:rsidR="0086297D">
          <w:t>used as the coverage factor</w:t>
        </w:r>
      </w:ins>
      <w:ins w:id="3676" w:author="Fernandes, Richard (he, him, his | il, le, lui)" w:date="2026-05-19T19:01:00Z" w16du:dateUtc="2026-05-19T23:01:00Z">
        <w:r w:rsidR="00AC55EB">
          <w:t xml:space="preserve"> to increase the confidence interval of GPR estimates when testing coformity</w:t>
        </w:r>
      </w:ins>
      <w:ins w:id="3677" w:author="Fernandes, Richard (he, him, his | il, le, lui)" w:date="2026-05-19T18:59:00Z" w16du:dateUtc="2026-05-19T22:59:00Z">
        <w:r w:rsidR="0086297D">
          <w:t>.</w:t>
        </w:r>
      </w:ins>
      <w:ins w:id="3678" w:author="Fernandes, Richard (he, him, his | il, le, lui)" w:date="2026-05-19T18:37:00Z" w16du:dateUtc="2026-05-19T22:37:00Z">
        <w:r w:rsidR="00070FFF">
          <w:t xml:space="preserve"> </w:t>
        </w:r>
      </w:ins>
      <w:ins w:id="3679" w:author="Fernandes, Richard (he, him, his | il, le, lui)" w:date="2026-05-19T18:59:00Z" w16du:dateUtc="2026-05-19T22:59:00Z">
        <w:r w:rsidR="0086297D">
          <w:t>The probability of c</w:t>
        </w:r>
      </w:ins>
      <w:ins w:id="3680" w:author="Fernandes, Richard (he, him, his | il, le, lui)" w:date="2026-05-19T18:58:00Z" w16du:dateUtc="2026-05-19T22:58:00Z">
        <w:r w:rsidR="0096619A">
          <w:t xml:space="preserve">onformity of product measurements was assessed </w:t>
        </w:r>
      </w:ins>
      <w:ins w:id="3681" w:author="Fernandes, Richard (he, him, his | il, le, lui)" w:date="2026-05-19T19:01:00Z" w16du:dateUtc="2026-05-19T23:01:00Z">
        <w:r w:rsidR="00AC55EB">
          <w:t xml:space="preserve">for </w:t>
        </w:r>
        <w:r w:rsidR="00C25D27">
          <w:t>standard uncertainty and stability statistics.</w:t>
        </w:r>
      </w:ins>
    </w:p>
    <w:p w14:paraId="3747D3C3" w14:textId="77777777" w:rsidR="00A5417D" w:rsidRDefault="00A5417D">
      <w:pPr>
        <w:ind w:left="720"/>
        <w:rPr>
          <w:ins w:id="3682" w:author="Fernandes, Richard (he, him, his | il, le, lui)" w:date="2026-05-19T17:40:00Z" w16du:dateUtc="2026-05-19T21:40:00Z"/>
        </w:rPr>
        <w:pPrChange w:id="3683" w:author="Fernandes, Richard (he, him, his | il, le, lui)" w:date="2026-05-19T18:15:00Z" w16du:dateUtc="2026-05-19T22:15:00Z">
          <w:pPr>
            <w:pStyle w:val="ListParagraph"/>
          </w:pPr>
        </w:pPrChange>
      </w:pPr>
    </w:p>
    <w:p w14:paraId="050F5B5B" w14:textId="77777777" w:rsidR="00A04BF0" w:rsidRPr="0045369B" w:rsidRDefault="00A04BF0">
      <w:pPr>
        <w:pStyle w:val="ListParagraph"/>
        <w:ind w:left="360"/>
        <w:rPr>
          <w:ins w:id="3684" w:author="Fernandes, Richard (he, him, his | il, le, lui)" w:date="2026-05-19T16:24:00Z" w16du:dateUtc="2026-05-19T20:24:00Z"/>
        </w:rPr>
        <w:pPrChange w:id="3685" w:author="Fernandes, Richard (he, him, his | il, le, lui)" w:date="2026-05-19T17:38:00Z" w16du:dateUtc="2026-05-19T21:38:00Z">
          <w:pPr>
            <w:pStyle w:val="Heading1"/>
          </w:pPr>
        </w:pPrChange>
      </w:pPr>
    </w:p>
    <w:p w14:paraId="27CA8014" w14:textId="02CF5F10" w:rsidR="00635A21" w:rsidRDefault="00635A21" w:rsidP="00635A21">
      <w:pPr>
        <w:pStyle w:val="Heading1"/>
        <w:rPr>
          <w:ins w:id="3686" w:author="Fernandes, Richard (he, him, his | il, le, lui)" w:date="2026-05-28T17:38:00Z" w16du:dateUtc="2026-05-28T21:38:00Z"/>
        </w:rPr>
      </w:pPr>
      <w:ins w:id="3687" w:author="Fernandes, Richard (he, him, his | il, le, lui)" w:date="2026-05-19T16:24:00Z" w16du:dateUtc="2026-05-19T20:24:00Z">
        <w:r>
          <w:t>Results</w:t>
        </w:r>
      </w:ins>
    </w:p>
    <w:p w14:paraId="7BA2013E" w14:textId="77777777" w:rsidR="001A2507" w:rsidRDefault="001A2507" w:rsidP="001A2507">
      <w:pPr>
        <w:rPr>
          <w:ins w:id="3688" w:author="Fernandes, Richard (he, him, his | il, le, lui)" w:date="2026-06-04T09:56:00Z" w16du:dateUtc="2026-06-04T13:56:00Z"/>
        </w:rPr>
      </w:pPr>
    </w:p>
    <w:p w14:paraId="68F2762B" w14:textId="2A86F2FE" w:rsidR="003404A5" w:rsidRDefault="003428BB" w:rsidP="001A2507">
      <w:pPr>
        <w:rPr>
          <w:ins w:id="3689" w:author="Fernandes, Richard (he, him, his | il, le, lui)" w:date="2026-06-04T11:00:00Z" w16du:dateUtc="2026-06-04T15:00:00Z"/>
        </w:rPr>
      </w:pPr>
      <w:ins w:id="3690" w:author="Fernandes, Richard (he, him, his | il, le, lui)" w:date="2026-06-04T15:43:00Z" w16du:dateUtc="2026-06-04T19:43:00Z">
        <w:r>
          <w:t xml:space="preserve">Allowing within site comparisons using all matchups resulted in a small increase in </w:t>
        </w:r>
      </w:ins>
      <m:oMath>
        <m:acc>
          <m:accPr>
            <m:ctrlPr>
              <w:ins w:id="3691" w:author="Fernandes, Richard (he, him, his | il, le, lui)" w:date="2026-06-04T15:44:00Z" w16du:dateUtc="2026-06-04T19:44:00Z">
                <w:rPr>
                  <w:rFonts w:ascii="Cambria Math" w:hAnsi="Cambria Math"/>
                  <w:i/>
                  <w:color w:val="000000"/>
                </w:rPr>
              </w:ins>
            </m:ctrlPr>
          </m:accPr>
          <m:e>
            <m:r>
              <w:ins w:id="3692" w:author="Fernandes, Richard (he, him, his | il, le, lui)" w:date="2026-06-04T15:44:00Z" w16du:dateUtc="2026-06-04T19:44:00Z">
                <w:rPr>
                  <w:rFonts w:ascii="Cambria Math" w:hAnsi="Cambria Math"/>
                  <w:color w:val="000000"/>
                </w:rPr>
                <m:t>n</m:t>
              </w:ins>
            </m:r>
          </m:e>
        </m:acc>
      </m:oMath>
      <w:ins w:id="3693" w:author="Fernandes, Richard (he, him, his | il, le, lui)" w:date="2026-06-04T15:44:00Z" w16du:dateUtc="2026-06-04T19:44:00Z">
        <w:r>
          <w:rPr>
            <w:color w:val="000000"/>
          </w:rPr>
          <w:t xml:space="preserve"> compared to using only </w:t>
        </w:r>
      </w:ins>
      <w:ins w:id="3694" w:author="Fernandes, Richard (he, him, his | il, le, lui)" w:date="2026-06-04T15:45:00Z" w16du:dateUtc="2026-06-04T19:45:00Z">
        <w:r>
          <w:rPr>
            <w:color w:val="000000"/>
          </w:rPr>
          <w:t xml:space="preserve">matchups with </w:t>
        </w:r>
      </w:ins>
      <w:ins w:id="3695" w:author="Fernandes, Richard (he, him, his | il, le, lui)" w:date="2026-06-04T15:44:00Z" w16du:dateUtc="2026-06-04T19:44:00Z">
        <w:r>
          <w:rPr>
            <w:color w:val="000000"/>
          </w:rPr>
          <w:t>homogeneous FRM</w:t>
        </w:r>
      </w:ins>
      <w:ins w:id="3696" w:author="Fernandes, Richard (he, him, his | il, le, lui)" w:date="2026-06-04T15:45:00Z" w16du:dateUtc="2026-06-04T19:45:00Z">
        <w:r w:rsidR="00381E4F">
          <w:rPr>
            <w:color w:val="000000"/>
          </w:rPr>
          <w:t xml:space="preserve"> for both LAI and FAPAR</w:t>
        </w:r>
        <w:r w:rsidR="00113B7D">
          <w:rPr>
            <w:color w:val="000000"/>
          </w:rPr>
          <w:t xml:space="preserve"> ()</w:t>
        </w:r>
      </w:ins>
      <w:ins w:id="3697" w:author="Fernandes, Richard (he, him, his | il, le, lui)" w:date="2026-06-04T15:44:00Z" w16du:dateUtc="2026-06-04T19:44:00Z">
        <w:r>
          <w:rPr>
            <w:color w:val="000000"/>
          </w:rPr>
          <w:t xml:space="preserve">.  </w:t>
        </w:r>
      </w:ins>
      <w:ins w:id="3698" w:author="Fernandes, Richard (he, him, his | il, le, lui)" w:date="2026-06-04T15:43:00Z" w16du:dateUtc="2026-06-04T19:43:00Z">
        <w:r w:rsidR="004B06A7">
          <w:t xml:space="preserve">However, </w:t>
        </w:r>
      </w:ins>
      <w:ins w:id="3699" w:author="Fernandes, Richard (he, him, his | il, le, lui)" w:date="2026-06-04T15:46:00Z" w16du:dateUtc="2026-06-04T19:46:00Z">
        <w:r w:rsidR="00AD0DA9">
          <w:t xml:space="preserve">a large increase in </w:t>
        </w:r>
      </w:ins>
      <m:oMath>
        <m:acc>
          <m:accPr>
            <m:ctrlPr>
              <w:ins w:id="3700" w:author="Fernandes, Richard (he, him, his | il, le, lui)" w:date="2026-06-04T15:46:00Z" w16du:dateUtc="2026-06-04T19:46:00Z">
                <w:rPr>
                  <w:rFonts w:ascii="Cambria Math" w:hAnsi="Cambria Math"/>
                  <w:i/>
                  <w:color w:val="000000"/>
                </w:rPr>
              </w:ins>
            </m:ctrlPr>
          </m:accPr>
          <m:e>
            <m:r>
              <w:ins w:id="3701" w:author="Fernandes, Richard (he, him, his | il, le, lui)" w:date="2026-06-04T15:46:00Z" w16du:dateUtc="2026-06-04T19:46:00Z">
                <w:rPr>
                  <w:rFonts w:ascii="Cambria Math" w:hAnsi="Cambria Math"/>
                  <w:color w:val="000000"/>
                </w:rPr>
                <m:t>n</m:t>
              </w:ins>
            </m:r>
          </m:e>
        </m:acc>
      </m:oMath>
      <w:ins w:id="3702" w:author="Fernandes, Richard (he, him, his | il, le, lui)" w:date="2026-06-04T15:46:00Z" w16du:dateUtc="2026-06-04T19:46:00Z">
        <w:r w:rsidR="00AD0DA9">
          <w:rPr>
            <w:color w:val="000000"/>
          </w:rPr>
          <w:t xml:space="preserve"> </w:t>
        </w:r>
        <w:r w:rsidR="00AD0DA9">
          <w:rPr>
            <w:color w:val="000000"/>
          </w:rPr>
          <w:t xml:space="preserve">was observed </w:t>
        </w:r>
        <w:r w:rsidR="00AD0DA9">
          <w:t xml:space="preserve">when </w:t>
        </w:r>
      </w:ins>
      <w:ins w:id="3703" w:author="Fernandes, Richard (he, him, his | il, le, lui)" w:date="2026-06-04T15:45:00Z" w16du:dateUtc="2026-06-04T19:45:00Z">
        <w:r w:rsidR="00381E4F">
          <w:t>matchups within a +/-7d</w:t>
        </w:r>
      </w:ins>
      <w:ins w:id="3704" w:author="Fernandes, Richard (he, him, his | il, le, lui)" w:date="2026-06-04T15:46:00Z" w16du:dateUtc="2026-06-04T19:46:00Z">
        <w:r w:rsidR="00381E4F">
          <w:t xml:space="preserve"> temporal interval and 60m buffer </w:t>
        </w:r>
        <w:r w:rsidR="00AD0DA9">
          <w:t xml:space="preserve">were allowed.  </w:t>
        </w:r>
        <w:r w:rsidR="00E81369">
          <w:t>This increase was e</w:t>
        </w:r>
      </w:ins>
      <w:ins w:id="3705" w:author="Fernandes, Richard (he, him, his | il, le, lui)" w:date="2026-06-04T15:47:00Z" w16du:dateUtc="2026-06-04T19:47:00Z">
        <w:r w:rsidR="00E81369">
          <w:t>ven more pronounced for FAPAR due to the saturation of FAPAR over forests sites.</w:t>
        </w:r>
      </w:ins>
      <w:ins w:id="3706" w:author="Fernandes, Richard (he, him, his | il, le, lui)" w:date="2026-06-05T16:32:00Z" w16du:dateUtc="2026-06-05T20:32:00Z">
        <w:r w:rsidR="00F557FE">
          <w:t xml:space="preserve">  </w:t>
        </w:r>
      </w:ins>
    </w:p>
    <w:p w14:paraId="37316838" w14:textId="77777777" w:rsidR="00AB2CB8" w:rsidRDefault="00AB2CB8" w:rsidP="001A2507">
      <w:pPr>
        <w:rPr>
          <w:ins w:id="3707" w:author="Fernandes, Richard (he, him, his | il, le, lui)" w:date="2026-06-04T09:44:00Z" w16du:dateUtc="2026-06-04T13:44:00Z"/>
        </w:rPr>
      </w:pPr>
    </w:p>
    <w:p w14:paraId="64D6EC45" w14:textId="77777777" w:rsidR="00E020D9" w:rsidRDefault="00E020D9" w:rsidP="00E020D9">
      <w:pPr>
        <w:keepNext/>
        <w:rPr>
          <w:ins w:id="3708" w:author="Fernandes, Richard (he, him, his | il, le, lui)" w:date="2026-06-04T16:08:00Z" w16du:dateUtc="2026-06-04T20:08:00Z"/>
        </w:rPr>
        <w:pPrChange w:id="3709" w:author="Fernandes, Richard (he, him, his | il, le, lui)" w:date="2026-06-04T16:08:00Z" w16du:dateUtc="2026-06-04T20:08:00Z">
          <w:pPr/>
        </w:pPrChange>
      </w:pPr>
      <w:ins w:id="3710" w:author="Fernandes, Richard (he, him, his | il, le, lui)" w:date="2026-06-04T16:07:00Z" w16du:dateUtc="2026-06-04T20:07:00Z">
        <w:r>
          <w:rPr>
            <w:noProof/>
          </w:rPr>
          <w:drawing>
            <wp:inline distT="0" distB="0" distL="0" distR="0" wp14:anchorId="6D3F879D" wp14:editId="3D38F1CF">
              <wp:extent cx="5942917" cy="2645417"/>
              <wp:effectExtent l="0" t="0" r="1270" b="2540"/>
              <wp:docPr id="1681439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39752" name="Picture 1681439752"/>
                      <pic:cNvPicPr/>
                    </pic:nvPicPr>
                    <pic:blipFill rotWithShape="1">
                      <a:blip r:embed="rId18">
                        <a:extLst>
                          <a:ext uri="{28A0092B-C50C-407E-A947-70E740481C1C}">
                            <a14:useLocalDpi xmlns:a14="http://schemas.microsoft.com/office/drawing/2010/main" val="0"/>
                          </a:ext>
                        </a:extLst>
                      </a:blip>
                      <a:srcRect t="33179" b="33438"/>
                      <a:stretch>
                        <a:fillRect/>
                      </a:stretch>
                    </pic:blipFill>
                    <pic:spPr bwMode="auto">
                      <a:xfrm>
                        <a:off x="0" y="0"/>
                        <a:ext cx="5943600" cy="2645721"/>
                      </a:xfrm>
                      <a:prstGeom prst="rect">
                        <a:avLst/>
                      </a:prstGeom>
                      <a:ln>
                        <a:noFill/>
                      </a:ln>
                      <a:extLst>
                        <a:ext uri="{53640926-AAD7-44D8-BBD7-CCE9431645EC}">
                          <a14:shadowObscured xmlns:a14="http://schemas.microsoft.com/office/drawing/2010/main"/>
                        </a:ext>
                      </a:extLst>
                    </pic:spPr>
                  </pic:pic>
                </a:graphicData>
              </a:graphic>
            </wp:inline>
          </w:drawing>
        </w:r>
      </w:ins>
    </w:p>
    <w:p w14:paraId="6A713179" w14:textId="059572C1" w:rsidR="007048BC" w:rsidRDefault="00E020D9" w:rsidP="00E020D9">
      <w:pPr>
        <w:pStyle w:val="Caption"/>
        <w:rPr>
          <w:ins w:id="3711" w:author="Fernandes, Richard (he, him, his | il, le, lui)" w:date="2026-06-04T09:44:00Z" w16du:dateUtc="2026-06-04T13:44:00Z"/>
        </w:rPr>
        <w:pPrChange w:id="3712" w:author="Fernandes, Richard (he, him, his | il, le, lui)" w:date="2026-06-04T16:08:00Z" w16du:dateUtc="2026-06-04T20:08:00Z">
          <w:pPr/>
        </w:pPrChange>
      </w:pPr>
      <w:ins w:id="3713" w:author="Fernandes, Richard (he, him, his | il, le, lui)" w:date="2026-06-04T16:08:00Z" w16du:dateUtc="2026-06-04T20:08:00Z">
        <w:r>
          <w:t xml:space="preserve">Figure </w:t>
        </w:r>
        <w:r>
          <w:fldChar w:fldCharType="begin"/>
        </w:r>
        <w:r>
          <w:instrText xml:space="preserve"> SEQ Figure \* ARABIC </w:instrText>
        </w:r>
      </w:ins>
      <w:r>
        <w:fldChar w:fldCharType="separate"/>
      </w:r>
      <w:ins w:id="3714" w:author="Fernandes, Richard (he, him, his | il, le, lui)" w:date="2026-06-05T18:36:00Z" w16du:dateUtc="2026-06-05T22:36:00Z">
        <w:r w:rsidR="00675FD2">
          <w:rPr>
            <w:noProof/>
          </w:rPr>
          <w:t>3</w:t>
        </w:r>
      </w:ins>
      <w:ins w:id="3715" w:author="Fernandes, Richard (he, him, his | il, le, lui)" w:date="2026-06-04T16:08:00Z" w16du:dateUtc="2026-06-04T20:08:00Z">
        <w:r>
          <w:fldChar w:fldCharType="end"/>
        </w:r>
        <w:r w:rsidRPr="00E020D9">
          <w:t xml:space="preserve"> </w:t>
        </w:r>
        <w:r>
          <w:t xml:space="preserve">Comparison of effective degrees of freedom for uncertainty estimates for (a) LAI and (b) FAPAR experiments.  </w:t>
        </w:r>
      </w:ins>
    </w:p>
    <w:p w14:paraId="0E3A3AA9" w14:textId="77777777" w:rsidR="00C63F3B" w:rsidRDefault="00C63F3B" w:rsidP="001A2507">
      <w:pPr>
        <w:rPr>
          <w:ins w:id="3716" w:author="Fernandes, Richard (he, him, his | il, le, lui)" w:date="2026-06-04T09:44:00Z" w16du:dateUtc="2026-06-04T13:44:00Z"/>
        </w:rPr>
      </w:pPr>
    </w:p>
    <w:p w14:paraId="7AA10574" w14:textId="77777777" w:rsidR="00F557FE" w:rsidRDefault="00F40958" w:rsidP="001A2507">
      <w:pPr>
        <w:rPr>
          <w:ins w:id="3717" w:author="Fernandes, Richard (he, him, his | il, le, lui)" w:date="2026-06-05T16:34:00Z" w16du:dateUtc="2026-06-05T20:34:00Z"/>
        </w:rPr>
      </w:pPr>
      <w:ins w:id="3718" w:author="Fernandes, Richard (he, him, his | il, le, lui)" w:date="2026-06-04T16:15:00Z" w16du:dateUtc="2026-06-04T20:15:00Z">
        <w:r>
          <w:t>Site</w:t>
        </w:r>
      </w:ins>
      <w:ins w:id="3719" w:author="Fernandes, Richard (he, him, his | il, le, lui)" w:date="2026-06-04T15:56:00Z" w16du:dateUtc="2026-06-04T19:56:00Z">
        <w:r w:rsidR="00B21ACE">
          <w:t xml:space="preserve"> specific </w:t>
        </w:r>
        <w:r w:rsidR="001260FD">
          <w:t>quality statistics were virtually identic</w:t>
        </w:r>
        <w:r w:rsidR="00B21ACE">
          <w:t xml:space="preserve">al </w:t>
        </w:r>
        <w:r w:rsidR="00A43B6B">
          <w:t>between experiments u</w:t>
        </w:r>
      </w:ins>
      <w:ins w:id="3720" w:author="Fernandes, Richard (he, him, his | il, le, lui)" w:date="2026-06-04T16:16:00Z" w16du:dateUtc="2026-06-04T20:16:00Z">
        <w:r w:rsidR="00BF585B">
          <w:t>si</w:t>
        </w:r>
      </w:ins>
      <w:ins w:id="3721" w:author="Fernandes, Richard (he, him, his | il, le, lui)" w:date="2026-06-04T15:56:00Z" w16du:dateUtc="2026-06-04T19:56:00Z">
        <w:r w:rsidR="00A43B6B">
          <w:t>ng onl</w:t>
        </w:r>
      </w:ins>
      <w:ins w:id="3722" w:author="Fernandes, Richard (he, him, his | il, le, lui)" w:date="2026-06-04T15:57:00Z" w16du:dateUtc="2026-06-04T19:57:00Z">
        <w:r w:rsidR="00A43B6B">
          <w:t>y homogeneous versus all FRM</w:t>
        </w:r>
      </w:ins>
      <w:ins w:id="3723" w:author="Fernandes, Richard (he, him, his | il, le, lui)" w:date="2026-06-04T15:58:00Z" w16du:dateUtc="2026-06-04T19:58:00Z">
        <w:r w:rsidR="00115B2C">
          <w:t xml:space="preserve"> (Supplementary Material S1)</w:t>
        </w:r>
      </w:ins>
      <w:ins w:id="3724" w:author="Fernandes, Richard (he, him, his | il, le, lui)" w:date="2026-06-04T15:57:00Z" w16du:dateUtc="2026-06-04T19:57:00Z">
        <w:r w:rsidR="00A43B6B">
          <w:t xml:space="preserve">.  This suggests that the statistical estimators are robust to </w:t>
        </w:r>
        <w:r w:rsidR="00115B2C">
          <w:t>errors in residual</w:t>
        </w:r>
      </w:ins>
      <w:ins w:id="3725" w:author="Fernandes, Richard (he, him, his | il, le, lui)" w:date="2026-06-04T15:58:00Z" w16du:dateUtc="2026-06-04T19:58:00Z">
        <w:r w:rsidR="00115B2C">
          <w:t>s due to site heterogeneity</w:t>
        </w:r>
      </w:ins>
      <w:ins w:id="3726" w:author="Fernandes, Richard (he, him, his | il, le, lui)" w:date="2026-06-04T16:16:00Z" w16du:dateUtc="2026-06-04T20:16:00Z">
        <w:r>
          <w:t xml:space="preserve"> and that validation results using all sites </w:t>
        </w:r>
        <w:r w:rsidR="00BF585B">
          <w:t>are sufficient.</w:t>
        </w:r>
      </w:ins>
      <w:ins w:id="3727" w:author="Fernandes, Richard (he, him, his | il, le, lui)" w:date="2026-06-04T16:17:00Z" w16du:dateUtc="2026-06-04T20:17:00Z">
        <w:r w:rsidR="00055010">
          <w:t xml:space="preserve">  </w:t>
        </w:r>
      </w:ins>
      <w:ins w:id="3728" w:author="Fernandes, Richard (he, him, his | il, le, lui)" w:date="2026-06-04T16:18:00Z" w16du:dateUtc="2026-06-04T20:18:00Z">
        <w:r w:rsidR="00761471">
          <w:t>Subseuqnetly, only results for</w:t>
        </w:r>
        <w:r w:rsidR="00EA1A6B">
          <w:t xml:space="preserve"> experiments using all FRM are</w:t>
        </w:r>
        <w:r w:rsidR="00761471">
          <w:t xml:space="preserve"> presented</w:t>
        </w:r>
      </w:ins>
      <w:ins w:id="3729" w:author="Fernandes, Richard (he, him, his | il, le, lui)" w:date="2026-06-05T16:33:00Z" w16du:dateUtc="2026-06-05T20:33:00Z">
        <w:r w:rsidR="00F557FE">
          <w:t xml:space="preserve"> in detail although the conformity of product measurements to user requirements is summarized for all exp</w:t>
        </w:r>
      </w:ins>
      <w:ins w:id="3730" w:author="Fernandes, Richard (he, him, his | il, le, lui)" w:date="2026-06-05T16:34:00Z" w16du:dateUtc="2026-06-05T20:34:00Z">
        <w:r w:rsidR="00F557FE">
          <w:t>eriments ().</w:t>
        </w:r>
      </w:ins>
    </w:p>
    <w:p w14:paraId="75D8EDDF" w14:textId="77777777" w:rsidR="00F557FE" w:rsidRDefault="00F557FE">
      <w:pPr>
        <w:rPr>
          <w:ins w:id="3731" w:author="Fernandes, Richard (he, him, his | il, le, lui)" w:date="2026-06-05T16:34:00Z" w16du:dateUtc="2026-06-05T20:34:00Z"/>
        </w:rPr>
      </w:pPr>
      <w:ins w:id="3732" w:author="Fernandes, Richard (he, him, his | il, le, lui)" w:date="2026-06-05T16:34:00Z" w16du:dateUtc="2026-06-05T20:34:00Z">
        <w:r>
          <w:lastRenderedPageBreak/>
          <w:br w:type="page"/>
        </w:r>
      </w:ins>
    </w:p>
    <w:p w14:paraId="0A786BC6" w14:textId="20B14F25" w:rsidR="00855E90" w:rsidRDefault="00855E90" w:rsidP="00855E90">
      <w:pPr>
        <w:pStyle w:val="Caption"/>
        <w:keepNext/>
        <w:rPr>
          <w:ins w:id="3733" w:author="Fernandes, Richard (he, him, his | il, le, lui)" w:date="2026-06-05T16:34:00Z" w16du:dateUtc="2026-06-05T20:34:00Z"/>
        </w:rPr>
        <w:pPrChange w:id="3734" w:author="Fernandes, Richard (he, him, his | il, le, lui)" w:date="2026-06-05T16:34:00Z" w16du:dateUtc="2026-06-05T20:34:00Z">
          <w:pPr/>
        </w:pPrChange>
      </w:pPr>
      <w:ins w:id="3735" w:author="Fernandes, Richard (he, him, his | il, le, lui)" w:date="2026-06-05T16:34:00Z" w16du:dateUtc="2026-06-05T20:34:00Z">
        <w:r>
          <w:lastRenderedPageBreak/>
          <w:t xml:space="preserve">Table </w:t>
        </w:r>
        <w:r>
          <w:fldChar w:fldCharType="begin"/>
        </w:r>
        <w:r>
          <w:instrText xml:space="preserve"> SEQ Table \* ARABIC </w:instrText>
        </w:r>
      </w:ins>
      <w:r>
        <w:fldChar w:fldCharType="separate"/>
      </w:r>
      <w:ins w:id="3736" w:author="Fernandes, Richard (he, him, his | il, le, lui)" w:date="2026-06-05T16:37:00Z" w16du:dateUtc="2026-06-05T20:37:00Z">
        <w:r>
          <w:rPr>
            <w:noProof/>
          </w:rPr>
          <w:t>8</w:t>
        </w:r>
      </w:ins>
      <w:ins w:id="3737" w:author="Fernandes, Richard (he, him, his | il, le, lui)" w:date="2026-06-05T16:34:00Z" w16du:dateUtc="2026-06-05T20:34:00Z">
        <w:r>
          <w:fldChar w:fldCharType="end"/>
        </w:r>
        <w:r>
          <w:t xml:space="preserve">.  Summary of </w:t>
        </w:r>
      </w:ins>
      <w:ins w:id="3738" w:author="Fernandes, Richard (he, him, his | il, le, lui)" w:date="2026-06-05T16:35:00Z" w16du:dateUtc="2026-06-05T20:35:00Z">
        <w:r>
          <w:t xml:space="preserve">uncertainty (U) and stability (S) GCOS </w:t>
        </w:r>
      </w:ins>
      <w:ins w:id="3739" w:author="Fernandes, Richard (he, him, his | il, le, lui)" w:date="2026-06-05T16:34:00Z" w16du:dateUtc="2026-06-05T20:34:00Z">
        <w:r>
          <w:t>v</w:t>
        </w:r>
      </w:ins>
      <w:ins w:id="3740" w:author="Fernandes, Richard (he, him, his | il, le, lui)" w:date="2026-06-05T16:35:00Z" w16du:dateUtc="2026-06-05T20:35:00Z">
        <w:r>
          <w:t xml:space="preserve">alidation for product measurements (PM) for each experiment described in xx.  </w:t>
        </w:r>
      </w:ins>
    </w:p>
    <w:tbl>
      <w:tblPr>
        <w:tblStyle w:val="TableGrid"/>
        <w:tblW w:w="0" w:type="auto"/>
        <w:tblInd w:w="720" w:type="dxa"/>
        <w:tblLook w:val="04A0" w:firstRow="1" w:lastRow="0" w:firstColumn="1" w:lastColumn="0" w:noHBand="0" w:noVBand="1"/>
      </w:tblPr>
      <w:tblGrid>
        <w:gridCol w:w="2039"/>
        <w:gridCol w:w="1122"/>
        <w:gridCol w:w="828"/>
        <w:gridCol w:w="911"/>
        <w:gridCol w:w="998"/>
        <w:gridCol w:w="823"/>
        <w:gridCol w:w="911"/>
        <w:gridCol w:w="998"/>
      </w:tblGrid>
      <w:tr w:rsidR="00F557FE" w14:paraId="35CF75C3" w14:textId="77777777" w:rsidTr="00123A46">
        <w:trPr>
          <w:ins w:id="3741" w:author="Fernandes, Richard (he, him, his | il, le, lui)" w:date="2026-06-05T16:34:00Z" w16du:dateUtc="2026-06-05T20:34:00Z"/>
        </w:trPr>
        <w:tc>
          <w:tcPr>
            <w:tcW w:w="1826" w:type="dxa"/>
          </w:tcPr>
          <w:p w14:paraId="4982AED7" w14:textId="77777777" w:rsidR="00F557FE" w:rsidRDefault="00F557FE" w:rsidP="00855E90">
            <w:pPr>
              <w:jc w:val="center"/>
              <w:rPr>
                <w:ins w:id="3742" w:author="Fernandes, Richard (he, him, his | il, le, lui)" w:date="2026-06-05T16:34:00Z" w16du:dateUtc="2026-06-05T20:34:00Z"/>
              </w:rPr>
              <w:pPrChange w:id="3743" w:author="Fernandes, Richard (he, him, his | il, le, lui)" w:date="2026-06-05T16:36:00Z" w16du:dateUtc="2026-06-05T20:36:00Z">
                <w:pPr/>
              </w:pPrChange>
            </w:pPr>
            <w:ins w:id="3744" w:author="Fernandes, Richard (he, him, his | il, le, lui)" w:date="2026-06-05T16:34:00Z" w16du:dateUtc="2026-06-05T20:34:00Z">
              <w:r>
                <w:t>Experiment</w:t>
              </w:r>
            </w:ins>
          </w:p>
        </w:tc>
        <w:tc>
          <w:tcPr>
            <w:tcW w:w="1056" w:type="dxa"/>
          </w:tcPr>
          <w:p w14:paraId="357A48D8" w14:textId="09105D00" w:rsidR="00F557FE" w:rsidRDefault="00F557FE" w:rsidP="00855E90">
            <w:pPr>
              <w:jc w:val="center"/>
              <w:rPr>
                <w:ins w:id="3745" w:author="Fernandes, Richard (he, him, his | il, le, lui)" w:date="2026-06-05T16:34:00Z" w16du:dateUtc="2026-06-05T20:34:00Z"/>
              </w:rPr>
              <w:pPrChange w:id="3746" w:author="Fernandes, Richard (he, him, his | il, le, lui)" w:date="2026-06-05T16:36:00Z" w16du:dateUtc="2026-06-05T20:36:00Z">
                <w:pPr/>
              </w:pPrChange>
            </w:pPr>
            <w:ins w:id="3747" w:author="Fernandes, Richard (he, him, his | il, le, lui)" w:date="2026-06-05T16:34:00Z" w16du:dateUtc="2026-06-05T20:34:00Z">
              <w:r>
                <w:t>Valid</w:t>
              </w:r>
              <w:r w:rsidR="00855E90">
                <w:t>ated PM</w:t>
              </w:r>
            </w:ins>
          </w:p>
        </w:tc>
        <w:tc>
          <w:tcPr>
            <w:tcW w:w="2962" w:type="dxa"/>
            <w:gridSpan w:val="3"/>
          </w:tcPr>
          <w:p w14:paraId="2F495F09" w14:textId="77777777" w:rsidR="00F557FE" w:rsidRDefault="00F557FE" w:rsidP="00855E90">
            <w:pPr>
              <w:jc w:val="center"/>
              <w:rPr>
                <w:ins w:id="3748" w:author="Fernandes, Richard (he, him, his | il, le, lui)" w:date="2026-06-05T16:34:00Z" w16du:dateUtc="2026-06-05T20:34:00Z"/>
              </w:rPr>
              <w:pPrChange w:id="3749" w:author="Fernandes, Richard (he, him, his | il, le, lui)" w:date="2026-06-05T16:36:00Z" w16du:dateUtc="2026-06-05T20:36:00Z">
                <w:pPr/>
              </w:pPrChange>
            </w:pPr>
            <w:ins w:id="3750" w:author="Fernandes, Richard (he, him, his | il, le, lui)" w:date="2026-06-05T16:34:00Z" w16du:dateUtc="2026-06-05T20:34:00Z">
              <w:r>
                <w:t>U Conformity</w:t>
              </w:r>
            </w:ins>
          </w:p>
        </w:tc>
        <w:tc>
          <w:tcPr>
            <w:tcW w:w="2786" w:type="dxa"/>
            <w:gridSpan w:val="3"/>
          </w:tcPr>
          <w:p w14:paraId="2CCFAA92" w14:textId="04EB1D89" w:rsidR="00F557FE" w:rsidRDefault="00855E90" w:rsidP="00855E90">
            <w:pPr>
              <w:jc w:val="center"/>
              <w:rPr>
                <w:ins w:id="3751" w:author="Fernandes, Richard (he, him, his | il, le, lui)" w:date="2026-06-05T16:34:00Z" w16du:dateUtc="2026-06-05T20:34:00Z"/>
              </w:rPr>
              <w:pPrChange w:id="3752" w:author="Fernandes, Richard (he, him, his | il, le, lui)" w:date="2026-06-05T16:36:00Z" w16du:dateUtc="2026-06-05T20:36:00Z">
                <w:pPr/>
              </w:pPrChange>
            </w:pPr>
            <w:ins w:id="3753" w:author="Fernandes, Richard (he, him, his | il, le, lui)" w:date="2026-06-05T16:36:00Z" w16du:dateUtc="2026-06-05T20:36:00Z">
              <w:r>
                <w:t>S Conformity</w:t>
              </w:r>
            </w:ins>
          </w:p>
        </w:tc>
      </w:tr>
      <w:tr w:rsidR="00F557FE" w14:paraId="6D9785D5" w14:textId="77777777" w:rsidTr="00123A46">
        <w:trPr>
          <w:ins w:id="3754" w:author="Fernandes, Richard (he, him, his | il, le, lui)" w:date="2026-06-05T16:34:00Z" w16du:dateUtc="2026-06-05T20:34:00Z"/>
        </w:trPr>
        <w:tc>
          <w:tcPr>
            <w:tcW w:w="1826" w:type="dxa"/>
          </w:tcPr>
          <w:p w14:paraId="72E581B1" w14:textId="77777777" w:rsidR="00F557FE" w:rsidRDefault="00F557FE" w:rsidP="00123A46">
            <w:pPr>
              <w:rPr>
                <w:ins w:id="3755" w:author="Fernandes, Richard (he, him, his | il, le, lui)" w:date="2026-06-05T16:34:00Z" w16du:dateUtc="2026-06-05T20:34:00Z"/>
              </w:rPr>
            </w:pPr>
          </w:p>
        </w:tc>
        <w:tc>
          <w:tcPr>
            <w:tcW w:w="1056" w:type="dxa"/>
          </w:tcPr>
          <w:p w14:paraId="69AD6AEB" w14:textId="77777777" w:rsidR="00F557FE" w:rsidRDefault="00F557FE" w:rsidP="00123A46">
            <w:pPr>
              <w:rPr>
                <w:ins w:id="3756" w:author="Fernandes, Richard (he, him, his | il, le, lui)" w:date="2026-06-05T16:34:00Z" w16du:dateUtc="2026-06-05T20:34:00Z"/>
              </w:rPr>
            </w:pPr>
            <w:ins w:id="3757" w:author="Fernandes, Richard (he, him, his | il, le, lui)" w:date="2026-06-05T16:34:00Z" w16du:dateUtc="2026-06-05T20:34:00Z">
              <w:r>
                <w:t>#</w:t>
              </w:r>
            </w:ins>
          </w:p>
        </w:tc>
        <w:tc>
          <w:tcPr>
            <w:tcW w:w="1227" w:type="dxa"/>
          </w:tcPr>
          <w:p w14:paraId="3CEBB0E2" w14:textId="77777777" w:rsidR="00F557FE" w:rsidRDefault="00F557FE" w:rsidP="00123A46">
            <w:pPr>
              <w:rPr>
                <w:ins w:id="3758" w:author="Fernandes, Richard (he, him, his | il, le, lui)" w:date="2026-06-05T16:34:00Z" w16du:dateUtc="2026-06-05T20:34:00Z"/>
              </w:rPr>
            </w:pPr>
            <w:ins w:id="3759" w:author="Fernandes, Richard (he, him, his | il, le, lui)" w:date="2026-06-05T16:34:00Z" w16du:dateUtc="2026-06-05T20:34:00Z">
              <w:r>
                <w:t>%True</w:t>
              </w:r>
            </w:ins>
          </w:p>
        </w:tc>
        <w:tc>
          <w:tcPr>
            <w:tcW w:w="829" w:type="dxa"/>
          </w:tcPr>
          <w:p w14:paraId="38ED9D14" w14:textId="77777777" w:rsidR="00F557FE" w:rsidRDefault="00F557FE" w:rsidP="00123A46">
            <w:pPr>
              <w:rPr>
                <w:ins w:id="3760" w:author="Fernandes, Richard (he, him, his | il, le, lui)" w:date="2026-06-05T16:34:00Z" w16du:dateUtc="2026-06-05T20:34:00Z"/>
              </w:rPr>
            </w:pPr>
            <w:ins w:id="3761" w:author="Fernandes, Richard (he, him, his | il, le, lui)" w:date="2026-06-05T16:34:00Z" w16du:dateUtc="2026-06-05T20:34:00Z">
              <w:r>
                <w:t>%False</w:t>
              </w:r>
            </w:ins>
          </w:p>
        </w:tc>
        <w:tc>
          <w:tcPr>
            <w:tcW w:w="906" w:type="dxa"/>
          </w:tcPr>
          <w:p w14:paraId="0EAFCCFA" w14:textId="77777777" w:rsidR="00F557FE" w:rsidRDefault="00F557FE" w:rsidP="00123A46">
            <w:pPr>
              <w:rPr>
                <w:ins w:id="3762" w:author="Fernandes, Richard (he, him, his | il, le, lui)" w:date="2026-06-05T16:34:00Z" w16du:dateUtc="2026-06-05T20:34:00Z"/>
              </w:rPr>
            </w:pPr>
            <w:ins w:id="3763" w:author="Fernandes, Richard (he, him, his | il, le, lui)" w:date="2026-06-05T16:34:00Z" w16du:dateUtc="2026-06-05T20:34:00Z">
              <w:r>
                <w:t>%Incon.</w:t>
              </w:r>
            </w:ins>
          </w:p>
        </w:tc>
        <w:tc>
          <w:tcPr>
            <w:tcW w:w="1051" w:type="dxa"/>
          </w:tcPr>
          <w:p w14:paraId="09575BF4" w14:textId="77777777" w:rsidR="00F557FE" w:rsidRDefault="00F557FE" w:rsidP="00123A46">
            <w:pPr>
              <w:rPr>
                <w:ins w:id="3764" w:author="Fernandes, Richard (he, him, his | il, le, lui)" w:date="2026-06-05T16:34:00Z" w16du:dateUtc="2026-06-05T20:34:00Z"/>
              </w:rPr>
            </w:pPr>
            <w:ins w:id="3765" w:author="Fernandes, Richard (he, him, his | il, le, lui)" w:date="2026-06-05T16:34:00Z" w16du:dateUtc="2026-06-05T20:34:00Z">
              <w:r>
                <w:t>%True</w:t>
              </w:r>
            </w:ins>
          </w:p>
        </w:tc>
        <w:tc>
          <w:tcPr>
            <w:tcW w:w="829" w:type="dxa"/>
          </w:tcPr>
          <w:p w14:paraId="776F5DE7" w14:textId="77777777" w:rsidR="00F557FE" w:rsidRDefault="00F557FE" w:rsidP="00123A46">
            <w:pPr>
              <w:rPr>
                <w:ins w:id="3766" w:author="Fernandes, Richard (he, him, his | il, le, lui)" w:date="2026-06-05T16:34:00Z" w16du:dateUtc="2026-06-05T20:34:00Z"/>
              </w:rPr>
            </w:pPr>
            <w:ins w:id="3767" w:author="Fernandes, Richard (he, him, his | il, le, lui)" w:date="2026-06-05T16:34:00Z" w16du:dateUtc="2026-06-05T20:34:00Z">
              <w:r>
                <w:t>%False</w:t>
              </w:r>
            </w:ins>
          </w:p>
        </w:tc>
        <w:tc>
          <w:tcPr>
            <w:tcW w:w="906" w:type="dxa"/>
          </w:tcPr>
          <w:p w14:paraId="067264F4" w14:textId="77777777" w:rsidR="00F557FE" w:rsidRDefault="00F557FE" w:rsidP="00123A46">
            <w:pPr>
              <w:rPr>
                <w:ins w:id="3768" w:author="Fernandes, Richard (he, him, his | il, le, lui)" w:date="2026-06-05T16:34:00Z" w16du:dateUtc="2026-06-05T20:34:00Z"/>
              </w:rPr>
            </w:pPr>
            <w:ins w:id="3769" w:author="Fernandes, Richard (he, him, his | il, le, lui)" w:date="2026-06-05T16:34:00Z" w16du:dateUtc="2026-06-05T20:34:00Z">
              <w:r>
                <w:t>%Incon.</w:t>
              </w:r>
            </w:ins>
          </w:p>
        </w:tc>
      </w:tr>
      <w:tr w:rsidR="00F557FE" w14:paraId="69DFE12C" w14:textId="77777777" w:rsidTr="00123A46">
        <w:trPr>
          <w:ins w:id="3770" w:author="Fernandes, Richard (he, him, his | il, le, lui)" w:date="2026-06-05T16:34:00Z" w16du:dateUtc="2026-06-05T20:34:00Z"/>
        </w:trPr>
        <w:tc>
          <w:tcPr>
            <w:tcW w:w="1826" w:type="dxa"/>
          </w:tcPr>
          <w:p w14:paraId="68F62820" w14:textId="77777777" w:rsidR="00F557FE" w:rsidRDefault="00F557FE" w:rsidP="00123A46">
            <w:pPr>
              <w:rPr>
                <w:ins w:id="3771" w:author="Fernandes, Richard (he, him, his | il, le, lui)" w:date="2026-06-05T16:34:00Z" w16du:dateUtc="2026-06-05T20:34:00Z"/>
              </w:rPr>
            </w:pPr>
            <w:ins w:id="3772" w:author="Fernandes, Richard (he, him, his | il, le, lui)" w:date="2026-06-05T16:34:00Z" w16du:dateUtc="2026-06-05T20:34:00Z">
              <w:r>
                <w:t>HLS-SiteUni</w:t>
              </w:r>
            </w:ins>
          </w:p>
        </w:tc>
        <w:tc>
          <w:tcPr>
            <w:tcW w:w="1056" w:type="dxa"/>
          </w:tcPr>
          <w:p w14:paraId="466E3542" w14:textId="77777777" w:rsidR="00F557FE" w:rsidRDefault="00F557FE" w:rsidP="00123A46">
            <w:pPr>
              <w:rPr>
                <w:ins w:id="3773" w:author="Fernandes, Richard (he, him, his | il, le, lui)" w:date="2026-06-05T16:34:00Z" w16du:dateUtc="2026-06-05T20:34:00Z"/>
              </w:rPr>
            </w:pPr>
          </w:p>
        </w:tc>
        <w:tc>
          <w:tcPr>
            <w:tcW w:w="1227" w:type="dxa"/>
          </w:tcPr>
          <w:p w14:paraId="0CFDF275" w14:textId="77777777" w:rsidR="00F557FE" w:rsidRPr="007834D0" w:rsidRDefault="00F557FE" w:rsidP="00123A46">
            <w:pPr>
              <w:rPr>
                <w:ins w:id="3774" w:author="Fernandes, Richard (he, him, his | il, le, lui)" w:date="2026-06-05T16:34:00Z" w16du:dateUtc="2026-06-05T20:34:00Z"/>
              </w:rPr>
            </w:pPr>
          </w:p>
        </w:tc>
        <w:tc>
          <w:tcPr>
            <w:tcW w:w="829" w:type="dxa"/>
          </w:tcPr>
          <w:p w14:paraId="054B1EF1" w14:textId="77777777" w:rsidR="00F557FE" w:rsidRDefault="00F557FE" w:rsidP="00123A46">
            <w:pPr>
              <w:rPr>
                <w:ins w:id="3775" w:author="Fernandes, Richard (he, him, his | il, le, lui)" w:date="2026-06-05T16:34:00Z" w16du:dateUtc="2026-06-05T20:34:00Z"/>
              </w:rPr>
            </w:pPr>
          </w:p>
        </w:tc>
        <w:tc>
          <w:tcPr>
            <w:tcW w:w="906" w:type="dxa"/>
          </w:tcPr>
          <w:p w14:paraId="2DEEAC03" w14:textId="77777777" w:rsidR="00F557FE" w:rsidRPr="00123A46" w:rsidRDefault="00F557FE" w:rsidP="00123A46">
            <w:pPr>
              <w:rPr>
                <w:ins w:id="3776" w:author="Fernandes, Richard (he, him, his | il, le, lui)" w:date="2026-06-05T16:34:00Z" w16du:dateUtc="2026-06-05T20:34:00Z"/>
                <w:sz w:val="24"/>
                <w:szCs w:val="24"/>
              </w:rPr>
            </w:pPr>
          </w:p>
        </w:tc>
        <w:tc>
          <w:tcPr>
            <w:tcW w:w="1051" w:type="dxa"/>
          </w:tcPr>
          <w:p w14:paraId="3849CC3A" w14:textId="77777777" w:rsidR="00F557FE" w:rsidRPr="00123A46" w:rsidRDefault="00F557FE" w:rsidP="00123A46">
            <w:pPr>
              <w:rPr>
                <w:ins w:id="3777" w:author="Fernandes, Richard (he, him, his | il, le, lui)" w:date="2026-06-05T16:34:00Z" w16du:dateUtc="2026-06-05T20:34:00Z"/>
                <w:sz w:val="24"/>
                <w:szCs w:val="24"/>
              </w:rPr>
            </w:pPr>
          </w:p>
        </w:tc>
        <w:tc>
          <w:tcPr>
            <w:tcW w:w="829" w:type="dxa"/>
          </w:tcPr>
          <w:p w14:paraId="022C9E72" w14:textId="77777777" w:rsidR="00F557FE" w:rsidRDefault="00F557FE" w:rsidP="00123A46">
            <w:pPr>
              <w:rPr>
                <w:ins w:id="3778" w:author="Fernandes, Richard (he, him, his | il, le, lui)" w:date="2026-06-05T16:34:00Z" w16du:dateUtc="2026-06-05T20:34:00Z"/>
              </w:rPr>
            </w:pPr>
          </w:p>
        </w:tc>
        <w:tc>
          <w:tcPr>
            <w:tcW w:w="906" w:type="dxa"/>
          </w:tcPr>
          <w:p w14:paraId="04C738EF" w14:textId="77777777" w:rsidR="00F557FE" w:rsidRDefault="00F557FE" w:rsidP="00123A46">
            <w:pPr>
              <w:rPr>
                <w:ins w:id="3779" w:author="Fernandes, Richard (he, him, his | il, le, lui)" w:date="2026-06-05T16:34:00Z" w16du:dateUtc="2026-06-05T20:34:00Z"/>
              </w:rPr>
            </w:pPr>
          </w:p>
        </w:tc>
      </w:tr>
      <w:tr w:rsidR="00F557FE" w14:paraId="58D5ADBB" w14:textId="77777777" w:rsidTr="00123A46">
        <w:trPr>
          <w:ins w:id="3780" w:author="Fernandes, Richard (he, him, his | il, le, lui)" w:date="2026-06-05T16:34:00Z" w16du:dateUtc="2026-06-05T20:34:00Z"/>
        </w:trPr>
        <w:tc>
          <w:tcPr>
            <w:tcW w:w="1826" w:type="dxa"/>
          </w:tcPr>
          <w:p w14:paraId="4CCE363B" w14:textId="77777777" w:rsidR="00F557FE" w:rsidRDefault="00F557FE" w:rsidP="00123A46">
            <w:pPr>
              <w:rPr>
                <w:ins w:id="3781" w:author="Fernandes, Richard (he, him, his | il, le, lui)" w:date="2026-06-05T16:34:00Z" w16du:dateUtc="2026-06-05T20:34:00Z"/>
              </w:rPr>
            </w:pPr>
            <w:ins w:id="3782" w:author="Fernandes, Richard (he, him, his | il, le, lui)" w:date="2026-06-05T16:34:00Z" w16du:dateUtc="2026-06-05T20:34:00Z">
              <w:r>
                <w:t>HLS-Site</w:t>
              </w:r>
              <w:r>
                <w:t>Uni</w:t>
              </w:r>
              <w:r>
                <w:t>Wide</w:t>
              </w:r>
            </w:ins>
          </w:p>
        </w:tc>
        <w:tc>
          <w:tcPr>
            <w:tcW w:w="1056" w:type="dxa"/>
          </w:tcPr>
          <w:p w14:paraId="1E035D83" w14:textId="77777777" w:rsidR="00F557FE" w:rsidRDefault="00F557FE" w:rsidP="00123A46">
            <w:pPr>
              <w:rPr>
                <w:ins w:id="3783" w:author="Fernandes, Richard (he, him, his | il, le, lui)" w:date="2026-06-05T16:34:00Z" w16du:dateUtc="2026-06-05T20:34:00Z"/>
              </w:rPr>
            </w:pPr>
          </w:p>
        </w:tc>
        <w:tc>
          <w:tcPr>
            <w:tcW w:w="1227" w:type="dxa"/>
          </w:tcPr>
          <w:p w14:paraId="02272989" w14:textId="77777777" w:rsidR="00F557FE" w:rsidRDefault="00F557FE" w:rsidP="00123A46">
            <w:pPr>
              <w:rPr>
                <w:ins w:id="3784" w:author="Fernandes, Richard (he, him, his | il, le, lui)" w:date="2026-06-05T16:34:00Z" w16du:dateUtc="2026-06-05T20:34:00Z"/>
              </w:rPr>
            </w:pPr>
          </w:p>
        </w:tc>
        <w:tc>
          <w:tcPr>
            <w:tcW w:w="829" w:type="dxa"/>
          </w:tcPr>
          <w:p w14:paraId="33711010" w14:textId="77777777" w:rsidR="00F557FE" w:rsidRDefault="00F557FE" w:rsidP="00123A46">
            <w:pPr>
              <w:rPr>
                <w:ins w:id="3785" w:author="Fernandes, Richard (he, him, his | il, le, lui)" w:date="2026-06-05T16:34:00Z" w16du:dateUtc="2026-06-05T20:34:00Z"/>
              </w:rPr>
            </w:pPr>
          </w:p>
        </w:tc>
        <w:tc>
          <w:tcPr>
            <w:tcW w:w="906" w:type="dxa"/>
          </w:tcPr>
          <w:p w14:paraId="1381FE80" w14:textId="77777777" w:rsidR="00F557FE" w:rsidRDefault="00F557FE" w:rsidP="00123A46">
            <w:pPr>
              <w:rPr>
                <w:ins w:id="3786" w:author="Fernandes, Richard (he, him, his | il, le, lui)" w:date="2026-06-05T16:34:00Z" w16du:dateUtc="2026-06-05T20:34:00Z"/>
              </w:rPr>
            </w:pPr>
          </w:p>
        </w:tc>
        <w:tc>
          <w:tcPr>
            <w:tcW w:w="1051" w:type="dxa"/>
          </w:tcPr>
          <w:p w14:paraId="7D0D1FF4" w14:textId="77777777" w:rsidR="00F557FE" w:rsidRDefault="00F557FE" w:rsidP="00123A46">
            <w:pPr>
              <w:rPr>
                <w:ins w:id="3787" w:author="Fernandes, Richard (he, him, his | il, le, lui)" w:date="2026-06-05T16:34:00Z" w16du:dateUtc="2026-06-05T20:34:00Z"/>
              </w:rPr>
            </w:pPr>
          </w:p>
        </w:tc>
        <w:tc>
          <w:tcPr>
            <w:tcW w:w="829" w:type="dxa"/>
          </w:tcPr>
          <w:p w14:paraId="7B8FE154" w14:textId="77777777" w:rsidR="00F557FE" w:rsidRDefault="00F557FE" w:rsidP="00123A46">
            <w:pPr>
              <w:rPr>
                <w:ins w:id="3788" w:author="Fernandes, Richard (he, him, his | il, le, lui)" w:date="2026-06-05T16:34:00Z" w16du:dateUtc="2026-06-05T20:34:00Z"/>
              </w:rPr>
            </w:pPr>
          </w:p>
        </w:tc>
        <w:tc>
          <w:tcPr>
            <w:tcW w:w="906" w:type="dxa"/>
          </w:tcPr>
          <w:p w14:paraId="59C43FF0" w14:textId="77777777" w:rsidR="00F557FE" w:rsidRDefault="00F557FE" w:rsidP="00123A46">
            <w:pPr>
              <w:rPr>
                <w:ins w:id="3789" w:author="Fernandes, Richard (he, him, his | il, le, lui)" w:date="2026-06-05T16:34:00Z" w16du:dateUtc="2026-06-05T20:34:00Z"/>
              </w:rPr>
            </w:pPr>
          </w:p>
        </w:tc>
      </w:tr>
      <w:tr w:rsidR="00F557FE" w14:paraId="6C0FB60C" w14:textId="77777777" w:rsidTr="00123A46">
        <w:trPr>
          <w:ins w:id="3790" w:author="Fernandes, Richard (he, him, his | il, le, lui)" w:date="2026-06-05T16:34:00Z" w16du:dateUtc="2026-06-05T20:34:00Z"/>
        </w:trPr>
        <w:tc>
          <w:tcPr>
            <w:tcW w:w="1826" w:type="dxa"/>
          </w:tcPr>
          <w:p w14:paraId="1876CD15" w14:textId="77777777" w:rsidR="00F557FE" w:rsidRDefault="00F557FE" w:rsidP="00123A46">
            <w:pPr>
              <w:rPr>
                <w:ins w:id="3791" w:author="Fernandes, Richard (he, him, his | il, le, lui)" w:date="2026-06-05T16:34:00Z" w16du:dateUtc="2026-06-05T20:34:00Z"/>
              </w:rPr>
            </w:pPr>
            <w:ins w:id="3792" w:author="Fernandes, Richard (he, him, his | il, le, lui)" w:date="2026-06-05T16:34:00Z" w16du:dateUtc="2026-06-05T20:34:00Z">
              <w:r>
                <w:t>HLS-SiteAll</w:t>
              </w:r>
            </w:ins>
          </w:p>
        </w:tc>
        <w:tc>
          <w:tcPr>
            <w:tcW w:w="1056" w:type="dxa"/>
          </w:tcPr>
          <w:p w14:paraId="20A6528E" w14:textId="77777777" w:rsidR="00F557FE" w:rsidRDefault="00F557FE" w:rsidP="00123A46">
            <w:pPr>
              <w:rPr>
                <w:ins w:id="3793" w:author="Fernandes, Richard (he, him, his | il, le, lui)" w:date="2026-06-05T16:34:00Z" w16du:dateUtc="2026-06-05T20:34:00Z"/>
              </w:rPr>
            </w:pPr>
          </w:p>
        </w:tc>
        <w:tc>
          <w:tcPr>
            <w:tcW w:w="1227" w:type="dxa"/>
          </w:tcPr>
          <w:p w14:paraId="27B9E6B5" w14:textId="77777777" w:rsidR="00F557FE" w:rsidRDefault="00F557FE" w:rsidP="00123A46">
            <w:pPr>
              <w:rPr>
                <w:ins w:id="3794" w:author="Fernandes, Richard (he, him, his | il, le, lui)" w:date="2026-06-05T16:34:00Z" w16du:dateUtc="2026-06-05T20:34:00Z"/>
              </w:rPr>
            </w:pPr>
          </w:p>
        </w:tc>
        <w:tc>
          <w:tcPr>
            <w:tcW w:w="829" w:type="dxa"/>
          </w:tcPr>
          <w:p w14:paraId="21D46E6B" w14:textId="77777777" w:rsidR="00F557FE" w:rsidRDefault="00F557FE" w:rsidP="00123A46">
            <w:pPr>
              <w:rPr>
                <w:ins w:id="3795" w:author="Fernandes, Richard (he, him, his | il, le, lui)" w:date="2026-06-05T16:34:00Z" w16du:dateUtc="2026-06-05T20:34:00Z"/>
              </w:rPr>
            </w:pPr>
          </w:p>
        </w:tc>
        <w:tc>
          <w:tcPr>
            <w:tcW w:w="906" w:type="dxa"/>
          </w:tcPr>
          <w:p w14:paraId="6D9CCF57" w14:textId="77777777" w:rsidR="00F557FE" w:rsidRDefault="00F557FE" w:rsidP="00123A46">
            <w:pPr>
              <w:rPr>
                <w:ins w:id="3796" w:author="Fernandes, Richard (he, him, his | il, le, lui)" w:date="2026-06-05T16:34:00Z" w16du:dateUtc="2026-06-05T20:34:00Z"/>
              </w:rPr>
            </w:pPr>
          </w:p>
        </w:tc>
        <w:tc>
          <w:tcPr>
            <w:tcW w:w="1051" w:type="dxa"/>
          </w:tcPr>
          <w:p w14:paraId="33CB3FF5" w14:textId="77777777" w:rsidR="00F557FE" w:rsidRDefault="00F557FE" w:rsidP="00123A46">
            <w:pPr>
              <w:rPr>
                <w:ins w:id="3797" w:author="Fernandes, Richard (he, him, his | il, le, lui)" w:date="2026-06-05T16:34:00Z" w16du:dateUtc="2026-06-05T20:34:00Z"/>
              </w:rPr>
            </w:pPr>
          </w:p>
        </w:tc>
        <w:tc>
          <w:tcPr>
            <w:tcW w:w="829" w:type="dxa"/>
          </w:tcPr>
          <w:p w14:paraId="17615D84" w14:textId="77777777" w:rsidR="00F557FE" w:rsidRDefault="00F557FE" w:rsidP="00123A46">
            <w:pPr>
              <w:rPr>
                <w:ins w:id="3798" w:author="Fernandes, Richard (he, him, his | il, le, lui)" w:date="2026-06-05T16:34:00Z" w16du:dateUtc="2026-06-05T20:34:00Z"/>
              </w:rPr>
            </w:pPr>
          </w:p>
        </w:tc>
        <w:tc>
          <w:tcPr>
            <w:tcW w:w="906" w:type="dxa"/>
          </w:tcPr>
          <w:p w14:paraId="0D4D5DAF" w14:textId="77777777" w:rsidR="00F557FE" w:rsidRDefault="00F557FE" w:rsidP="00123A46">
            <w:pPr>
              <w:rPr>
                <w:ins w:id="3799" w:author="Fernandes, Richard (he, him, his | il, le, lui)" w:date="2026-06-05T16:34:00Z" w16du:dateUtc="2026-06-05T20:34:00Z"/>
              </w:rPr>
            </w:pPr>
          </w:p>
        </w:tc>
      </w:tr>
      <w:tr w:rsidR="00F557FE" w14:paraId="20C5A30A" w14:textId="77777777" w:rsidTr="00123A46">
        <w:trPr>
          <w:ins w:id="3800" w:author="Fernandes, Richard (he, him, his | il, le, lui)" w:date="2026-06-05T16:34:00Z" w16du:dateUtc="2026-06-05T20:34:00Z"/>
        </w:trPr>
        <w:tc>
          <w:tcPr>
            <w:tcW w:w="1826" w:type="dxa"/>
          </w:tcPr>
          <w:p w14:paraId="31C7E265" w14:textId="77777777" w:rsidR="00F557FE" w:rsidRDefault="00F557FE" w:rsidP="00123A46">
            <w:pPr>
              <w:rPr>
                <w:ins w:id="3801" w:author="Fernandes, Richard (he, him, his | il, le, lui)" w:date="2026-06-05T16:34:00Z" w16du:dateUtc="2026-06-05T20:34:00Z"/>
              </w:rPr>
            </w:pPr>
            <w:ins w:id="3802" w:author="Fernandes, Richard (he, him, his | il, le, lui)" w:date="2026-06-05T16:34:00Z" w16du:dateUtc="2026-06-05T20:34:00Z">
              <w:r>
                <w:t>HLS-SiteAllWide</w:t>
              </w:r>
            </w:ins>
          </w:p>
        </w:tc>
        <w:tc>
          <w:tcPr>
            <w:tcW w:w="1056" w:type="dxa"/>
          </w:tcPr>
          <w:p w14:paraId="5C45163B" w14:textId="77777777" w:rsidR="00F557FE" w:rsidRDefault="00F557FE" w:rsidP="00123A46">
            <w:pPr>
              <w:rPr>
                <w:ins w:id="3803" w:author="Fernandes, Richard (he, him, his | il, le, lui)" w:date="2026-06-05T16:34:00Z" w16du:dateUtc="2026-06-05T20:34:00Z"/>
              </w:rPr>
            </w:pPr>
          </w:p>
        </w:tc>
        <w:tc>
          <w:tcPr>
            <w:tcW w:w="1227" w:type="dxa"/>
          </w:tcPr>
          <w:p w14:paraId="6172B198" w14:textId="77777777" w:rsidR="00F557FE" w:rsidRDefault="00F557FE" w:rsidP="00123A46">
            <w:pPr>
              <w:rPr>
                <w:ins w:id="3804" w:author="Fernandes, Richard (he, him, his | il, le, lui)" w:date="2026-06-05T16:34:00Z" w16du:dateUtc="2026-06-05T20:34:00Z"/>
              </w:rPr>
            </w:pPr>
          </w:p>
        </w:tc>
        <w:tc>
          <w:tcPr>
            <w:tcW w:w="829" w:type="dxa"/>
          </w:tcPr>
          <w:p w14:paraId="0813FE19" w14:textId="77777777" w:rsidR="00F557FE" w:rsidRDefault="00F557FE" w:rsidP="00123A46">
            <w:pPr>
              <w:rPr>
                <w:ins w:id="3805" w:author="Fernandes, Richard (he, him, his | il, le, lui)" w:date="2026-06-05T16:34:00Z" w16du:dateUtc="2026-06-05T20:34:00Z"/>
              </w:rPr>
            </w:pPr>
          </w:p>
        </w:tc>
        <w:tc>
          <w:tcPr>
            <w:tcW w:w="906" w:type="dxa"/>
          </w:tcPr>
          <w:p w14:paraId="0207AB73" w14:textId="77777777" w:rsidR="00F557FE" w:rsidRDefault="00F557FE" w:rsidP="00123A46">
            <w:pPr>
              <w:rPr>
                <w:ins w:id="3806" w:author="Fernandes, Richard (he, him, his | il, le, lui)" w:date="2026-06-05T16:34:00Z" w16du:dateUtc="2026-06-05T20:34:00Z"/>
              </w:rPr>
            </w:pPr>
          </w:p>
        </w:tc>
        <w:tc>
          <w:tcPr>
            <w:tcW w:w="1051" w:type="dxa"/>
          </w:tcPr>
          <w:p w14:paraId="7B490E40" w14:textId="77777777" w:rsidR="00F557FE" w:rsidRDefault="00F557FE" w:rsidP="00123A46">
            <w:pPr>
              <w:rPr>
                <w:ins w:id="3807" w:author="Fernandes, Richard (he, him, his | il, le, lui)" w:date="2026-06-05T16:34:00Z" w16du:dateUtc="2026-06-05T20:34:00Z"/>
              </w:rPr>
            </w:pPr>
          </w:p>
        </w:tc>
        <w:tc>
          <w:tcPr>
            <w:tcW w:w="829" w:type="dxa"/>
          </w:tcPr>
          <w:p w14:paraId="3CB4A54A" w14:textId="77777777" w:rsidR="00F557FE" w:rsidRDefault="00F557FE" w:rsidP="00123A46">
            <w:pPr>
              <w:rPr>
                <w:ins w:id="3808" w:author="Fernandes, Richard (he, him, his | il, le, lui)" w:date="2026-06-05T16:34:00Z" w16du:dateUtc="2026-06-05T20:34:00Z"/>
              </w:rPr>
            </w:pPr>
          </w:p>
        </w:tc>
        <w:tc>
          <w:tcPr>
            <w:tcW w:w="906" w:type="dxa"/>
          </w:tcPr>
          <w:p w14:paraId="7935D1FC" w14:textId="77777777" w:rsidR="00F557FE" w:rsidRDefault="00F557FE" w:rsidP="00123A46">
            <w:pPr>
              <w:rPr>
                <w:ins w:id="3809" w:author="Fernandes, Richard (he, him, his | il, le, lui)" w:date="2026-06-05T16:34:00Z" w16du:dateUtc="2026-06-05T20:34:00Z"/>
              </w:rPr>
            </w:pPr>
          </w:p>
        </w:tc>
      </w:tr>
      <w:tr w:rsidR="00F557FE" w14:paraId="55B8776D" w14:textId="77777777" w:rsidTr="00123A46">
        <w:trPr>
          <w:ins w:id="3810" w:author="Fernandes, Richard (he, him, his | il, le, lui)" w:date="2026-06-05T16:34:00Z" w16du:dateUtc="2026-06-05T20:34:00Z"/>
        </w:trPr>
        <w:tc>
          <w:tcPr>
            <w:tcW w:w="1826" w:type="dxa"/>
          </w:tcPr>
          <w:p w14:paraId="590C7F16" w14:textId="77777777" w:rsidR="00F557FE" w:rsidRDefault="00F557FE" w:rsidP="00123A46">
            <w:pPr>
              <w:rPr>
                <w:ins w:id="3811" w:author="Fernandes, Richard (he, him, his | il, le, lui)" w:date="2026-06-05T16:34:00Z" w16du:dateUtc="2026-06-05T20:34:00Z"/>
              </w:rPr>
            </w:pPr>
            <w:ins w:id="3812" w:author="Fernandes, Richard (he, him, his | il, le, lui)" w:date="2026-06-05T16:34:00Z" w16du:dateUtc="2026-06-05T20:34:00Z">
              <w:r>
                <w:t>HLS-All</w:t>
              </w:r>
            </w:ins>
          </w:p>
        </w:tc>
        <w:tc>
          <w:tcPr>
            <w:tcW w:w="1056" w:type="dxa"/>
          </w:tcPr>
          <w:p w14:paraId="4F7461A2" w14:textId="77777777" w:rsidR="00F557FE" w:rsidRDefault="00F557FE" w:rsidP="00123A46">
            <w:pPr>
              <w:rPr>
                <w:ins w:id="3813" w:author="Fernandes, Richard (he, him, his | il, le, lui)" w:date="2026-06-05T16:34:00Z" w16du:dateUtc="2026-06-05T20:34:00Z"/>
              </w:rPr>
            </w:pPr>
          </w:p>
        </w:tc>
        <w:tc>
          <w:tcPr>
            <w:tcW w:w="1227" w:type="dxa"/>
          </w:tcPr>
          <w:p w14:paraId="3ED25A3F" w14:textId="77777777" w:rsidR="00F557FE" w:rsidRDefault="00F557FE" w:rsidP="00123A46">
            <w:pPr>
              <w:rPr>
                <w:ins w:id="3814" w:author="Fernandes, Richard (he, him, his | il, le, lui)" w:date="2026-06-05T16:34:00Z" w16du:dateUtc="2026-06-05T20:34:00Z"/>
              </w:rPr>
            </w:pPr>
          </w:p>
        </w:tc>
        <w:tc>
          <w:tcPr>
            <w:tcW w:w="829" w:type="dxa"/>
          </w:tcPr>
          <w:p w14:paraId="26DCE6EC" w14:textId="77777777" w:rsidR="00F557FE" w:rsidRDefault="00F557FE" w:rsidP="00123A46">
            <w:pPr>
              <w:rPr>
                <w:ins w:id="3815" w:author="Fernandes, Richard (he, him, his | il, le, lui)" w:date="2026-06-05T16:34:00Z" w16du:dateUtc="2026-06-05T20:34:00Z"/>
              </w:rPr>
            </w:pPr>
          </w:p>
        </w:tc>
        <w:tc>
          <w:tcPr>
            <w:tcW w:w="906" w:type="dxa"/>
          </w:tcPr>
          <w:p w14:paraId="0393C2E1" w14:textId="77777777" w:rsidR="00F557FE" w:rsidRDefault="00F557FE" w:rsidP="00123A46">
            <w:pPr>
              <w:rPr>
                <w:ins w:id="3816" w:author="Fernandes, Richard (he, him, his | il, le, lui)" w:date="2026-06-05T16:34:00Z" w16du:dateUtc="2026-06-05T20:34:00Z"/>
              </w:rPr>
            </w:pPr>
          </w:p>
        </w:tc>
        <w:tc>
          <w:tcPr>
            <w:tcW w:w="1051" w:type="dxa"/>
          </w:tcPr>
          <w:p w14:paraId="56A7EEBB" w14:textId="77777777" w:rsidR="00F557FE" w:rsidRDefault="00F557FE" w:rsidP="00123A46">
            <w:pPr>
              <w:rPr>
                <w:ins w:id="3817" w:author="Fernandes, Richard (he, him, his | il, le, lui)" w:date="2026-06-05T16:34:00Z" w16du:dateUtc="2026-06-05T20:34:00Z"/>
              </w:rPr>
            </w:pPr>
          </w:p>
        </w:tc>
        <w:tc>
          <w:tcPr>
            <w:tcW w:w="829" w:type="dxa"/>
          </w:tcPr>
          <w:p w14:paraId="037E503B" w14:textId="77777777" w:rsidR="00F557FE" w:rsidRDefault="00F557FE" w:rsidP="00123A46">
            <w:pPr>
              <w:rPr>
                <w:ins w:id="3818" w:author="Fernandes, Richard (he, him, his | il, le, lui)" w:date="2026-06-05T16:34:00Z" w16du:dateUtc="2026-06-05T20:34:00Z"/>
              </w:rPr>
            </w:pPr>
          </w:p>
        </w:tc>
        <w:tc>
          <w:tcPr>
            <w:tcW w:w="906" w:type="dxa"/>
          </w:tcPr>
          <w:p w14:paraId="1FD8A82D" w14:textId="77777777" w:rsidR="00F557FE" w:rsidRDefault="00F557FE" w:rsidP="00123A46">
            <w:pPr>
              <w:rPr>
                <w:ins w:id="3819" w:author="Fernandes, Richard (he, him, his | il, le, lui)" w:date="2026-06-05T16:34:00Z" w16du:dateUtc="2026-06-05T20:34:00Z"/>
              </w:rPr>
            </w:pPr>
          </w:p>
        </w:tc>
      </w:tr>
      <w:tr w:rsidR="00F557FE" w14:paraId="31FCE9A3" w14:textId="77777777" w:rsidTr="00123A46">
        <w:trPr>
          <w:ins w:id="3820" w:author="Fernandes, Richard (he, him, his | il, le, lui)" w:date="2026-06-05T16:34:00Z" w16du:dateUtc="2026-06-05T20:34:00Z"/>
        </w:trPr>
        <w:tc>
          <w:tcPr>
            <w:tcW w:w="1826" w:type="dxa"/>
          </w:tcPr>
          <w:p w14:paraId="20CA6977" w14:textId="77777777" w:rsidR="00F557FE" w:rsidRDefault="00F557FE" w:rsidP="00123A46">
            <w:pPr>
              <w:rPr>
                <w:ins w:id="3821" w:author="Fernandes, Richard (he, him, his | il, le, lui)" w:date="2026-06-05T16:34:00Z" w16du:dateUtc="2026-06-05T20:34:00Z"/>
              </w:rPr>
            </w:pPr>
            <w:ins w:id="3822" w:author="Fernandes, Richard (he, him, his | il, le, lui)" w:date="2026-06-05T16:34:00Z" w16du:dateUtc="2026-06-05T20:34:00Z">
              <w:r>
                <w:t>HLS-AllWide</w:t>
              </w:r>
            </w:ins>
          </w:p>
        </w:tc>
        <w:tc>
          <w:tcPr>
            <w:tcW w:w="1056" w:type="dxa"/>
          </w:tcPr>
          <w:p w14:paraId="103CBE0B" w14:textId="77777777" w:rsidR="00F557FE" w:rsidRDefault="00F557FE" w:rsidP="00123A46">
            <w:pPr>
              <w:rPr>
                <w:ins w:id="3823" w:author="Fernandes, Richard (he, him, his | il, le, lui)" w:date="2026-06-05T16:34:00Z" w16du:dateUtc="2026-06-05T20:34:00Z"/>
              </w:rPr>
            </w:pPr>
          </w:p>
        </w:tc>
        <w:tc>
          <w:tcPr>
            <w:tcW w:w="1227" w:type="dxa"/>
          </w:tcPr>
          <w:p w14:paraId="05536E3D" w14:textId="77777777" w:rsidR="00F557FE" w:rsidRDefault="00F557FE" w:rsidP="00123A46">
            <w:pPr>
              <w:rPr>
                <w:ins w:id="3824" w:author="Fernandes, Richard (he, him, his | il, le, lui)" w:date="2026-06-05T16:34:00Z" w16du:dateUtc="2026-06-05T20:34:00Z"/>
              </w:rPr>
            </w:pPr>
          </w:p>
        </w:tc>
        <w:tc>
          <w:tcPr>
            <w:tcW w:w="829" w:type="dxa"/>
          </w:tcPr>
          <w:p w14:paraId="6CB8BD26" w14:textId="77777777" w:rsidR="00F557FE" w:rsidRDefault="00F557FE" w:rsidP="00123A46">
            <w:pPr>
              <w:rPr>
                <w:ins w:id="3825" w:author="Fernandes, Richard (he, him, his | il, le, lui)" w:date="2026-06-05T16:34:00Z" w16du:dateUtc="2026-06-05T20:34:00Z"/>
              </w:rPr>
            </w:pPr>
          </w:p>
        </w:tc>
        <w:tc>
          <w:tcPr>
            <w:tcW w:w="906" w:type="dxa"/>
          </w:tcPr>
          <w:p w14:paraId="063D5458" w14:textId="77777777" w:rsidR="00F557FE" w:rsidRDefault="00F557FE" w:rsidP="00123A46">
            <w:pPr>
              <w:rPr>
                <w:ins w:id="3826" w:author="Fernandes, Richard (he, him, his | il, le, lui)" w:date="2026-06-05T16:34:00Z" w16du:dateUtc="2026-06-05T20:34:00Z"/>
              </w:rPr>
            </w:pPr>
          </w:p>
        </w:tc>
        <w:tc>
          <w:tcPr>
            <w:tcW w:w="1051" w:type="dxa"/>
          </w:tcPr>
          <w:p w14:paraId="79D9590E" w14:textId="77777777" w:rsidR="00F557FE" w:rsidRDefault="00F557FE" w:rsidP="00123A46">
            <w:pPr>
              <w:rPr>
                <w:ins w:id="3827" w:author="Fernandes, Richard (he, him, his | il, le, lui)" w:date="2026-06-05T16:34:00Z" w16du:dateUtc="2026-06-05T20:34:00Z"/>
              </w:rPr>
            </w:pPr>
          </w:p>
        </w:tc>
        <w:tc>
          <w:tcPr>
            <w:tcW w:w="829" w:type="dxa"/>
          </w:tcPr>
          <w:p w14:paraId="223A6AEB" w14:textId="77777777" w:rsidR="00F557FE" w:rsidRDefault="00F557FE" w:rsidP="00123A46">
            <w:pPr>
              <w:rPr>
                <w:ins w:id="3828" w:author="Fernandes, Richard (he, him, his | il, le, lui)" w:date="2026-06-05T16:34:00Z" w16du:dateUtc="2026-06-05T20:34:00Z"/>
              </w:rPr>
            </w:pPr>
          </w:p>
        </w:tc>
        <w:tc>
          <w:tcPr>
            <w:tcW w:w="906" w:type="dxa"/>
          </w:tcPr>
          <w:p w14:paraId="36248486" w14:textId="77777777" w:rsidR="00F557FE" w:rsidRDefault="00F557FE" w:rsidP="00123A46">
            <w:pPr>
              <w:rPr>
                <w:ins w:id="3829" w:author="Fernandes, Richard (he, him, his | il, le, lui)" w:date="2026-06-05T16:34:00Z" w16du:dateUtc="2026-06-05T20:34:00Z"/>
              </w:rPr>
            </w:pPr>
          </w:p>
        </w:tc>
      </w:tr>
      <w:tr w:rsidR="00F557FE" w14:paraId="481FC8C8" w14:textId="77777777" w:rsidTr="00123A46">
        <w:trPr>
          <w:ins w:id="3830" w:author="Fernandes, Richard (he, him, his | il, le, lui)" w:date="2026-06-05T16:34:00Z" w16du:dateUtc="2026-06-05T20:34:00Z"/>
        </w:trPr>
        <w:tc>
          <w:tcPr>
            <w:tcW w:w="1826" w:type="dxa"/>
          </w:tcPr>
          <w:p w14:paraId="4E9BEDB4" w14:textId="77777777" w:rsidR="00F557FE" w:rsidRDefault="00F557FE" w:rsidP="00123A46">
            <w:pPr>
              <w:rPr>
                <w:ins w:id="3831" w:author="Fernandes, Richard (he, him, his | il, le, lui)" w:date="2026-06-05T16:34:00Z" w16du:dateUtc="2026-06-05T20:34:00Z"/>
              </w:rPr>
            </w:pPr>
            <w:ins w:id="3832" w:author="Fernandes, Richard (he, him, his | il, le, lui)" w:date="2026-06-05T16:34:00Z" w16du:dateUtc="2026-06-05T20:34:00Z">
              <w:r>
                <w:t>HLS-SiteAllWide</w:t>
              </w:r>
              <w:r>
                <w:t>NoClim</w:t>
              </w:r>
            </w:ins>
          </w:p>
        </w:tc>
        <w:tc>
          <w:tcPr>
            <w:tcW w:w="1056" w:type="dxa"/>
          </w:tcPr>
          <w:p w14:paraId="4EFAE3E9" w14:textId="77777777" w:rsidR="00F557FE" w:rsidRDefault="00F557FE" w:rsidP="00123A46">
            <w:pPr>
              <w:rPr>
                <w:ins w:id="3833" w:author="Fernandes, Richard (he, him, his | il, le, lui)" w:date="2026-06-05T16:34:00Z" w16du:dateUtc="2026-06-05T20:34:00Z"/>
              </w:rPr>
            </w:pPr>
          </w:p>
        </w:tc>
        <w:tc>
          <w:tcPr>
            <w:tcW w:w="1227" w:type="dxa"/>
          </w:tcPr>
          <w:p w14:paraId="0A065377" w14:textId="77777777" w:rsidR="00F557FE" w:rsidRDefault="00F557FE" w:rsidP="00123A46">
            <w:pPr>
              <w:rPr>
                <w:ins w:id="3834" w:author="Fernandes, Richard (he, him, his | il, le, lui)" w:date="2026-06-05T16:34:00Z" w16du:dateUtc="2026-06-05T20:34:00Z"/>
              </w:rPr>
            </w:pPr>
          </w:p>
        </w:tc>
        <w:tc>
          <w:tcPr>
            <w:tcW w:w="829" w:type="dxa"/>
          </w:tcPr>
          <w:p w14:paraId="2FBCAC56" w14:textId="77777777" w:rsidR="00F557FE" w:rsidRDefault="00F557FE" w:rsidP="00123A46">
            <w:pPr>
              <w:rPr>
                <w:ins w:id="3835" w:author="Fernandes, Richard (he, him, his | il, le, lui)" w:date="2026-06-05T16:34:00Z" w16du:dateUtc="2026-06-05T20:34:00Z"/>
              </w:rPr>
            </w:pPr>
          </w:p>
        </w:tc>
        <w:tc>
          <w:tcPr>
            <w:tcW w:w="906" w:type="dxa"/>
          </w:tcPr>
          <w:p w14:paraId="742C2A3E" w14:textId="77777777" w:rsidR="00F557FE" w:rsidRDefault="00F557FE" w:rsidP="00123A46">
            <w:pPr>
              <w:rPr>
                <w:ins w:id="3836" w:author="Fernandes, Richard (he, him, his | il, le, lui)" w:date="2026-06-05T16:34:00Z" w16du:dateUtc="2026-06-05T20:34:00Z"/>
              </w:rPr>
            </w:pPr>
          </w:p>
        </w:tc>
        <w:tc>
          <w:tcPr>
            <w:tcW w:w="1051" w:type="dxa"/>
          </w:tcPr>
          <w:p w14:paraId="5D5D85E8" w14:textId="77777777" w:rsidR="00F557FE" w:rsidRDefault="00F557FE" w:rsidP="00123A46">
            <w:pPr>
              <w:rPr>
                <w:ins w:id="3837" w:author="Fernandes, Richard (he, him, his | il, le, lui)" w:date="2026-06-05T16:34:00Z" w16du:dateUtc="2026-06-05T20:34:00Z"/>
              </w:rPr>
            </w:pPr>
          </w:p>
        </w:tc>
        <w:tc>
          <w:tcPr>
            <w:tcW w:w="829" w:type="dxa"/>
          </w:tcPr>
          <w:p w14:paraId="67E6F902" w14:textId="77777777" w:rsidR="00F557FE" w:rsidRDefault="00F557FE" w:rsidP="00123A46">
            <w:pPr>
              <w:rPr>
                <w:ins w:id="3838" w:author="Fernandes, Richard (he, him, his | il, le, lui)" w:date="2026-06-05T16:34:00Z" w16du:dateUtc="2026-06-05T20:34:00Z"/>
              </w:rPr>
            </w:pPr>
          </w:p>
        </w:tc>
        <w:tc>
          <w:tcPr>
            <w:tcW w:w="906" w:type="dxa"/>
          </w:tcPr>
          <w:p w14:paraId="22EBB8DD" w14:textId="77777777" w:rsidR="00F557FE" w:rsidRDefault="00F557FE" w:rsidP="00123A46">
            <w:pPr>
              <w:rPr>
                <w:ins w:id="3839" w:author="Fernandes, Richard (he, him, his | il, le, lui)" w:date="2026-06-05T16:34:00Z" w16du:dateUtc="2026-06-05T20:34:00Z"/>
              </w:rPr>
            </w:pPr>
          </w:p>
        </w:tc>
      </w:tr>
      <w:tr w:rsidR="00F557FE" w14:paraId="3875ADB6" w14:textId="77777777" w:rsidTr="00123A46">
        <w:trPr>
          <w:ins w:id="3840" w:author="Fernandes, Richard (he, him, his | il, le, lui)" w:date="2026-06-05T16:34:00Z" w16du:dateUtc="2026-06-05T20:34:00Z"/>
        </w:trPr>
        <w:tc>
          <w:tcPr>
            <w:tcW w:w="1826" w:type="dxa"/>
          </w:tcPr>
          <w:p w14:paraId="066679FA" w14:textId="77777777" w:rsidR="00F557FE" w:rsidRDefault="00F557FE" w:rsidP="00123A46">
            <w:pPr>
              <w:rPr>
                <w:ins w:id="3841" w:author="Fernandes, Richard (he, him, his | il, le, lui)" w:date="2026-06-05T16:34:00Z" w16du:dateUtc="2026-06-05T20:34:00Z"/>
              </w:rPr>
            </w:pPr>
            <w:ins w:id="3842" w:author="Fernandes, Richard (he, him, his | il, le, lui)" w:date="2026-06-05T16:34:00Z" w16du:dateUtc="2026-06-05T20:34:00Z">
              <w:r>
                <w:t>S2</w:t>
              </w:r>
              <w:r>
                <w:t>-AllWide</w:t>
              </w:r>
            </w:ins>
          </w:p>
        </w:tc>
        <w:tc>
          <w:tcPr>
            <w:tcW w:w="1056" w:type="dxa"/>
          </w:tcPr>
          <w:p w14:paraId="24620CB7" w14:textId="77777777" w:rsidR="00F557FE" w:rsidRDefault="00F557FE" w:rsidP="00123A46">
            <w:pPr>
              <w:rPr>
                <w:ins w:id="3843" w:author="Fernandes, Richard (he, him, his | il, le, lui)" w:date="2026-06-05T16:34:00Z" w16du:dateUtc="2026-06-05T20:34:00Z"/>
              </w:rPr>
            </w:pPr>
          </w:p>
        </w:tc>
        <w:tc>
          <w:tcPr>
            <w:tcW w:w="1227" w:type="dxa"/>
          </w:tcPr>
          <w:p w14:paraId="608E985A" w14:textId="77777777" w:rsidR="00F557FE" w:rsidRPr="00F557FE" w:rsidRDefault="00F557FE" w:rsidP="00123A46">
            <w:pPr>
              <w:rPr>
                <w:ins w:id="3844" w:author="Fernandes, Richard (he, him, his | il, le, lui)" w:date="2026-06-05T16:34:00Z" w16du:dateUtc="2026-06-05T20:34:00Z"/>
              </w:rPr>
            </w:pPr>
          </w:p>
        </w:tc>
        <w:tc>
          <w:tcPr>
            <w:tcW w:w="829" w:type="dxa"/>
          </w:tcPr>
          <w:p w14:paraId="5977A6A9" w14:textId="77777777" w:rsidR="00F557FE" w:rsidRDefault="00F557FE" w:rsidP="00123A46">
            <w:pPr>
              <w:rPr>
                <w:ins w:id="3845" w:author="Fernandes, Richard (he, him, his | il, le, lui)" w:date="2026-06-05T16:34:00Z" w16du:dateUtc="2026-06-05T20:34:00Z"/>
              </w:rPr>
            </w:pPr>
          </w:p>
        </w:tc>
        <w:tc>
          <w:tcPr>
            <w:tcW w:w="906" w:type="dxa"/>
          </w:tcPr>
          <w:p w14:paraId="5E4185CC" w14:textId="77777777" w:rsidR="00F557FE" w:rsidRDefault="00F557FE" w:rsidP="00123A46">
            <w:pPr>
              <w:rPr>
                <w:ins w:id="3846" w:author="Fernandes, Richard (he, him, his | il, le, lui)" w:date="2026-06-05T16:34:00Z" w16du:dateUtc="2026-06-05T20:34:00Z"/>
              </w:rPr>
            </w:pPr>
          </w:p>
        </w:tc>
        <w:tc>
          <w:tcPr>
            <w:tcW w:w="1051" w:type="dxa"/>
          </w:tcPr>
          <w:p w14:paraId="12B6CC3D" w14:textId="77777777" w:rsidR="00F557FE" w:rsidRDefault="00F557FE" w:rsidP="00123A46">
            <w:pPr>
              <w:rPr>
                <w:ins w:id="3847" w:author="Fernandes, Richard (he, him, his | il, le, lui)" w:date="2026-06-05T16:34:00Z" w16du:dateUtc="2026-06-05T20:34:00Z"/>
              </w:rPr>
            </w:pPr>
          </w:p>
        </w:tc>
        <w:tc>
          <w:tcPr>
            <w:tcW w:w="829" w:type="dxa"/>
          </w:tcPr>
          <w:p w14:paraId="09C5ED92" w14:textId="77777777" w:rsidR="00F557FE" w:rsidRDefault="00F557FE" w:rsidP="00123A46">
            <w:pPr>
              <w:rPr>
                <w:ins w:id="3848" w:author="Fernandes, Richard (he, him, his | il, le, lui)" w:date="2026-06-05T16:34:00Z" w16du:dateUtc="2026-06-05T20:34:00Z"/>
              </w:rPr>
            </w:pPr>
          </w:p>
        </w:tc>
        <w:tc>
          <w:tcPr>
            <w:tcW w:w="906" w:type="dxa"/>
          </w:tcPr>
          <w:p w14:paraId="0937B05E" w14:textId="77777777" w:rsidR="00F557FE" w:rsidRDefault="00F557FE" w:rsidP="00123A46">
            <w:pPr>
              <w:rPr>
                <w:ins w:id="3849" w:author="Fernandes, Richard (he, him, his | il, le, lui)" w:date="2026-06-05T16:34:00Z" w16du:dateUtc="2026-06-05T20:34:00Z"/>
              </w:rPr>
            </w:pPr>
          </w:p>
        </w:tc>
      </w:tr>
      <w:tr w:rsidR="00F557FE" w14:paraId="3579486A" w14:textId="77777777" w:rsidTr="00123A46">
        <w:trPr>
          <w:ins w:id="3850" w:author="Fernandes, Richard (he, him, his | il, le, lui)" w:date="2026-06-05T16:34:00Z" w16du:dateUtc="2026-06-05T20:34:00Z"/>
        </w:trPr>
        <w:tc>
          <w:tcPr>
            <w:tcW w:w="1826" w:type="dxa"/>
          </w:tcPr>
          <w:p w14:paraId="1595F55D" w14:textId="77777777" w:rsidR="00F557FE" w:rsidRDefault="00F557FE" w:rsidP="00123A46">
            <w:pPr>
              <w:rPr>
                <w:ins w:id="3851" w:author="Fernandes, Richard (he, him, his | il, le, lui)" w:date="2026-06-05T16:34:00Z" w16du:dateUtc="2026-06-05T20:34:00Z"/>
              </w:rPr>
            </w:pPr>
            <w:ins w:id="3852" w:author="Fernandes, Richard (he, him, his | il, le, lui)" w:date="2026-06-05T16:34:00Z" w16du:dateUtc="2026-06-05T20:34:00Z">
              <w:r>
                <w:t>HLS-Stage4AllWide</w:t>
              </w:r>
            </w:ins>
          </w:p>
        </w:tc>
        <w:tc>
          <w:tcPr>
            <w:tcW w:w="1056" w:type="dxa"/>
          </w:tcPr>
          <w:p w14:paraId="34F2A6E2" w14:textId="77777777" w:rsidR="00F557FE" w:rsidRDefault="00F557FE" w:rsidP="00123A46">
            <w:pPr>
              <w:rPr>
                <w:ins w:id="3853" w:author="Fernandes, Richard (he, him, his | il, le, lui)" w:date="2026-06-05T16:34:00Z" w16du:dateUtc="2026-06-05T20:34:00Z"/>
              </w:rPr>
            </w:pPr>
          </w:p>
        </w:tc>
        <w:tc>
          <w:tcPr>
            <w:tcW w:w="1227" w:type="dxa"/>
          </w:tcPr>
          <w:p w14:paraId="5BF90B7C" w14:textId="77777777" w:rsidR="00F557FE" w:rsidRDefault="00F557FE" w:rsidP="00123A46">
            <w:pPr>
              <w:rPr>
                <w:ins w:id="3854" w:author="Fernandes, Richard (he, him, his | il, le, lui)" w:date="2026-06-05T16:34:00Z" w16du:dateUtc="2026-06-05T20:34:00Z"/>
              </w:rPr>
            </w:pPr>
          </w:p>
        </w:tc>
        <w:tc>
          <w:tcPr>
            <w:tcW w:w="829" w:type="dxa"/>
          </w:tcPr>
          <w:p w14:paraId="7C3A76A6" w14:textId="77777777" w:rsidR="00F557FE" w:rsidRDefault="00F557FE" w:rsidP="00123A46">
            <w:pPr>
              <w:rPr>
                <w:ins w:id="3855" w:author="Fernandes, Richard (he, him, his | il, le, lui)" w:date="2026-06-05T16:34:00Z" w16du:dateUtc="2026-06-05T20:34:00Z"/>
              </w:rPr>
            </w:pPr>
          </w:p>
        </w:tc>
        <w:tc>
          <w:tcPr>
            <w:tcW w:w="906" w:type="dxa"/>
          </w:tcPr>
          <w:p w14:paraId="69E6C001" w14:textId="77777777" w:rsidR="00F557FE" w:rsidRDefault="00F557FE" w:rsidP="00123A46">
            <w:pPr>
              <w:rPr>
                <w:ins w:id="3856" w:author="Fernandes, Richard (he, him, his | il, le, lui)" w:date="2026-06-05T16:34:00Z" w16du:dateUtc="2026-06-05T20:34:00Z"/>
              </w:rPr>
            </w:pPr>
          </w:p>
        </w:tc>
        <w:tc>
          <w:tcPr>
            <w:tcW w:w="1051" w:type="dxa"/>
          </w:tcPr>
          <w:p w14:paraId="5460D063" w14:textId="77777777" w:rsidR="00F557FE" w:rsidRDefault="00F557FE" w:rsidP="00123A46">
            <w:pPr>
              <w:rPr>
                <w:ins w:id="3857" w:author="Fernandes, Richard (he, him, his | il, le, lui)" w:date="2026-06-05T16:34:00Z" w16du:dateUtc="2026-06-05T20:34:00Z"/>
              </w:rPr>
            </w:pPr>
          </w:p>
        </w:tc>
        <w:tc>
          <w:tcPr>
            <w:tcW w:w="829" w:type="dxa"/>
          </w:tcPr>
          <w:p w14:paraId="212740A1" w14:textId="77777777" w:rsidR="00F557FE" w:rsidRDefault="00F557FE" w:rsidP="00123A46">
            <w:pPr>
              <w:rPr>
                <w:ins w:id="3858" w:author="Fernandes, Richard (he, him, his | il, le, lui)" w:date="2026-06-05T16:34:00Z" w16du:dateUtc="2026-06-05T20:34:00Z"/>
              </w:rPr>
            </w:pPr>
          </w:p>
        </w:tc>
        <w:tc>
          <w:tcPr>
            <w:tcW w:w="906" w:type="dxa"/>
          </w:tcPr>
          <w:p w14:paraId="79E73215" w14:textId="77777777" w:rsidR="00F557FE" w:rsidRDefault="00F557FE" w:rsidP="00123A46">
            <w:pPr>
              <w:rPr>
                <w:ins w:id="3859" w:author="Fernandes, Richard (he, him, his | il, le, lui)" w:date="2026-06-05T16:34:00Z" w16du:dateUtc="2026-06-05T20:34:00Z"/>
              </w:rPr>
            </w:pPr>
          </w:p>
        </w:tc>
      </w:tr>
    </w:tbl>
    <w:p w14:paraId="42716A5F" w14:textId="735DF04F" w:rsidR="00055010" w:rsidRDefault="00EA1A6B" w:rsidP="001A2507">
      <w:pPr>
        <w:rPr>
          <w:ins w:id="3860" w:author="Fernandes, Richard (he, him, his | il, le, lui)" w:date="2026-06-04T16:17:00Z" w16du:dateUtc="2026-06-04T20:17:00Z"/>
        </w:rPr>
      </w:pPr>
      <w:ins w:id="3861" w:author="Fernandes, Richard (he, him, his | il, le, lui)" w:date="2026-06-04T16:18:00Z" w16du:dateUtc="2026-06-04T20:18:00Z">
        <w:r>
          <w:t xml:space="preserve"> </w:t>
        </w:r>
      </w:ins>
    </w:p>
    <w:p w14:paraId="4AFA6FD2" w14:textId="77777777" w:rsidR="00055010" w:rsidRDefault="00055010" w:rsidP="001A2507">
      <w:pPr>
        <w:rPr>
          <w:ins w:id="3862" w:author="Fernandes, Richard (he, him, his | il, le, lui)" w:date="2026-06-04T16:17:00Z" w16du:dateUtc="2026-06-04T20:17:00Z"/>
        </w:rPr>
      </w:pPr>
    </w:p>
    <w:p w14:paraId="7DF30E98" w14:textId="15AFD446" w:rsidR="00055010" w:rsidRDefault="00055010" w:rsidP="001A2507">
      <w:pPr>
        <w:rPr>
          <w:ins w:id="3863" w:author="Fernandes, Richard (he, him, his | il, le, lui)" w:date="2026-06-04T16:16:00Z" w16du:dateUtc="2026-06-04T20:16:00Z"/>
        </w:rPr>
      </w:pPr>
      <w:ins w:id="3864" w:author="Fernandes, Richard (he, him, his | il, le, lui)" w:date="2026-06-04T16:17:00Z" w16du:dateUtc="2026-06-04T20:17:00Z">
        <w:r>
          <w:t xml:space="preserve">Site specific quality staistics using a wide matchup interval </w:t>
        </w:r>
        <w:r w:rsidR="00EA1A6B">
          <w:t xml:space="preserve">were comparable in magnitude to </w:t>
        </w:r>
      </w:ins>
      <w:ins w:id="3865" w:author="Fernandes, Richard (he, him, his | il, le, lui)" w:date="2026-06-04T16:18:00Z" w16du:dateUtc="2026-06-04T20:18:00Z">
        <w:r w:rsidR="00761471">
          <w:t>using only +/-1d, 30m intervals</w:t>
        </w:r>
      </w:ins>
      <w:ins w:id="3866" w:author="Fernandes, Richard (he, him, his | il, le, lui)" w:date="2026-06-04T16:21:00Z" w16du:dateUtc="2026-06-04T20:21:00Z">
        <w:r w:rsidR="007A3F75">
          <w:t xml:space="preserve"> although </w:t>
        </w:r>
      </w:ins>
      <w:ins w:id="3867" w:author="Fernandes, Richard (he, him, his | il, le, lui)" w:date="2026-06-04T16:19:00Z" w16du:dateUtc="2026-06-04T20:19:00Z">
        <w:r w:rsidR="007A3F75">
          <w:t>LAI s</w:t>
        </w:r>
      </w:ins>
      <w:ins w:id="3868" w:author="Fernandes, Richard (he, him, his | il, le, lui)" w:date="2026-06-04T16:20:00Z" w16du:dateUtc="2026-06-04T20:20:00Z">
        <w:r w:rsidR="007A3F75">
          <w:t>tability could not be compared as there were no matchups with</w:t>
        </w:r>
      </w:ins>
      <w:ins w:id="3869" w:author="Fernandes, Richard (he, him, his | il, le, lui)" w:date="2026-06-04T16:21:00Z" w16du:dateUtc="2026-06-04T20:21:00Z">
        <w:r w:rsidR="007A3F75">
          <w:t xml:space="preserve"> </w:t>
        </w:r>
      </w:ins>
      <m:oMath>
        <m:acc>
          <m:accPr>
            <m:ctrlPr>
              <w:ins w:id="3870" w:author="Fernandes, Richard (he, him, his | il, le, lui)" w:date="2026-06-04T16:21:00Z" w16du:dateUtc="2026-06-04T20:21:00Z">
                <w:rPr>
                  <w:rFonts w:ascii="Cambria Math" w:hAnsi="Cambria Math"/>
                  <w:i/>
                  <w:color w:val="000000"/>
                </w:rPr>
              </w:ins>
            </m:ctrlPr>
          </m:accPr>
          <m:e>
            <m:r>
              <w:ins w:id="3871" w:author="Fernandes, Richard (he, him, his | il, le, lui)" w:date="2026-06-04T16:21:00Z" w16du:dateUtc="2026-06-04T20:21:00Z">
                <w:rPr>
                  <w:rFonts w:ascii="Cambria Math" w:hAnsi="Cambria Math"/>
                  <w:color w:val="000000"/>
                </w:rPr>
                <m:t>n</m:t>
              </w:ins>
            </m:r>
          </m:e>
        </m:acc>
      </m:oMath>
      <w:ins w:id="3872" w:author="Fernandes, Richard (he, him, his | il, le, lui)" w:date="2026-06-04T16:21:00Z" w16du:dateUtc="2026-06-04T20:21:00Z">
        <w:r w:rsidR="007A3F75">
          <w:rPr>
            <w:color w:val="000000"/>
          </w:rPr>
          <w:t xml:space="preserve"> </w:t>
        </w:r>
        <w:r w:rsidR="007A3F75">
          <w:t>&gt;=10 for the latter</w:t>
        </w:r>
      </w:ins>
      <w:ins w:id="3873" w:author="Fernandes, Richard (he, him, his | il, le, lui)" w:date="2026-06-05T12:46:00Z" w16du:dateUtc="2026-06-05T16:46:00Z">
        <w:r w:rsidR="006C6CC1">
          <w:t xml:space="preserve"> (</w:t>
        </w:r>
      </w:ins>
      <w:ins w:id="3874" w:author="Fernandes, Richard (he, him, his | il, le, lui)" w:date="2026-06-05T12:47:00Z" w16du:dateUtc="2026-06-05T16:47:00Z">
        <w:r w:rsidR="00A37688">
          <w:fldChar w:fldCharType="begin"/>
        </w:r>
        <w:r w:rsidR="00A37688">
          <w:instrText xml:space="preserve"> REF _Ref231556058 \h </w:instrText>
        </w:r>
      </w:ins>
      <w:r w:rsidR="00A37688">
        <w:fldChar w:fldCharType="separate"/>
      </w:r>
      <w:ins w:id="3875" w:author="Fernandes, Richard (he, him, his | il, le, lui)" w:date="2026-06-05T12:47:00Z" w16du:dateUtc="2026-06-05T16:47:00Z">
        <w:r w:rsidR="00A37688">
          <w:t xml:space="preserve">Figure </w:t>
        </w:r>
        <w:r w:rsidR="00A37688">
          <w:rPr>
            <w:noProof/>
          </w:rPr>
          <w:t>2</w:t>
        </w:r>
        <w:r w:rsidR="00A37688">
          <w:fldChar w:fldCharType="end"/>
        </w:r>
        <w:r w:rsidR="00A37688">
          <w:t xml:space="preserve"> and </w:t>
        </w:r>
        <w:r w:rsidR="00A37688">
          <w:fldChar w:fldCharType="begin"/>
        </w:r>
        <w:r w:rsidR="00A37688">
          <w:instrText xml:space="preserve"> REF _Ref231556067 \h </w:instrText>
        </w:r>
      </w:ins>
      <w:r w:rsidR="00A37688">
        <w:fldChar w:fldCharType="separate"/>
      </w:r>
      <w:ins w:id="3876" w:author="Fernandes, Richard (he, him, his | il, le, lui)" w:date="2026-06-05T12:47:00Z" w16du:dateUtc="2026-06-05T16:47:00Z">
        <w:r w:rsidR="00A37688">
          <w:t xml:space="preserve">Figure </w:t>
        </w:r>
        <w:r w:rsidR="00A37688">
          <w:rPr>
            <w:noProof/>
          </w:rPr>
          <w:t>3</w:t>
        </w:r>
        <w:r w:rsidR="00A37688">
          <w:fldChar w:fldCharType="end"/>
        </w:r>
      </w:ins>
      <w:ins w:id="3877" w:author="Fernandes, Richard (he, him, his | il, le, lui)" w:date="2026-06-05T12:46:00Z" w16du:dateUtc="2026-06-05T16:46:00Z">
        <w:r w:rsidR="006C6CC1">
          <w:t>)</w:t>
        </w:r>
      </w:ins>
      <w:ins w:id="3878" w:author="Fernandes, Richard (he, him, his | il, le, lui)" w:date="2026-06-04T16:21:00Z" w16du:dateUtc="2026-06-04T20:21:00Z">
        <w:r w:rsidR="007A3F75">
          <w:t>.</w:t>
        </w:r>
      </w:ins>
      <w:ins w:id="3879" w:author="Fernandes, Richard (he, him, his | il, le, lui)" w:date="2026-06-04T16:27:00Z" w16du:dateUtc="2026-06-04T20:27:00Z">
        <w:r w:rsidR="009B1370">
          <w:t xml:space="preserve">  </w:t>
        </w:r>
      </w:ins>
      <w:ins w:id="3880" w:author="Fernandes, Richard (he, him, his | il, le, lui)" w:date="2026-06-04T16:28:00Z" w16du:dateUtc="2026-06-04T20:28:00Z">
        <w:r w:rsidR="00786928">
          <w:t xml:space="preserve"> A</w:t>
        </w:r>
      </w:ins>
      <w:ins w:id="3881" w:author="Fernandes, Richard (he, him, his | il, le, lui)" w:date="2026-06-04T16:27:00Z" w16du:dateUtc="2026-06-04T20:27:00Z">
        <w:r w:rsidR="009B1370">
          <w:t>ccuracy and b</w:t>
        </w:r>
      </w:ins>
      <w:ins w:id="3882" w:author="Fernandes, Richard (he, him, his | il, le, lui)" w:date="2026-06-04T16:28:00Z" w16du:dateUtc="2026-06-04T20:28:00Z">
        <w:r w:rsidR="009B1370">
          <w:t>ias were</w:t>
        </w:r>
        <w:r w:rsidR="00786928">
          <w:t xml:space="preserve"> almost always within one confidence interval of the 1:1 line for both LAI and FAPAR</w:t>
        </w:r>
      </w:ins>
      <w:ins w:id="3883" w:author="Fernandes, Richard (he, him, his | il, le, lui)" w:date="2026-06-04T16:29:00Z" w16du:dateUtc="2026-06-04T20:29:00Z">
        <w:r w:rsidR="00786928">
          <w:t xml:space="preserve">. </w:t>
        </w:r>
        <w:r w:rsidR="00C033E4">
          <w:t xml:space="preserve"> Uncertainty </w:t>
        </w:r>
      </w:ins>
      <w:ins w:id="3884" w:author="Fernandes, Richard (he, him, his | il, le, lui)" w:date="2026-06-04T16:30:00Z" w16du:dateUtc="2026-06-04T20:30:00Z">
        <w:r w:rsidR="00C033E4">
          <w:t xml:space="preserve">showed the same behaviour for the majority of comparisons although </w:t>
        </w:r>
        <w:r w:rsidR="000245A9">
          <w:t xml:space="preserve">uncertainty estimated using a wider </w:t>
        </w:r>
      </w:ins>
      <w:ins w:id="3885" w:author="Fernandes, Richard (he, him, his | il, le, lui)" w:date="2026-06-04T16:31:00Z" w16du:dateUtc="2026-06-04T20:31:00Z">
        <w:r w:rsidR="000245A9">
          <w:t xml:space="preserve">interval was up to 50% greater </w:t>
        </w:r>
        <w:r w:rsidR="003E1ED9">
          <w:t>than for narrow intervals.  This is expected since the wider interval</w:t>
        </w:r>
      </w:ins>
      <w:ins w:id="3886" w:author="Fernandes, Richard (he, him, his | il, le, lui)" w:date="2026-06-04T16:32:00Z" w16du:dateUtc="2026-06-04T20:32:00Z">
        <w:r w:rsidR="003E1ED9">
          <w:t xml:space="preserve"> potentially samples a greater range of matchup conditions.  </w:t>
        </w:r>
        <w:r w:rsidR="00A05917">
          <w:t xml:space="preserve">A similar patter was observed for LAI stability although </w:t>
        </w:r>
      </w:ins>
      <w:ins w:id="3887" w:author="Fernandes, Richard (he, him, his | il, le, lui)" w:date="2026-06-04T16:33:00Z" w16du:dateUtc="2026-06-04T20:33:00Z">
        <w:r w:rsidR="00690B17">
          <w:t xml:space="preserve">the significance of differences </w:t>
        </w:r>
        <w:r w:rsidR="0040374A">
          <w:t>between experiments was likely lower due to the</w:t>
        </w:r>
      </w:ins>
      <w:ins w:id="3888" w:author="Fernandes, Richard (he, him, his | il, le, lui)" w:date="2026-06-04T16:32:00Z" w16du:dateUtc="2026-06-04T20:32:00Z">
        <w:r w:rsidR="00A05917">
          <w:t xml:space="preserve"> </w:t>
        </w:r>
        <w:r w:rsidR="00690B17">
          <w:t xml:space="preserve">large </w:t>
        </w:r>
        <w:r w:rsidR="00A05917">
          <w:t>uncertainty of both LAI and FAPAR stability for narrow intervals</w:t>
        </w:r>
        <w:r w:rsidR="00690B17">
          <w:t xml:space="preserve">.  </w:t>
        </w:r>
      </w:ins>
      <w:ins w:id="3889" w:author="Fernandes, Richard (he, him, his | il, le, lui)" w:date="2026-06-04T16:34:00Z" w16du:dateUtc="2026-06-04T20:34:00Z">
        <w:r w:rsidR="007725E0">
          <w:t xml:space="preserve">  </w:t>
        </w:r>
        <w:r w:rsidR="007725E0">
          <w:t>Subseuqnetly, only results for experiments using all FRM</w:t>
        </w:r>
        <w:r w:rsidR="007725E0">
          <w:t xml:space="preserve"> with wide intervals</w:t>
        </w:r>
        <w:r w:rsidR="007725E0">
          <w:t xml:space="preserve"> are presented.</w:t>
        </w:r>
      </w:ins>
    </w:p>
    <w:p w14:paraId="5E107DFE" w14:textId="7CDE3C24" w:rsidR="00D14E51" w:rsidRDefault="0025245D" w:rsidP="00D14E51">
      <w:pPr>
        <w:keepNext/>
        <w:rPr>
          <w:ins w:id="3890" w:author="Fernandes, Richard (he, him, his | il, le, lui)" w:date="2026-06-04T16:26:00Z" w16du:dateUtc="2026-06-04T20:26:00Z"/>
        </w:rPr>
      </w:pPr>
      <w:ins w:id="3891" w:author="Fernandes, Richard (he, him, his | il, le, lui)" w:date="2026-06-05T16:54:00Z" w16du:dateUtc="2026-06-05T20:54:00Z">
        <w:r>
          <w:rPr>
            <w:noProof/>
          </w:rPr>
          <w:lastRenderedPageBreak/>
          <w:drawing>
            <wp:inline distT="0" distB="0" distL="0" distR="0" wp14:anchorId="74B63E77" wp14:editId="44015DAC">
              <wp:extent cx="5943449" cy="4505931"/>
              <wp:effectExtent l="0" t="0" r="635" b="9525"/>
              <wp:docPr id="10867234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23417" name="Picture 1086723417"/>
                      <pic:cNvPicPr/>
                    </pic:nvPicPr>
                    <pic:blipFill rotWithShape="1">
                      <a:blip r:embed="rId19">
                        <a:extLst>
                          <a:ext uri="{28A0092B-C50C-407E-A947-70E740481C1C}">
                            <a14:useLocalDpi xmlns:a14="http://schemas.microsoft.com/office/drawing/2010/main" val="0"/>
                          </a:ext>
                        </a:extLst>
                      </a:blip>
                      <a:srcRect t="12304" b="30840"/>
                      <a:stretch>
                        <a:fillRect/>
                      </a:stretch>
                    </pic:blipFill>
                    <pic:spPr bwMode="auto">
                      <a:xfrm>
                        <a:off x="0" y="0"/>
                        <a:ext cx="5943600" cy="4506045"/>
                      </a:xfrm>
                      <a:prstGeom prst="rect">
                        <a:avLst/>
                      </a:prstGeom>
                      <a:ln>
                        <a:noFill/>
                      </a:ln>
                      <a:extLst>
                        <a:ext uri="{53640926-AAD7-44D8-BBD7-CCE9431645EC}">
                          <a14:shadowObscured xmlns:a14="http://schemas.microsoft.com/office/drawing/2010/main"/>
                        </a:ext>
                      </a:extLst>
                    </pic:spPr>
                  </pic:pic>
                </a:graphicData>
              </a:graphic>
            </wp:inline>
          </w:drawing>
        </w:r>
      </w:ins>
    </w:p>
    <w:p w14:paraId="15E472A7" w14:textId="1768ED66" w:rsidR="00D14E51" w:rsidRDefault="00D14E51" w:rsidP="00D14E51">
      <w:pPr>
        <w:pStyle w:val="Caption"/>
        <w:rPr>
          <w:ins w:id="3892" w:author="Fernandes, Richard (he, him, his | il, le, lui)" w:date="2026-06-04T16:26:00Z" w16du:dateUtc="2026-06-04T20:26:00Z"/>
        </w:rPr>
      </w:pPr>
      <w:bookmarkStart w:id="3893" w:name="_Ref231556058"/>
      <w:ins w:id="3894" w:author="Fernandes, Richard (he, him, his | il, le, lui)" w:date="2026-06-04T16:26:00Z" w16du:dateUtc="2026-06-04T20:26:00Z">
        <w:r>
          <w:t xml:space="preserve">Figure </w:t>
        </w:r>
        <w:r>
          <w:fldChar w:fldCharType="begin"/>
        </w:r>
        <w:r>
          <w:instrText xml:space="preserve"> SEQ Figure \* ARABIC </w:instrText>
        </w:r>
      </w:ins>
      <w:r>
        <w:fldChar w:fldCharType="separate"/>
      </w:r>
      <w:ins w:id="3895" w:author="Fernandes, Richard (he, him, his | il, le, lui)" w:date="2026-06-05T18:36:00Z" w16du:dateUtc="2026-06-05T22:36:00Z">
        <w:r w:rsidR="00675FD2">
          <w:rPr>
            <w:noProof/>
          </w:rPr>
          <w:t>4</w:t>
        </w:r>
      </w:ins>
      <w:ins w:id="3896" w:author="Fernandes, Richard (he, him, his | il, le, lui)" w:date="2026-06-04T16:26:00Z" w16du:dateUtc="2026-06-04T20:26:00Z">
        <w:r>
          <w:fldChar w:fldCharType="end"/>
        </w:r>
        <w:bookmarkEnd w:id="3893"/>
        <w:r w:rsidRPr="00D14E51">
          <w:t xml:space="preserve"> </w:t>
        </w:r>
        <w:r>
          <w:t xml:space="preserve">Comparison of </w:t>
        </w:r>
        <w:r>
          <w:t xml:space="preserve">LAI </w:t>
        </w:r>
        <w:r>
          <w:t xml:space="preserve">quality statistics for site specific experiments </w:t>
        </w:r>
        <w:r>
          <w:rPr>
            <w:noProof/>
          </w:rPr>
          <w:t xml:space="preserve">using all FRM </w:t>
        </w:r>
        <w:r>
          <w:rPr>
            <w:noProof/>
          </w:rPr>
          <w:t>with wide matchup intervals</w:t>
        </w:r>
        <w:r>
          <w:rPr>
            <w:noProof/>
          </w:rPr>
          <w:t xml:space="preserve">(x-axis) and only </w:t>
        </w:r>
        <w:r>
          <w:rPr>
            <w:noProof/>
          </w:rPr>
          <w:t xml:space="preserve">all </w:t>
        </w:r>
        <w:r>
          <w:rPr>
            <w:noProof/>
          </w:rPr>
          <w:t xml:space="preserve">FRM </w:t>
        </w:r>
        <w:r>
          <w:rPr>
            <w:noProof/>
          </w:rPr>
          <w:t xml:space="preserve">with narrow matchup intervals </w:t>
        </w:r>
        <w:r>
          <w:rPr>
            <w:noProof/>
          </w:rPr>
          <w:t>(y-axis).  Whiskers correspond to one standard deviation confidence intervals.  Colors indicate land cover class.</w:t>
        </w:r>
        <w:r>
          <w:rPr>
            <w:noProof/>
          </w:rPr>
          <w:t xml:space="preserve">  Shape indicates conformity to GCOS requirements for the all FRM experiment.  Stability not presented due to lack of matchups with effective degrees of freedom &gt;=10.</w:t>
        </w:r>
      </w:ins>
    </w:p>
    <w:p w14:paraId="52FC1083" w14:textId="780F3E71" w:rsidR="00A427B1" w:rsidRDefault="00A427B1" w:rsidP="00D14E51">
      <w:pPr>
        <w:pStyle w:val="Caption"/>
        <w:rPr>
          <w:ins w:id="3897" w:author="Fernandes, Richard (he, him, his | il, le, lui)" w:date="2026-06-04T16:33:00Z" w16du:dateUtc="2026-06-04T20:33:00Z"/>
        </w:rPr>
      </w:pPr>
    </w:p>
    <w:p w14:paraId="6F385E04" w14:textId="18B4A753" w:rsidR="00D14E51" w:rsidRDefault="0025245D" w:rsidP="00D14E51">
      <w:pPr>
        <w:keepNext/>
        <w:rPr>
          <w:ins w:id="3898" w:author="Fernandes, Richard (he, him, his | il, le, lui)" w:date="2026-06-04T16:27:00Z" w16du:dateUtc="2026-06-04T20:27:00Z"/>
        </w:rPr>
        <w:pPrChange w:id="3899" w:author="Fernandes, Richard (he, him, his | il, le, lui)" w:date="2026-06-04T16:27:00Z" w16du:dateUtc="2026-06-04T20:27:00Z">
          <w:pPr/>
        </w:pPrChange>
      </w:pPr>
      <w:ins w:id="3900" w:author="Fernandes, Richard (he, him, his | il, le, lui)" w:date="2026-06-05T16:54:00Z" w16du:dateUtc="2026-06-05T20:54:00Z">
        <w:r>
          <w:rPr>
            <w:noProof/>
          </w:rPr>
          <w:lastRenderedPageBreak/>
          <w:drawing>
            <wp:inline distT="0" distB="0" distL="0" distR="0" wp14:anchorId="6583E69A" wp14:editId="379ABDF3">
              <wp:extent cx="5943219" cy="6083667"/>
              <wp:effectExtent l="0" t="0" r="635" b="0"/>
              <wp:docPr id="6149212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21269" name="Picture 614921269"/>
                      <pic:cNvPicPr/>
                    </pic:nvPicPr>
                    <pic:blipFill rotWithShape="1">
                      <a:blip r:embed="rId20">
                        <a:extLst>
                          <a:ext uri="{28A0092B-C50C-407E-A947-70E740481C1C}">
                            <a14:useLocalDpi xmlns:a14="http://schemas.microsoft.com/office/drawing/2010/main" val="0"/>
                          </a:ext>
                        </a:extLst>
                      </a:blip>
                      <a:srcRect t="11804" b="11429"/>
                      <a:stretch>
                        <a:fillRect/>
                      </a:stretch>
                    </pic:blipFill>
                    <pic:spPr bwMode="auto">
                      <a:xfrm>
                        <a:off x="0" y="0"/>
                        <a:ext cx="5943600" cy="6084057"/>
                      </a:xfrm>
                      <a:prstGeom prst="rect">
                        <a:avLst/>
                      </a:prstGeom>
                      <a:ln>
                        <a:noFill/>
                      </a:ln>
                      <a:extLst>
                        <a:ext uri="{53640926-AAD7-44D8-BBD7-CCE9431645EC}">
                          <a14:shadowObscured xmlns:a14="http://schemas.microsoft.com/office/drawing/2010/main"/>
                        </a:ext>
                      </a:extLst>
                    </pic:spPr>
                  </pic:pic>
                </a:graphicData>
              </a:graphic>
            </wp:inline>
          </w:drawing>
        </w:r>
      </w:ins>
    </w:p>
    <w:p w14:paraId="6CB4738F" w14:textId="14D0DD87" w:rsidR="00115B2C" w:rsidRDefault="00D14E51" w:rsidP="00D14E51">
      <w:pPr>
        <w:pStyle w:val="Caption"/>
        <w:rPr>
          <w:ins w:id="3901" w:author="Fernandes, Richard (he, him, his | il, le, lui)" w:date="2026-06-04T20:05:00Z" w16du:dateUtc="2026-06-05T00:05:00Z"/>
          <w:noProof/>
        </w:rPr>
      </w:pPr>
      <w:bookmarkStart w:id="3902" w:name="_Ref231556067"/>
      <w:ins w:id="3903" w:author="Fernandes, Richard (he, him, his | il, le, lui)" w:date="2026-06-04T16:27:00Z" w16du:dateUtc="2026-06-04T20:27:00Z">
        <w:r>
          <w:t xml:space="preserve">Figure </w:t>
        </w:r>
        <w:r>
          <w:fldChar w:fldCharType="begin"/>
        </w:r>
        <w:r>
          <w:instrText xml:space="preserve"> SEQ Figure \* ARABIC </w:instrText>
        </w:r>
      </w:ins>
      <w:r>
        <w:fldChar w:fldCharType="separate"/>
      </w:r>
      <w:ins w:id="3904" w:author="Fernandes, Richard (he, him, his | il, le, lui)" w:date="2026-06-05T18:36:00Z" w16du:dateUtc="2026-06-05T22:36:00Z">
        <w:r w:rsidR="00675FD2">
          <w:rPr>
            <w:noProof/>
          </w:rPr>
          <w:t>5</w:t>
        </w:r>
      </w:ins>
      <w:ins w:id="3905" w:author="Fernandes, Richard (he, him, his | il, le, lui)" w:date="2026-06-04T16:27:00Z" w16du:dateUtc="2026-06-04T20:27:00Z">
        <w:r>
          <w:fldChar w:fldCharType="end"/>
        </w:r>
        <w:bookmarkEnd w:id="3902"/>
        <w:r w:rsidRPr="00D14E51">
          <w:t xml:space="preserve"> </w:t>
        </w:r>
        <w:r>
          <w:t xml:space="preserve">Comparison of </w:t>
        </w:r>
        <w:r>
          <w:t xml:space="preserve">FAPAR </w:t>
        </w:r>
        <w:r>
          <w:t xml:space="preserve">quality statistics for site specific experiments </w:t>
        </w:r>
        <w:r>
          <w:rPr>
            <w:noProof/>
          </w:rPr>
          <w:t xml:space="preserve">using all FRM </w:t>
        </w:r>
        <w:r>
          <w:rPr>
            <w:noProof/>
          </w:rPr>
          <w:t>with wide matchup intervals</w:t>
        </w:r>
        <w:r>
          <w:rPr>
            <w:noProof/>
          </w:rPr>
          <w:t xml:space="preserve">(x-axis) and only </w:t>
        </w:r>
        <w:r>
          <w:rPr>
            <w:noProof/>
          </w:rPr>
          <w:t xml:space="preserve">all </w:t>
        </w:r>
        <w:r>
          <w:rPr>
            <w:noProof/>
          </w:rPr>
          <w:t xml:space="preserve">FRM </w:t>
        </w:r>
        <w:r>
          <w:rPr>
            <w:noProof/>
          </w:rPr>
          <w:t xml:space="preserve">with narrow matchup intervals </w:t>
        </w:r>
        <w:r>
          <w:rPr>
            <w:noProof/>
          </w:rPr>
          <w:t>(y-axis).  Whiskers correspond to one standard deviation confidence intervals.  Colors indicate land cover class.</w:t>
        </w:r>
        <w:r>
          <w:rPr>
            <w:noProof/>
          </w:rPr>
          <w:t xml:space="preserve">  Shape indicates conformity to GCOS requirements for the all FRM experiment.  </w:t>
        </w:r>
      </w:ins>
    </w:p>
    <w:p w14:paraId="3F2A938E" w14:textId="77777777" w:rsidR="005F197D" w:rsidRDefault="005F197D" w:rsidP="005F197D">
      <w:pPr>
        <w:rPr>
          <w:ins w:id="3906" w:author="Fernandes, Richard (he, him, his | il, le, lui)" w:date="2026-06-05T16:47:00Z" w16du:dateUtc="2026-06-05T20:47:00Z"/>
        </w:rPr>
      </w:pPr>
    </w:p>
    <w:p w14:paraId="3387E65E" w14:textId="6B61731E" w:rsidR="007D7440" w:rsidRDefault="0025245D" w:rsidP="005F197D">
      <w:pPr>
        <w:rPr>
          <w:ins w:id="3907" w:author="Fernandes, Richard (he, him, his | il, le, lui)" w:date="2026-06-05T17:22:00Z" w16du:dateUtc="2026-06-05T21:22:00Z"/>
        </w:rPr>
      </w:pPr>
      <w:ins w:id="3908" w:author="Fernandes, Richard (he, him, his | il, le, lui)" w:date="2026-06-05T16:47:00Z" w16du:dateUtc="2026-06-05T20:47:00Z">
        <w:r>
          <w:t>Site specific</w:t>
        </w:r>
      </w:ins>
      <w:ins w:id="3909" w:author="Fernandes, Richard (he, him, his | il, le, lui)" w:date="2026-06-05T17:01:00Z" w16du:dateUtc="2026-06-05T21:01:00Z">
        <w:r w:rsidR="0092383E">
          <w:t xml:space="preserve"> LAI</w:t>
        </w:r>
      </w:ins>
      <w:ins w:id="3910" w:author="Fernandes, Richard (he, him, his | il, le, lui)" w:date="2026-06-05T16:47:00Z" w16du:dateUtc="2026-06-05T20:47:00Z">
        <w:r>
          <w:t xml:space="preserve"> validation </w:t>
        </w:r>
      </w:ins>
      <w:ins w:id="3911" w:author="Fernandes, Richard (he, him, his | il, le, lui)" w:date="2026-06-05T17:01:00Z" w16du:dateUtc="2026-06-05T21:01:00Z">
        <w:r w:rsidR="0092383E">
          <w:t>results (</w:t>
        </w:r>
        <w:r w:rsidR="0092383E">
          <w:fldChar w:fldCharType="begin"/>
        </w:r>
        <w:r w:rsidR="0092383E">
          <w:instrText xml:space="preserve"> REF _Ref231571331 \h </w:instrText>
        </w:r>
      </w:ins>
      <w:r w:rsidR="0092383E">
        <w:fldChar w:fldCharType="separate"/>
      </w:r>
      <w:ins w:id="3912" w:author="Fernandes, Richard (he, him, his | il, le, lui)" w:date="2026-06-05T17:01:00Z" w16du:dateUtc="2026-06-05T21:01:00Z">
        <w:r w:rsidR="0092383E">
          <w:t xml:space="preserve">Figure </w:t>
        </w:r>
        <w:r w:rsidR="0092383E">
          <w:rPr>
            <w:noProof/>
          </w:rPr>
          <w:t>6</w:t>
        </w:r>
        <w:r w:rsidR="0092383E">
          <w:fldChar w:fldCharType="end"/>
        </w:r>
        <w:r w:rsidR="0092383E">
          <w:t xml:space="preserve">) </w:t>
        </w:r>
      </w:ins>
      <w:ins w:id="3913" w:author="Fernandes, Richard (he, him, his | il, le, lui)" w:date="2026-06-05T17:00:00Z" w16du:dateUtc="2026-06-05T21:00:00Z">
        <w:r w:rsidR="00486075">
          <w:t xml:space="preserve"> </w:t>
        </w:r>
      </w:ins>
      <w:ins w:id="3914" w:author="Fernandes, Richard (he, him, his | il, le, lui)" w:date="2026-06-05T17:02:00Z" w16du:dateUtc="2026-06-05T21:02:00Z">
        <w:r w:rsidR="005928CC">
          <w:t xml:space="preserve">indicate that </w:t>
        </w:r>
      </w:ins>
      <w:ins w:id="3915" w:author="Fernandes, Richard (he, him, his | il, le, lui)" w:date="2026-06-05T17:05:00Z" w16du:dateUtc="2026-06-05T21:05:00Z">
        <w:r w:rsidR="006A5323">
          <w:t>B</w:t>
        </w:r>
      </w:ins>
      <w:ins w:id="3916" w:author="Fernandes, Richard (he, him, his | il, le, lui)" w:date="2026-06-05T17:02:00Z" w16du:dateUtc="2026-06-05T21:02:00Z">
        <w:r w:rsidR="00F133AF">
          <w:t xml:space="preserve"> is a large component of </w:t>
        </w:r>
      </w:ins>
      <w:ins w:id="3917" w:author="Fernandes, Richard (he, him, his | il, le, lui)" w:date="2026-06-05T17:05:00Z" w16du:dateUtc="2026-06-05T21:05:00Z">
        <w:r w:rsidR="006A5323">
          <w:t>A</w:t>
        </w:r>
      </w:ins>
      <w:ins w:id="3918" w:author="Fernandes, Richard (he, him, his | il, le, lui)" w:date="2026-06-05T18:30:00Z" w16du:dateUtc="2026-06-05T22:30:00Z">
        <w:r w:rsidR="001568D8">
          <w:t xml:space="preserve"> </w:t>
        </w:r>
      </w:ins>
      <w:ins w:id="3919" w:author="Fernandes, Richard (he, him, his | il, le, lui)" w:date="2026-06-05T17:03:00Z" w16du:dateUtc="2026-06-05T21:03:00Z">
        <w:r w:rsidR="00F133AF">
          <w:t>for all land cover groups</w:t>
        </w:r>
        <w:r w:rsidR="00C03842">
          <w:t xml:space="preserve">. </w:t>
        </w:r>
      </w:ins>
      <w:ins w:id="3920" w:author="Fernandes, Richard (he, him, his | il, le, lui)" w:date="2026-06-05T17:05:00Z" w16du:dateUtc="2026-06-05T21:05:00Z">
        <w:r w:rsidR="006A5323">
          <w:t xml:space="preserve"> While A was generally proportional to LAI, </w:t>
        </w:r>
      </w:ins>
      <w:ins w:id="3921" w:author="Fernandes, Richard (he, him, his | il, le, lui)" w:date="2026-06-05T17:03:00Z" w16du:dateUtc="2026-06-05T21:03:00Z">
        <w:r w:rsidR="00C03842">
          <w:t xml:space="preserve"> B </w:t>
        </w:r>
      </w:ins>
      <w:ins w:id="3922" w:author="Fernandes, Richard (he, him, his | il, le, lui)" w:date="2026-06-05T17:04:00Z" w16du:dateUtc="2026-06-05T21:04:00Z">
        <w:r w:rsidR="00E4053D">
          <w:t xml:space="preserve">increased somewhat with LAI for broadleaf forests but not as much for other land cover groups.  </w:t>
        </w:r>
      </w:ins>
      <w:ins w:id="3923" w:author="Fernandes, Richard (he, him, his | il, le, lui)" w:date="2026-06-05T17:06:00Z" w16du:dateUtc="2026-06-05T21:06:00Z">
        <w:r w:rsidR="006A539D">
          <w:t xml:space="preserve">That said, estimates of bias using our method were similar to estimates based on the curve fitting approach of Fernandes et al. (xx) </w:t>
        </w:r>
      </w:ins>
      <w:ins w:id="3924" w:author="Fernandes, Richard (he, him, his | il, le, lui)" w:date="2026-06-05T17:07:00Z" w16du:dateUtc="2026-06-05T21:07:00Z">
        <w:r w:rsidR="00B2139E">
          <w:t>who assume bias was a polynomial function of LAI (compare red and black curves for B panels).</w:t>
        </w:r>
      </w:ins>
      <w:ins w:id="3925" w:author="Fernandes, Richard (he, him, his | il, le, lui)" w:date="2026-06-05T17:09:00Z" w16du:dateUtc="2026-06-05T21:09:00Z">
        <w:r w:rsidR="00B14FF0">
          <w:t xml:space="preserve">   In </w:t>
        </w:r>
        <w:r w:rsidR="00B14FF0">
          <w:lastRenderedPageBreak/>
          <w:t xml:space="preserve">contrast estimates of </w:t>
        </w:r>
      </w:ins>
      <w:ins w:id="3926" w:author="Fernandes, Richard (he, him, his | il, le, lui)" w:date="2026-06-05T17:10:00Z" w16du:dateUtc="2026-06-05T21:10:00Z">
        <w:r w:rsidR="00B14FF0">
          <w:t>U</w:t>
        </w:r>
      </w:ins>
      <w:ins w:id="3927" w:author="Fernandes, Richard (he, him, his | il, le, lui)" w:date="2026-06-05T17:09:00Z" w16du:dateUtc="2026-06-05T21:09:00Z">
        <w:r w:rsidR="00B14FF0">
          <w:t xml:space="preserve"> by curve</w:t>
        </w:r>
      </w:ins>
      <w:ins w:id="3928" w:author="Fernandes, Richard (he, him, his | il, le, lui)" w:date="2026-06-05T17:10:00Z" w16du:dateUtc="2026-06-05T21:10:00Z">
        <w:r w:rsidR="00B14FF0">
          <w:t xml:space="preserve"> fitting of bias corrected absolute residuals were on the order of twice as large as those using our methods.  This follows since </w:t>
        </w:r>
        <w:r w:rsidR="00561A27">
          <w:t xml:space="preserve">the former </w:t>
        </w:r>
      </w:ins>
      <w:ins w:id="3929" w:author="Fernandes, Richard (he, him, his | il, le, lui)" w:date="2026-06-05T17:11:00Z" w16du:dateUtc="2026-06-05T21:11:00Z">
        <w:r w:rsidR="00561A27">
          <w:t xml:space="preserve">assumes a uniform inclusion probability for </w:t>
        </w:r>
        <w:r w:rsidR="002B3DAC">
          <w:t>similar LAI and subsequently includes</w:t>
        </w:r>
      </w:ins>
      <w:ins w:id="3930" w:author="Fernandes, Richard (he, him, his | il, le, lui)" w:date="2026-06-05T17:12:00Z" w16du:dateUtc="2026-06-05T21:12:00Z">
        <w:r w:rsidR="00144CBA">
          <w:t xml:space="preserve"> variability in residuals across matchup conditions that our approach </w:t>
        </w:r>
      </w:ins>
      <w:ins w:id="3931" w:author="Fernandes, Richard (he, him, his | il, le, lui)" w:date="2026-06-05T17:13:00Z" w16du:dateUtc="2026-06-05T21:13:00Z">
        <w:r w:rsidR="00144CBA">
          <w:t>addresses by weighting with inclusion probabilities.</w:t>
        </w:r>
        <w:r w:rsidR="007D7440">
          <w:t xml:space="preserve"> </w:t>
        </w:r>
      </w:ins>
      <w:ins w:id="3932" w:author="Fernandes, Richard (he, him, his | il, le, lui)" w:date="2026-06-05T17:22:00Z" w16du:dateUtc="2026-06-05T21:22:00Z">
        <w:r w:rsidR="0047783C">
          <w:t xml:space="preserve"> Curve fitting metho</w:t>
        </w:r>
      </w:ins>
      <w:ins w:id="3933" w:author="Fernandes, Richard (he, him, his | il, le, lui)" w:date="2026-06-05T17:23:00Z" w16du:dateUtc="2026-06-05T21:23:00Z">
        <w:r w:rsidR="0047783C">
          <w:t xml:space="preserve">ds are also extremely </w:t>
        </w:r>
        <w:r w:rsidR="009434B2">
          <w:t>prone to bi</w:t>
        </w:r>
        <w:r w:rsidR="00AC706A">
          <w:t xml:space="preserve">ases due to irregular sampling as </w:t>
        </w:r>
      </w:ins>
      <w:ins w:id="3934" w:author="Fernandes, Richard (he, him, his | il, le, lui)" w:date="2026-06-05T17:24:00Z" w16du:dateUtc="2026-06-05T21:24:00Z">
        <w:r w:rsidR="00AC706A">
          <w:t xml:space="preserve">seen for estimates of all staistics for the OtherVegetation </w:t>
        </w:r>
        <w:r w:rsidR="000A5591">
          <w:t>group.</w:t>
        </w:r>
      </w:ins>
      <w:ins w:id="3935" w:author="Fernandes, Richard (he, him, his | il, le, lui)" w:date="2026-06-05T17:13:00Z" w16du:dateUtc="2026-06-05T21:13:00Z">
        <w:r w:rsidR="007D7440">
          <w:t xml:space="preserve"> </w:t>
        </w:r>
      </w:ins>
      <w:ins w:id="3936" w:author="Fernandes, Richard (he, him, his | il, le, lui)" w:date="2026-06-05T17:15:00Z" w16du:dateUtc="2026-06-05T21:15:00Z">
        <w:r w:rsidR="00DE57F8">
          <w:t xml:space="preserve">Using our methods, </w:t>
        </w:r>
      </w:ins>
      <w:ins w:id="3937" w:author="Fernandes, Richard (he, him, his | il, le, lui)" w:date="2026-06-05T17:14:00Z" w16du:dateUtc="2026-06-05T21:14:00Z">
        <w:r w:rsidR="00DE57F8">
          <w:t xml:space="preserve"> xx%</w:t>
        </w:r>
      </w:ins>
      <w:ins w:id="3938" w:author="Fernandes, Richard (he, him, his | il, le, lui)" w:date="2026-06-05T17:15:00Z" w16du:dateUtc="2026-06-05T21:15:00Z">
        <w:r w:rsidR="007435C4">
          <w:t xml:space="preserve"> (xx%)</w:t>
        </w:r>
      </w:ins>
      <w:ins w:id="3939" w:author="Fernandes, Richard (he, him, his | il, le, lui)" w:date="2026-06-05T17:14:00Z" w16du:dateUtc="2026-06-05T21:14:00Z">
        <w:r w:rsidR="00DE57F8">
          <w:t xml:space="preserve"> of comparisons were identified as conforming </w:t>
        </w:r>
      </w:ins>
      <w:ins w:id="3940" w:author="Fernandes, Richard (he, him, his | il, le, lui)" w:date="2026-06-05T17:15:00Z" w16du:dateUtc="2026-06-05T21:15:00Z">
        <w:r w:rsidR="007435C4">
          <w:t xml:space="preserve">(not conforming) </w:t>
        </w:r>
      </w:ins>
      <w:ins w:id="3941" w:author="Fernandes, Richard (he, him, his | il, le, lui)" w:date="2026-06-05T17:14:00Z" w16du:dateUtc="2026-06-05T21:14:00Z">
        <w:r w:rsidR="00DE57F8">
          <w:t xml:space="preserve">with GCOS </w:t>
        </w:r>
      </w:ins>
      <w:ins w:id="3942" w:author="Fernandes, Richard (he, him, his | il, le, lui)" w:date="2026-06-05T17:15:00Z" w16du:dateUtc="2026-06-05T21:15:00Z">
        <w:r w:rsidR="00DE57F8">
          <w:t xml:space="preserve">uncertainty requirements assuming a coverage factor of 1.  </w:t>
        </w:r>
      </w:ins>
      <w:ins w:id="3943" w:author="Fernandes, Richard (he, him, his | il, le, lui)" w:date="2026-06-05T17:16:00Z" w16du:dateUtc="2026-06-05T21:16:00Z">
        <w:r w:rsidR="008C4A39">
          <w:t xml:space="preserve">Nevertheless, </w:t>
        </w:r>
      </w:ins>
      <w:ins w:id="3944" w:author="Fernandes, Richard (he, him, his | il, le, lui)" w:date="2026-06-05T17:18:00Z" w16du:dateUtc="2026-06-05T21:18:00Z">
        <w:r w:rsidR="00BF0D1D">
          <w:t xml:space="preserve">both </w:t>
        </w:r>
      </w:ins>
      <w:ins w:id="3945" w:author="Fernandes, Richard (he, him, his | il, le, lui)" w:date="2026-06-05T17:17:00Z" w16du:dateUtc="2026-06-05T21:17:00Z">
        <w:r w:rsidR="00A302ED">
          <w:t xml:space="preserve">the </w:t>
        </w:r>
      </w:ins>
      <w:ins w:id="3946" w:author="Fernandes, Richard (he, him, his | il, le, lui)" w:date="2026-06-05T17:16:00Z" w16du:dateUtc="2026-06-05T21:16:00Z">
        <w:r w:rsidR="008C4A39">
          <w:t xml:space="preserve"> </w:t>
        </w:r>
      </w:ins>
      <w:ins w:id="3947" w:author="Fernandes, Richard (he, him, his | il, le, lui)" w:date="2026-06-05T17:17:00Z" w16du:dateUtc="2026-06-05T21:17:00Z">
        <w:r w:rsidR="00A302ED">
          <w:t>LAI U</w:t>
        </w:r>
      </w:ins>
      <w:ins w:id="3948" w:author="Fernandes, Richard (he, him, his | il, le, lui)" w:date="2026-06-05T17:16:00Z" w16du:dateUtc="2026-06-05T21:16:00Z">
        <w:r w:rsidR="008C4A39">
          <w:t xml:space="preserve"> </w:t>
        </w:r>
      </w:ins>
      <w:ins w:id="3949" w:author="Fernandes, Richard (he, him, his | il, le, lui)" w:date="2026-06-05T17:18:00Z" w16du:dateUtc="2026-06-05T21:18:00Z">
        <w:r w:rsidR="00BF0D1D">
          <w:t xml:space="preserve">and LAI S confidence intervals </w:t>
        </w:r>
      </w:ins>
      <w:ins w:id="3950" w:author="Fernandes, Richard (he, him, his | il, le, lui)" w:date="2026-06-05T17:16:00Z" w16du:dateUtc="2026-06-05T21:16:00Z">
        <w:r w:rsidR="008C4A39">
          <w:t xml:space="preserve">were </w:t>
        </w:r>
        <w:r w:rsidR="00A302ED">
          <w:t xml:space="preserve">frequently larger than </w:t>
        </w:r>
      </w:ins>
      <w:ins w:id="3951" w:author="Fernandes, Richard (he, him, his | il, le, lui)" w:date="2026-06-05T17:18:00Z" w16du:dateUtc="2026-06-05T21:18:00Z">
        <w:r w:rsidR="000C67C4">
          <w:t>estimated validation statistic.</w:t>
        </w:r>
      </w:ins>
      <w:ins w:id="3952" w:author="Fernandes, Richard (he, him, his | il, le, lui)" w:date="2026-06-05T17:15:00Z" w16du:dateUtc="2026-06-05T21:15:00Z">
        <w:r w:rsidR="00DE57F8">
          <w:t xml:space="preserve"> </w:t>
        </w:r>
      </w:ins>
      <w:ins w:id="3953" w:author="Fernandes, Richard (he, him, his | il, le, lui)" w:date="2026-06-05T17:24:00Z" w16du:dateUtc="2026-06-05T21:24:00Z">
        <w:r w:rsidR="000A5591">
          <w:t xml:space="preserve">  </w:t>
        </w:r>
      </w:ins>
      <w:ins w:id="3954" w:author="Fernandes, Richard (he, him, his | il, le, lui)" w:date="2026-06-05T17:18:00Z" w16du:dateUtc="2026-06-05T21:18:00Z">
        <w:r w:rsidR="000C67C4">
          <w:t xml:space="preserve">The combination of wide </w:t>
        </w:r>
      </w:ins>
      <w:ins w:id="3955" w:author="Fernandes, Richard (he, him, his | il, le, lui)" w:date="2026-06-05T17:19:00Z" w16du:dateUtc="2026-06-05T21:19:00Z">
        <w:r w:rsidR="000C67C4">
          <w:t>LAI S confidence intervals and narrow</w:t>
        </w:r>
        <w:r w:rsidR="00980BA1">
          <w:t xml:space="preserve"> S tolerance interval led to only xx% of matchups satisfying GCOS stability requirements and xx% inconslusive matchu</w:t>
        </w:r>
      </w:ins>
      <w:ins w:id="3956" w:author="Fernandes, Richard (he, him, his | il, le, lui)" w:date="2026-06-05T17:20:00Z" w16du:dateUtc="2026-06-05T21:20:00Z">
        <w:r w:rsidR="00053AF5">
          <w:t>p</w:t>
        </w:r>
      </w:ins>
      <w:ins w:id="3957" w:author="Fernandes, Richard (he, him, his | il, le, lui)" w:date="2026-06-05T17:19:00Z" w16du:dateUtc="2026-06-05T21:19:00Z">
        <w:r w:rsidR="00980BA1">
          <w:t>s.</w:t>
        </w:r>
      </w:ins>
      <w:ins w:id="3958" w:author="Fernandes, Richard (he, him, his | il, le, lui)" w:date="2026-06-05T17:20:00Z" w16du:dateUtc="2026-06-05T21:20:00Z">
        <w:r w:rsidR="00053AF5">
          <w:t xml:space="preserve">  It is noteworthy that, unlike U, the confidence interval for S decreases </w:t>
        </w:r>
        <w:r w:rsidR="008C21AA">
          <w:t xml:space="preserve">with the number of years </w:t>
        </w:r>
      </w:ins>
      <w:ins w:id="3959" w:author="Fernandes, Richard (he, him, his | il, le, lui)" w:date="2026-06-05T17:21:00Z" w16du:dateUtc="2026-06-05T21:21:00Z">
        <w:r w:rsidR="008C21AA">
          <w:t xml:space="preserve">over which B is observed for the </w:t>
        </w:r>
        <w:r w:rsidR="0047783C">
          <w:t>matchups</w:t>
        </w:r>
      </w:ins>
      <w:ins w:id="3960" w:author="Fernandes, Richard (he, him, his | il, le, lui)" w:date="2026-06-05T17:22:00Z" w16du:dateUtc="2026-06-05T21:22:00Z">
        <w:r w:rsidR="0047783C">
          <w:t xml:space="preserve"> so the situation may improve with longer FRM time series.</w:t>
        </w:r>
      </w:ins>
    </w:p>
    <w:p w14:paraId="1A8EB257" w14:textId="77777777" w:rsidR="0047783C" w:rsidRDefault="0047783C" w:rsidP="005F197D">
      <w:pPr>
        <w:rPr>
          <w:ins w:id="3961" w:author="Fernandes, Richard (he, him, his | il, le, lui)" w:date="2026-06-05T17:22:00Z" w16du:dateUtc="2026-06-05T21:22:00Z"/>
        </w:rPr>
      </w:pPr>
    </w:p>
    <w:p w14:paraId="25A0225C" w14:textId="77777777" w:rsidR="0047783C" w:rsidRDefault="0047783C" w:rsidP="005F197D">
      <w:pPr>
        <w:rPr>
          <w:ins w:id="3962" w:author="Fernandes, Richard (he, him, his | il, le, lui)" w:date="2026-06-05T17:13:00Z" w16du:dateUtc="2026-06-05T21:13:00Z"/>
        </w:rPr>
      </w:pPr>
    </w:p>
    <w:p w14:paraId="2BD77C2A" w14:textId="77777777" w:rsidR="00144CBA" w:rsidRDefault="00144CBA" w:rsidP="005F197D">
      <w:pPr>
        <w:rPr>
          <w:ins w:id="3963" w:author="Fernandes, Richard (he, him, his | il, le, lui)" w:date="2026-06-05T17:13:00Z" w16du:dateUtc="2026-06-05T21:13:00Z"/>
        </w:rPr>
      </w:pPr>
    </w:p>
    <w:p w14:paraId="7A5DDBC6" w14:textId="69E25B5A" w:rsidR="0025245D" w:rsidRDefault="00B14FF0" w:rsidP="005F197D">
      <w:pPr>
        <w:rPr>
          <w:ins w:id="3964" w:author="Fernandes, Richard (he, him, his | il, le, lui)" w:date="2026-06-05T16:48:00Z" w16du:dateUtc="2026-06-05T20:48:00Z"/>
        </w:rPr>
      </w:pPr>
      <w:ins w:id="3965" w:author="Fernandes, Richard (he, him, his | il, le, lui)" w:date="2026-06-05T17:10:00Z" w16du:dateUtc="2026-06-05T21:10:00Z">
        <w:r>
          <w:t xml:space="preserve"> </w:t>
        </w:r>
      </w:ins>
    </w:p>
    <w:p w14:paraId="092B42BA" w14:textId="77777777" w:rsidR="0025245D" w:rsidRDefault="0025245D" w:rsidP="005F197D">
      <w:pPr>
        <w:rPr>
          <w:ins w:id="3966" w:author="Fernandes, Richard (he, him, his | il, le, lui)" w:date="2026-06-05T16:48:00Z" w16du:dateUtc="2026-06-05T20:48:00Z"/>
        </w:rPr>
      </w:pPr>
    </w:p>
    <w:p w14:paraId="4992EAAD" w14:textId="77777777" w:rsidR="0025245D" w:rsidRDefault="0025245D" w:rsidP="0025245D">
      <w:pPr>
        <w:keepNext/>
        <w:rPr>
          <w:ins w:id="3967" w:author="Fernandes, Richard (he, him, his | il, le, lui)" w:date="2026-06-05T16:55:00Z" w16du:dateUtc="2026-06-05T20:55:00Z"/>
        </w:rPr>
        <w:pPrChange w:id="3968" w:author="Fernandes, Richard (he, him, his | il, le, lui)" w:date="2026-06-05T16:55:00Z" w16du:dateUtc="2026-06-05T20:55:00Z">
          <w:pPr/>
        </w:pPrChange>
      </w:pPr>
      <w:ins w:id="3969" w:author="Fernandes, Richard (he, him, his | il, le, lui)" w:date="2026-06-05T16:54:00Z" w16du:dateUtc="2026-06-05T20:54:00Z">
        <w:r>
          <w:rPr>
            <w:noProof/>
          </w:rPr>
          <w:lastRenderedPageBreak/>
          <w:drawing>
            <wp:inline distT="0" distB="0" distL="0" distR="0" wp14:anchorId="37283FE9" wp14:editId="67464844">
              <wp:extent cx="5943516" cy="5021272"/>
              <wp:effectExtent l="0" t="0" r="635" b="8255"/>
              <wp:docPr id="19177431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43103" name="Picture 1917743103"/>
                      <pic:cNvPicPr/>
                    </pic:nvPicPr>
                    <pic:blipFill rotWithShape="1">
                      <a:blip r:embed="rId21">
                        <a:extLst>
                          <a:ext uri="{28A0092B-C50C-407E-A947-70E740481C1C}">
                            <a14:useLocalDpi xmlns:a14="http://schemas.microsoft.com/office/drawing/2010/main" val="0"/>
                          </a:ext>
                        </a:extLst>
                      </a:blip>
                      <a:srcRect t="18307" b="18336"/>
                      <a:stretch>
                        <a:fillRect/>
                      </a:stretch>
                    </pic:blipFill>
                    <pic:spPr bwMode="auto">
                      <a:xfrm>
                        <a:off x="0" y="0"/>
                        <a:ext cx="5943600" cy="5021343"/>
                      </a:xfrm>
                      <a:prstGeom prst="rect">
                        <a:avLst/>
                      </a:prstGeom>
                      <a:ln>
                        <a:noFill/>
                      </a:ln>
                      <a:extLst>
                        <a:ext uri="{53640926-AAD7-44D8-BBD7-CCE9431645EC}">
                          <a14:shadowObscured xmlns:a14="http://schemas.microsoft.com/office/drawing/2010/main"/>
                        </a:ext>
                      </a:extLst>
                    </pic:spPr>
                  </pic:pic>
                </a:graphicData>
              </a:graphic>
            </wp:inline>
          </w:drawing>
        </w:r>
      </w:ins>
    </w:p>
    <w:p w14:paraId="14782F45" w14:textId="552E7D41" w:rsidR="0025245D" w:rsidRDefault="0025245D" w:rsidP="0025245D">
      <w:pPr>
        <w:pStyle w:val="Caption"/>
        <w:rPr>
          <w:ins w:id="3970" w:author="Fernandes, Richard (he, him, his | il, le, lui)" w:date="2026-06-05T16:55:00Z" w16du:dateUtc="2026-06-05T20:55:00Z"/>
        </w:rPr>
      </w:pPr>
      <w:bookmarkStart w:id="3971" w:name="_Ref231571331"/>
      <w:ins w:id="3972" w:author="Fernandes, Richard (he, him, his | il, le, lui)" w:date="2026-06-05T16:55:00Z" w16du:dateUtc="2026-06-05T20:55:00Z">
        <w:r>
          <w:t xml:space="preserve">Figure </w:t>
        </w:r>
        <w:r>
          <w:fldChar w:fldCharType="begin"/>
        </w:r>
        <w:r>
          <w:instrText xml:space="preserve"> SEQ Figure \* ARABIC </w:instrText>
        </w:r>
      </w:ins>
      <w:r>
        <w:fldChar w:fldCharType="separate"/>
      </w:r>
      <w:ins w:id="3973" w:author="Fernandes, Richard (he, him, his | il, le, lui)" w:date="2026-06-05T18:36:00Z" w16du:dateUtc="2026-06-05T22:36:00Z">
        <w:r w:rsidR="00675FD2">
          <w:rPr>
            <w:noProof/>
          </w:rPr>
          <w:t>6</w:t>
        </w:r>
      </w:ins>
      <w:ins w:id="3974" w:author="Fernandes, Richard (he, him, his | il, le, lui)" w:date="2026-06-05T16:55:00Z" w16du:dateUtc="2026-06-05T20:55:00Z">
        <w:r>
          <w:fldChar w:fldCharType="end"/>
        </w:r>
      </w:ins>
      <w:bookmarkEnd w:id="3971"/>
      <w:ins w:id="3975" w:author="Fernandes, Richard (he, him, his | il, le, lui)" w:date="2026-06-05T17:24:00Z" w16du:dateUtc="2026-06-05T21:24:00Z">
        <w:r w:rsidR="000A5591">
          <w:t>.  Scatter plots</w:t>
        </w:r>
      </w:ins>
      <w:ins w:id="3976" w:author="Fernandes, Richard (he, him, his | il, le, lui)" w:date="2026-06-05T17:27:00Z" w16du:dateUtc="2026-06-05T21:27:00Z">
        <w:r w:rsidR="00B00639">
          <w:t xml:space="preserve"> of product versus FRM </w:t>
        </w:r>
        <w:r w:rsidR="003E6982">
          <w:t>LAI</w:t>
        </w:r>
      </w:ins>
      <w:ins w:id="3977" w:author="Fernandes, Richard (he, him, his | il, le, lui)" w:date="2026-06-05T17:24:00Z" w16du:dateUtc="2026-06-05T21:24:00Z">
        <w:r w:rsidR="000A5591">
          <w:t xml:space="preserve"> (</w:t>
        </w:r>
      </w:ins>
      <w:ins w:id="3978" w:author="Fernandes, Richard (he, him, his | il, le, lui)" w:date="2026-06-05T17:25:00Z" w16du:dateUtc="2026-06-05T21:25:00Z">
        <w:r w:rsidR="000A5591">
          <w:t xml:space="preserve">top row) </w:t>
        </w:r>
        <w:r w:rsidR="00664F2C">
          <w:t xml:space="preserve">and estimated A, B, U and S (subsequent rows) for land cover groups (columns) </w:t>
        </w:r>
        <w:r w:rsidR="0042581D">
          <w:t xml:space="preserve">for validation of the </w:t>
        </w:r>
      </w:ins>
      <w:ins w:id="3979" w:author="Fernandes, Richard (he, him, his | il, le, lui)" w:date="2026-06-05T17:26:00Z" w16du:dateUtc="2026-06-05T21:26:00Z">
        <w:r w:rsidR="0042581D">
          <w:t xml:space="preserve">SL2P algorithm applied to site specific HLS matchups within +/-7days and 60m radius of in-situ FRM. Symbol size proportion to effective degrees of freedom, symbol colour </w:t>
        </w:r>
      </w:ins>
      <w:ins w:id="3980" w:author="Fernandes, Richard (he, him, his | il, le, lui)" w:date="2026-06-05T17:27:00Z" w16du:dateUtc="2026-06-05T21:27:00Z">
        <w:r w:rsidR="0042581D">
          <w:t xml:space="preserve">indicates conformity to GCOS </w:t>
        </w:r>
        <w:r w:rsidR="00B00639">
          <w:t xml:space="preserve">U </w:t>
        </w:r>
        <w:r w:rsidR="0042581D">
          <w:t>requirements</w:t>
        </w:r>
        <w:r w:rsidR="00B00639">
          <w:t xml:space="preserve"> (shown for</w:t>
        </w:r>
      </w:ins>
      <w:ins w:id="3981" w:author="Fernandes, Richard (he, him, his | il, le, lui)" w:date="2026-06-05T17:28:00Z" w16du:dateUtc="2026-06-05T21:28:00Z">
        <w:r w:rsidR="003E6982">
          <w:t xml:space="preserve"> product versus FRM, </w:t>
        </w:r>
      </w:ins>
      <w:ins w:id="3982" w:author="Fernandes, Richard (he, him, his | il, le, lui)" w:date="2026-06-05T17:27:00Z" w16du:dateUtc="2026-06-05T21:27:00Z">
        <w:r w:rsidR="003E6982">
          <w:t xml:space="preserve"> A and U plots</w:t>
        </w:r>
      </w:ins>
      <w:ins w:id="3983" w:author="Fernandes, Richard (he, him, his | il, le, lui)" w:date="2026-06-05T17:28:00Z" w16du:dateUtc="2026-06-05T21:28:00Z">
        <w:r w:rsidR="003E6982">
          <w:t xml:space="preserve">) or </w:t>
        </w:r>
        <w:r w:rsidR="004660F4">
          <w:t xml:space="preserve">S conformity (for B and S plots), symbol </w:t>
        </w:r>
      </w:ins>
      <w:ins w:id="3984" w:author="Fernandes, Richard (he, him, his | il, le, lui)" w:date="2026-06-05T17:29:00Z" w16du:dateUtc="2026-06-05T21:29:00Z">
        <w:r w:rsidR="004660F4">
          <w:t xml:space="preserve">shape indicates FRM ESU heterogeneity.  Whiskers indicate </w:t>
        </w:r>
        <w:r w:rsidR="00B0058E">
          <w:t xml:space="preserve">one standard deviation confidence intervals of estimates.  </w:t>
        </w:r>
      </w:ins>
      <w:ins w:id="3985" w:author="Fernandes, Richard (he, him, his | il, le, lui)" w:date="2026-06-05T17:30:00Z" w16du:dateUtc="2026-06-05T21:30:00Z">
        <w:r w:rsidR="00B0058E">
          <w:t xml:space="preserve">Black curves correspond to estimates based on Fernandes et al. (2024) approach, red </w:t>
        </w:r>
      </w:ins>
      <w:ins w:id="3986" w:author="Fernandes, Richard (he, him, his | il, le, lui)" w:date="2026-06-05T17:36:00Z" w16du:dateUtc="2026-06-05T21:36:00Z">
        <w:r w:rsidR="00B97339">
          <w:t xml:space="preserve">or green </w:t>
        </w:r>
      </w:ins>
      <w:ins w:id="3987" w:author="Fernandes, Richard (he, him, his | il, le, lui)" w:date="2026-06-05T17:30:00Z" w16du:dateUtc="2026-06-05T21:30:00Z">
        <w:r w:rsidR="00B0058E">
          <w:t>curves correspond to robust polynomial fits through data points.</w:t>
        </w:r>
      </w:ins>
    </w:p>
    <w:p w14:paraId="3B475387" w14:textId="77777777" w:rsidR="0025245D" w:rsidRDefault="0025245D" w:rsidP="0025245D">
      <w:pPr>
        <w:rPr>
          <w:ins w:id="3988" w:author="Fernandes, Richard (he, him, his | il, le, lui)" w:date="2026-06-05T17:31:00Z" w16du:dateUtc="2026-06-05T21:31:00Z"/>
        </w:rPr>
      </w:pPr>
    </w:p>
    <w:p w14:paraId="01360F8C" w14:textId="6F7C80A4" w:rsidR="00FF26DA" w:rsidRDefault="00FF26DA" w:rsidP="0025245D">
      <w:pPr>
        <w:rPr>
          <w:ins w:id="3989" w:author="Fernandes, Richard (he, him, his | il, le, lui)" w:date="2026-06-05T17:38:00Z" w16du:dateUtc="2026-06-05T21:38:00Z"/>
        </w:rPr>
      </w:pPr>
      <w:ins w:id="3990" w:author="Fernandes, Richard (he, him, his | il, le, lui)" w:date="2026-06-05T17:31:00Z" w16du:dateUtc="2026-06-05T21:31:00Z">
        <w:r>
          <w:t xml:space="preserve">Site specific validation results for FAPAR </w:t>
        </w:r>
        <w:r w:rsidR="00E54311">
          <w:t>also show differences between our method and that of Fernandes et al. (2024</w:t>
        </w:r>
      </w:ins>
      <w:ins w:id="3991" w:author="Fernandes, Richard (he, him, his | il, le, lui)" w:date="2026-06-05T17:32:00Z" w16du:dateUtc="2026-06-05T21:32:00Z">
        <w:r w:rsidR="00E54311">
          <w:t xml:space="preserve">) but this time for U rather than B.  </w:t>
        </w:r>
        <w:r w:rsidR="000A19A8">
          <w:t xml:space="preserve">This may be due to the fact that FAPAR B is indeed strongly correlated to the product measurement FAPAR.  </w:t>
        </w:r>
      </w:ins>
      <w:ins w:id="3992" w:author="Fernandes, Richard (he, him, his | il, le, lui)" w:date="2026-06-05T17:33:00Z" w16du:dateUtc="2026-06-05T21:33:00Z">
        <w:r w:rsidR="00FF74B5">
          <w:t xml:space="preserve">This result clearly indicates that FAPAR U is likely much lower than previously </w:t>
        </w:r>
        <w:r w:rsidR="0039644D">
          <w:t>quantified for the SL2P algorithm although o</w:t>
        </w:r>
      </w:ins>
      <w:ins w:id="3993" w:author="Fernandes, Richard (he, him, his | il, le, lui)" w:date="2026-06-05T17:34:00Z" w16du:dateUtc="2026-06-05T21:34:00Z">
        <w:r w:rsidR="0039644D">
          <w:t xml:space="preserve">nly xx% matchups conformed to GCOS U requirements due to narrow tolerance interval for FAPAR.  This narrow interval also resulted in </w:t>
        </w:r>
        <w:r w:rsidR="00966406">
          <w:t>xx% inconclusive match</w:t>
        </w:r>
      </w:ins>
      <w:ins w:id="3994" w:author="Fernandes, Richard (he, him, his | il, le, lui)" w:date="2026-06-05T17:35:00Z" w16du:dateUtc="2026-06-05T21:35:00Z">
        <w:r w:rsidR="00966406">
          <w:t xml:space="preserve">ups.  However, FAPAR </w:t>
        </w:r>
        <w:r w:rsidR="006F5C39">
          <w:t>S only had xx% inconclusive matchups and xx% conforming matc</w:t>
        </w:r>
      </w:ins>
      <w:ins w:id="3995" w:author="Fernandes, Richard (he, him, his | il, le, lui)" w:date="2026-06-05T17:36:00Z" w16du:dateUtc="2026-06-05T21:36:00Z">
        <w:r w:rsidR="00E91F40">
          <w:t>h</w:t>
        </w:r>
      </w:ins>
      <w:ins w:id="3996" w:author="Fernandes, Richard (he, him, his | il, le, lui)" w:date="2026-06-05T17:35:00Z" w16du:dateUtc="2026-06-05T21:35:00Z">
        <w:r w:rsidR="006F5C39">
          <w:t xml:space="preserve">ups.  </w:t>
        </w:r>
      </w:ins>
      <w:ins w:id="3997" w:author="Fernandes, Richard (he, him, his | il, le, lui)" w:date="2026-06-05T17:36:00Z" w16du:dateUtc="2026-06-05T21:36:00Z">
        <w:r w:rsidR="00E91F40">
          <w:t xml:space="preserve">This </w:t>
        </w:r>
      </w:ins>
      <w:ins w:id="3998" w:author="Fernandes, Richard (he, him, his | il, le, lui)" w:date="2026-06-05T17:37:00Z" w16du:dateUtc="2026-06-05T21:37:00Z">
        <w:r w:rsidR="000954BA">
          <w:t xml:space="preserve">may </w:t>
        </w:r>
      </w:ins>
      <w:ins w:id="3999" w:author="Fernandes, Richard (he, him, his | il, le, lui)" w:date="2026-06-05T17:36:00Z" w16du:dateUtc="2026-06-05T21:36:00Z">
        <w:r w:rsidR="00E91F40">
          <w:t>suggests that, in comparison to LAI, FAPAR is less sensit</w:t>
        </w:r>
      </w:ins>
      <w:ins w:id="4000" w:author="Fernandes, Richard (he, him, his | il, le, lui)" w:date="2026-06-05T17:37:00Z" w16du:dateUtc="2026-06-05T21:37:00Z">
        <w:r w:rsidR="00E91F40">
          <w:t xml:space="preserve">ive to drifts in input FDRs </w:t>
        </w:r>
        <w:r w:rsidR="000954BA">
          <w:t xml:space="preserve">but it could also be simply due to the fact that </w:t>
        </w:r>
        <w:r w:rsidR="000954BA">
          <w:lastRenderedPageBreak/>
          <w:t>FAPAR sat</w:t>
        </w:r>
      </w:ins>
      <w:ins w:id="4001" w:author="Fernandes, Richard (he, him, his | il, le, lui)" w:date="2026-06-05T17:38:00Z" w16du:dateUtc="2026-06-05T21:38:00Z">
        <w:r w:rsidR="000954BA">
          <w:t>urates during the growing season so all retrievals have similar values for the same condition.</w:t>
        </w:r>
      </w:ins>
    </w:p>
    <w:p w14:paraId="1ABE37E9" w14:textId="77777777" w:rsidR="000954BA" w:rsidRDefault="000954BA" w:rsidP="0025245D">
      <w:pPr>
        <w:rPr>
          <w:ins w:id="4002" w:author="Fernandes, Richard (he, him, his | il, le, lui)" w:date="2026-06-05T16:55:00Z" w16du:dateUtc="2026-06-05T20:55:00Z"/>
        </w:rPr>
      </w:pPr>
    </w:p>
    <w:p w14:paraId="791D6C73" w14:textId="392C77C5" w:rsidR="0021360A" w:rsidRDefault="00D10582" w:rsidP="0021360A">
      <w:pPr>
        <w:keepNext/>
        <w:rPr>
          <w:ins w:id="4003" w:author="Fernandes, Richard (he, him, his | il, le, lui)" w:date="2026-06-05T16:56:00Z" w16du:dateUtc="2026-06-05T20:56:00Z"/>
        </w:rPr>
        <w:pPrChange w:id="4004" w:author="Fernandes, Richard (he, him, his | il, le, lui)" w:date="2026-06-05T16:56:00Z" w16du:dateUtc="2026-06-05T20:56:00Z">
          <w:pPr/>
        </w:pPrChange>
      </w:pPr>
      <w:ins w:id="4005" w:author="Fernandes, Richard (he, him, his | il, le, lui)" w:date="2026-06-05T16:59:00Z" w16du:dateUtc="2026-06-05T20:59:00Z">
        <w:r>
          <w:rPr>
            <w:noProof/>
          </w:rPr>
          <w:drawing>
            <wp:inline distT="0" distB="0" distL="0" distR="0" wp14:anchorId="79FB81AD" wp14:editId="4CDC8798">
              <wp:extent cx="5943210" cy="4969933"/>
              <wp:effectExtent l="0" t="0" r="635" b="2540"/>
              <wp:docPr id="169001886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18863" name="Picture 1690018863"/>
                      <pic:cNvPicPr/>
                    </pic:nvPicPr>
                    <pic:blipFill rotWithShape="1">
                      <a:blip r:embed="rId22">
                        <a:extLst>
                          <a:ext uri="{28A0092B-C50C-407E-A947-70E740481C1C}">
                            <a14:useLocalDpi xmlns:a14="http://schemas.microsoft.com/office/drawing/2010/main" val="0"/>
                          </a:ext>
                        </a:extLst>
                      </a:blip>
                      <a:srcRect t="18695" b="18592"/>
                      <a:stretch>
                        <a:fillRect/>
                      </a:stretch>
                    </pic:blipFill>
                    <pic:spPr bwMode="auto">
                      <a:xfrm>
                        <a:off x="0" y="0"/>
                        <a:ext cx="5943600" cy="4970259"/>
                      </a:xfrm>
                      <a:prstGeom prst="rect">
                        <a:avLst/>
                      </a:prstGeom>
                      <a:ln>
                        <a:noFill/>
                      </a:ln>
                      <a:extLst>
                        <a:ext uri="{53640926-AAD7-44D8-BBD7-CCE9431645EC}">
                          <a14:shadowObscured xmlns:a14="http://schemas.microsoft.com/office/drawing/2010/main"/>
                        </a:ext>
                      </a:extLst>
                    </pic:spPr>
                  </pic:pic>
                </a:graphicData>
              </a:graphic>
            </wp:inline>
          </w:drawing>
        </w:r>
      </w:ins>
    </w:p>
    <w:p w14:paraId="59FE10AE" w14:textId="50D10885" w:rsidR="00E0788C" w:rsidRDefault="0021360A" w:rsidP="00B97339">
      <w:pPr>
        <w:pStyle w:val="Caption"/>
        <w:rPr>
          <w:ins w:id="4006" w:author="Fernandes, Richard (he, him, his | il, le, lui)" w:date="2026-06-04T20:13:00Z" w16du:dateUtc="2026-06-05T00:13:00Z"/>
        </w:rPr>
      </w:pPr>
      <w:ins w:id="4007" w:author="Fernandes, Richard (he, him, his | il, le, lui)" w:date="2026-06-05T16:56:00Z" w16du:dateUtc="2026-06-05T20:56:00Z">
        <w:r>
          <w:t xml:space="preserve">Figure </w:t>
        </w:r>
        <w:r>
          <w:fldChar w:fldCharType="begin"/>
        </w:r>
        <w:r>
          <w:instrText xml:space="preserve"> SEQ Figure \* ARABIC </w:instrText>
        </w:r>
      </w:ins>
      <w:r>
        <w:fldChar w:fldCharType="separate"/>
      </w:r>
      <w:ins w:id="4008" w:author="Fernandes, Richard (he, him, his | il, le, lui)" w:date="2026-06-05T18:36:00Z" w16du:dateUtc="2026-06-05T22:36:00Z">
        <w:r w:rsidR="00675FD2">
          <w:rPr>
            <w:noProof/>
          </w:rPr>
          <w:t>7</w:t>
        </w:r>
      </w:ins>
      <w:ins w:id="4009" w:author="Fernandes, Richard (he, him, his | il, le, lui)" w:date="2026-06-05T16:56:00Z" w16du:dateUtc="2026-06-05T20:56:00Z">
        <w:r>
          <w:fldChar w:fldCharType="end"/>
        </w:r>
      </w:ins>
      <w:ins w:id="4010" w:author="Fernandes, Richard (he, him, his | il, le, lui)" w:date="2026-06-05T17:30:00Z" w16du:dateUtc="2026-06-05T21:30:00Z">
        <w:r w:rsidR="00B0058E">
          <w:t xml:space="preserve">.  </w:t>
        </w:r>
        <w:r w:rsidR="00B0058E">
          <w:t xml:space="preserve">Scatter plots of product versus FRM </w:t>
        </w:r>
      </w:ins>
      <w:ins w:id="4011" w:author="Fernandes, Richard (he, him, his | il, le, lui)" w:date="2026-06-05T17:31:00Z" w16du:dateUtc="2026-06-05T21:31:00Z">
        <w:r w:rsidR="00B0058E">
          <w:t>FAPAR</w:t>
        </w:r>
      </w:ins>
      <w:ins w:id="4012" w:author="Fernandes, Richard (he, him, his | il, le, lui)" w:date="2026-06-05T17:30:00Z" w16du:dateUtc="2026-06-05T21:30:00Z">
        <w:r w:rsidR="00B0058E">
          <w:t xml:space="preserve"> (top row) and estimated A, B, U and S (subsequent rows) for land cover groups (columns) for validation of the SL2P algorithm applied to site specific HLS matchups within +/-7days and 60m radius of in-situ FRM. Symbol size proportion to effective degrees of freedom, symbol colour indicates conformity to GCOS U requirements (shown for product versus FRM,  A and U plots) or S conformity (for B and S plots), symbol shape indicates FRM ESU heterogeneity.  Whiskers indicate one standard deviation confidence intervals of estimates.  </w:t>
        </w:r>
      </w:ins>
      <w:ins w:id="4013" w:author="Fernandes, Richard (he, him, his | il, le, lui)" w:date="2026-06-05T17:36:00Z" w16du:dateUtc="2026-06-05T21:36:00Z">
        <w:r w:rsidR="00B97339">
          <w:t>Black curves correspond to estimates based on Fernandes et al. (2024) approach, red or green curves correspond to robust polynomial fits through data points.</w:t>
        </w:r>
      </w:ins>
      <w:ins w:id="4014" w:author="Fernandes, Richard (he, him, his | il, le, lui)" w:date="2026-06-04T20:05:00Z" w16du:dateUtc="2026-06-05T00:05:00Z">
        <w:r w:rsidR="00137C6E">
          <w:t>Extending allowable matchups to all sites does not appreciabl</w:t>
        </w:r>
      </w:ins>
      <w:ins w:id="4015" w:author="Fernandes, Richard (he, him, his | il, le, lui)" w:date="2026-06-05T13:02:00Z" w16du:dateUtc="2026-06-05T17:02:00Z">
        <w:r w:rsidR="006C5391">
          <w:t>y bias</w:t>
        </w:r>
      </w:ins>
      <w:ins w:id="4016" w:author="Fernandes, Richard (he, him, his | il, le, lui)" w:date="2026-06-04T20:05:00Z" w16du:dateUtc="2026-06-05T00:05:00Z">
        <w:r w:rsidR="00137C6E">
          <w:t xml:space="preserve"> estimates of</w:t>
        </w:r>
      </w:ins>
      <w:ins w:id="4017" w:author="Fernandes, Richard (he, him, his | il, le, lui)" w:date="2026-06-05T13:04:00Z" w16du:dateUtc="2026-06-05T17:04:00Z">
        <w:r w:rsidR="00FB160C">
          <w:t xml:space="preserve"> </w:t>
        </w:r>
      </w:ins>
      <w:ins w:id="4018" w:author="Fernandes, Richard (he, him, his | il, le, lui)" w:date="2026-06-05T13:01:00Z" w16du:dateUtc="2026-06-05T17:01:00Z">
        <w:r w:rsidR="00E023A6">
          <w:t xml:space="preserve"> </w:t>
        </w:r>
      </w:ins>
      <w:ins w:id="4019" w:author="Fernandes, Richard (he, him, his | il, le, lui)" w:date="2026-06-04T20:05:00Z" w16du:dateUtc="2026-06-05T00:05:00Z">
        <w:r w:rsidR="00137C6E">
          <w:t>accuracy</w:t>
        </w:r>
      </w:ins>
      <w:ins w:id="4020" w:author="Fernandes, Richard (he, him, his | il, le, lui)" w:date="2026-06-04T20:07:00Z" w16du:dateUtc="2026-06-05T00:07:00Z">
        <w:r w:rsidR="00C8003F">
          <w:t xml:space="preserve">, bias </w:t>
        </w:r>
      </w:ins>
      <w:ins w:id="4021" w:author="Fernandes, Richard (he, him, his | il, le, lui)" w:date="2026-06-05T13:03:00Z" w16du:dateUtc="2026-06-05T17:03:00Z">
        <w:r w:rsidR="006C5391">
          <w:t xml:space="preserve">although uncertainty is </w:t>
        </w:r>
      </w:ins>
      <w:ins w:id="4022" w:author="Fernandes, Richard (he, him, his | il, le, lui)" w:date="2026-06-05T13:04:00Z" w16du:dateUtc="2026-06-05T17:04:00Z">
        <w:r w:rsidR="009E36D9">
          <w:t xml:space="preserve">FAPAR uncertainty </w:t>
        </w:r>
        <w:r w:rsidR="00FB160C">
          <w:t xml:space="preserve">is frequently overestimated compared to site specific matchups </w:t>
        </w:r>
      </w:ins>
      <w:ins w:id="4023" w:author="Fernandes, Richard (he, him, his | il, le, lui)" w:date="2026-06-04T20:06:00Z" w16du:dateUtc="2026-06-05T00:06:00Z">
        <w:r w:rsidR="00690DEC">
          <w:t>(</w:t>
        </w:r>
      </w:ins>
      <w:ins w:id="4024" w:author="Fernandes, Richard (he, him, his | il, le, lui)" w:date="2026-06-05T13:01:00Z" w16du:dateUtc="2026-06-05T17:01:00Z">
        <w:r w:rsidR="00E023A6">
          <w:fldChar w:fldCharType="begin"/>
        </w:r>
        <w:r w:rsidR="00E023A6">
          <w:instrText xml:space="preserve"> REF _Ref231556927 \h </w:instrText>
        </w:r>
      </w:ins>
      <w:r w:rsidR="00E023A6">
        <w:fldChar w:fldCharType="separate"/>
      </w:r>
      <w:ins w:id="4025" w:author="Fernandes, Richard (he, him, his | il, le, lui)" w:date="2026-06-05T13:01:00Z" w16du:dateUtc="2026-06-05T17:01:00Z">
        <w:r w:rsidR="00E023A6">
          <w:t xml:space="preserve">Figure </w:t>
        </w:r>
        <w:r w:rsidR="00E023A6">
          <w:rPr>
            <w:noProof/>
          </w:rPr>
          <w:t>4</w:t>
        </w:r>
        <w:r w:rsidR="00E023A6">
          <w:fldChar w:fldCharType="end"/>
        </w:r>
      </w:ins>
      <w:ins w:id="4026" w:author="Fernandes, Richard (he, him, his | il, le, lui)" w:date="2026-06-05T13:02:00Z" w16du:dateUtc="2026-06-05T17:02:00Z">
        <w:r w:rsidR="006C5391">
          <w:t xml:space="preserve"> and</w:t>
        </w:r>
      </w:ins>
      <w:ins w:id="4027" w:author="Fernandes, Richard (he, him, his | il, le, lui)" w:date="2026-06-05T13:03:00Z" w16du:dateUtc="2026-06-05T17:03:00Z">
        <w:r w:rsidR="006C5391">
          <w:t xml:space="preserve"> </w:t>
        </w:r>
        <w:r w:rsidR="006C5391">
          <w:fldChar w:fldCharType="begin"/>
        </w:r>
        <w:r w:rsidR="006C5391">
          <w:instrText xml:space="preserve"> REF _Ref231557004 \h </w:instrText>
        </w:r>
      </w:ins>
      <w:r w:rsidR="006C5391">
        <w:fldChar w:fldCharType="separate"/>
      </w:r>
      <w:ins w:id="4028" w:author="Fernandes, Richard (he, him, his | il, le, lui)" w:date="2026-06-05T13:03:00Z" w16du:dateUtc="2026-06-05T17:03:00Z">
        <w:r w:rsidR="006C5391">
          <w:t xml:space="preserve">Figure </w:t>
        </w:r>
        <w:r w:rsidR="006C5391">
          <w:rPr>
            <w:noProof/>
          </w:rPr>
          <w:t>5</w:t>
        </w:r>
        <w:r w:rsidR="006C5391">
          <w:fldChar w:fldCharType="end"/>
        </w:r>
      </w:ins>
      <w:ins w:id="4029" w:author="Fernandes, Richard (he, him, his | il, le, lui)" w:date="2026-06-05T13:02:00Z" w16du:dateUtc="2026-06-05T17:02:00Z">
        <w:r w:rsidR="006C5391">
          <w:t xml:space="preserve"> </w:t>
        </w:r>
      </w:ins>
      <w:ins w:id="4030" w:author="Fernandes, Richard (he, him, his | il, le, lui)" w:date="2026-06-04T20:06:00Z" w16du:dateUtc="2026-06-05T00:06:00Z">
        <w:r w:rsidR="00690DEC">
          <w:t xml:space="preserve">).  </w:t>
        </w:r>
      </w:ins>
      <w:ins w:id="4031" w:author="Fernandes, Richard (he, him, his | il, le, lui)" w:date="2026-06-05T13:05:00Z" w16du:dateUtc="2026-06-05T17:05:00Z">
        <w:r w:rsidR="00FB160C">
          <w:t xml:space="preserve">Stability comparisons indicate </w:t>
        </w:r>
        <w:r w:rsidR="004E690D">
          <w:t>agreement within +/-0</w:t>
        </w:r>
      </w:ins>
      <w:ins w:id="4032" w:author="Fernandes, Richard (he, him, his | il, le, lui)" w:date="2026-06-05T13:06:00Z" w16du:dateUtc="2026-06-05T17:06:00Z">
        <w:r w:rsidR="004E690D">
          <w:t xml:space="preserve">.1 LAI/year and +/-0.01 FAPAR/year for most sites but outliers are present.  </w:t>
        </w:r>
      </w:ins>
      <w:ins w:id="4033" w:author="Fernandes, Richard (he, him, his | il, le, lui)" w:date="2026-06-04T20:06:00Z" w16du:dateUtc="2026-06-05T00:06:00Z">
        <w:r w:rsidR="00690DEC">
          <w:t>Evan so,</w:t>
        </w:r>
      </w:ins>
      <w:ins w:id="4034" w:author="Fernandes, Richard (he, him, his | il, le, lui)" w:date="2026-06-04T20:07:00Z" w16du:dateUtc="2026-06-05T00:07:00Z">
        <w:r w:rsidR="00690DEC">
          <w:t xml:space="preserve"> the dispersio</w:t>
        </w:r>
        <w:r w:rsidR="00C8003F">
          <w:t xml:space="preserve">n is centred on the 1:1 line so </w:t>
        </w:r>
      </w:ins>
      <w:ins w:id="4035" w:author="Fernandes, Richard (he, him, his | il, le, lui)" w:date="2026-06-04T20:08:00Z" w16du:dateUtc="2026-06-05T00:08:00Z">
        <w:r w:rsidR="00956900">
          <w:t>estimates of stability condition on LAI or FAPAR are virtually identical (Supplementary Material S2).  This result reflect</w:t>
        </w:r>
      </w:ins>
      <w:ins w:id="4036" w:author="Fernandes, Richard (he, him, his | il, le, lui)" w:date="2026-06-04T20:09:00Z" w16du:dateUtc="2026-06-05T00:09:00Z">
        <w:r w:rsidR="00956900">
          <w:t xml:space="preserve">s the </w:t>
        </w:r>
        <w:r w:rsidR="001A457D">
          <w:t xml:space="preserve">influence of </w:t>
        </w:r>
        <w:r w:rsidR="00956900">
          <w:t xml:space="preserve"> </w:t>
        </w:r>
        <w:r w:rsidR="001A457D">
          <w:t>ancillary climate parameters on similarity that weigh within site matchups heavily when computing quality statistics for a matc</w:t>
        </w:r>
      </w:ins>
      <w:ins w:id="4037" w:author="Fernandes, Richard (he, him, his | il, le, lui)" w:date="2026-06-04T20:10:00Z" w16du:dateUtc="2026-06-05T00:10:00Z">
        <w:r w:rsidR="001A457D">
          <w:t xml:space="preserve">hup. </w:t>
        </w:r>
        <w:r w:rsidR="002721F4">
          <w:t xml:space="preserve"> </w:t>
        </w:r>
      </w:ins>
    </w:p>
    <w:p w14:paraId="2BEA3470" w14:textId="77777777" w:rsidR="00E0788C" w:rsidRDefault="00E0788C" w:rsidP="005F197D">
      <w:pPr>
        <w:rPr>
          <w:ins w:id="4038" w:author="Fernandes, Richard (he, him, his | il, le, lui)" w:date="2026-06-05T17:52:00Z" w16du:dateUtc="2026-06-05T21:52:00Z"/>
        </w:rPr>
      </w:pPr>
    </w:p>
    <w:p w14:paraId="104FB26F" w14:textId="3D5466C4" w:rsidR="00E95757" w:rsidRDefault="00546FA3" w:rsidP="005F197D">
      <w:pPr>
        <w:rPr>
          <w:ins w:id="4039" w:author="Fernandes, Richard (he, him, his | il, le, lui)" w:date="2026-06-05T17:53:00Z" w16du:dateUtc="2026-06-05T21:53:00Z"/>
        </w:rPr>
      </w:pPr>
      <w:ins w:id="4040" w:author="Fernandes, Richard (he, him, his | il, le, lui)" w:date="2026-06-05T18:37:00Z" w16du:dateUtc="2026-06-05T22:37:00Z">
        <w:r>
          <w:lastRenderedPageBreak/>
          <w:t xml:space="preserve">Our method also allows for comparison of quality statistics and validation results between different products – in this case between </w:t>
        </w:r>
        <w:r w:rsidR="00B30F9A">
          <w:t xml:space="preserve">outputs of the SL2P algorithm </w:t>
        </w:r>
      </w:ins>
      <w:ins w:id="4041" w:author="Fernandes, Richard (he, him, his | il, le, lui)" w:date="2026-06-05T18:38:00Z" w16du:dateUtc="2026-06-05T22:38:00Z">
        <w:r w:rsidR="003E584F">
          <w:t xml:space="preserve">for OLI bands </w:t>
        </w:r>
      </w:ins>
      <w:ins w:id="4042" w:author="Fernandes, Richard (he, him, his | il, le, lui)" w:date="2026-06-05T18:37:00Z" w16du:dateUtc="2026-06-05T22:37:00Z">
        <w:r w:rsidR="00B30F9A">
          <w:t>applied to</w:t>
        </w:r>
      </w:ins>
      <w:ins w:id="4043" w:author="Fernandes, Richard (he, him, his | il, le, lui)" w:date="2026-06-05T18:38:00Z" w16du:dateUtc="2026-06-05T22:38:00Z">
        <w:r w:rsidR="003E584F">
          <w:t xml:space="preserve"> all HLS data</w:t>
        </w:r>
      </w:ins>
      <w:ins w:id="4044" w:author="Fernandes, Richard (he, him, his | il, le, lui)" w:date="2026-06-05T18:37:00Z" w16du:dateUtc="2026-06-05T22:37:00Z">
        <w:r w:rsidR="00B30F9A">
          <w:t xml:space="preserve"> data and the </w:t>
        </w:r>
      </w:ins>
      <w:ins w:id="4045" w:author="Fernandes, Richard (he, him, his | il, le, lui)" w:date="2026-06-05T18:38:00Z" w16du:dateUtc="2026-06-05T22:38:00Z">
        <w:r w:rsidR="00B30F9A">
          <w:t xml:space="preserve">SL2P algorithm </w:t>
        </w:r>
        <w:r w:rsidR="003E584F">
          <w:t>for</w:t>
        </w:r>
        <w:r w:rsidR="00B30F9A">
          <w:t xml:space="preserve"> MSI bands applied to HLS-S30 data</w:t>
        </w:r>
        <w:r w:rsidR="003E584F">
          <w:t xml:space="preserve"> (labelled here S2)</w:t>
        </w:r>
        <w:r w:rsidR="00B30F9A">
          <w:t>.</w:t>
        </w:r>
        <w:r w:rsidR="003E584F">
          <w:t xml:space="preserve">  While this comparison could be performed </w:t>
        </w:r>
        <w:r w:rsidR="00EB38A9">
          <w:t>by on</w:t>
        </w:r>
      </w:ins>
      <w:ins w:id="4046" w:author="Fernandes, Richard (he, him, his | il, le, lui)" w:date="2026-06-05T18:39:00Z" w16du:dateUtc="2026-06-05T22:39:00Z">
        <w:r w:rsidR="00EB38A9">
          <w:t xml:space="preserve">ly considering FRM where both products have matchups simultaneously </w:t>
        </w:r>
        <w:r w:rsidR="00FE7870">
          <w:t xml:space="preserve">this result will </w:t>
        </w:r>
      </w:ins>
      <w:ins w:id="4047" w:author="Fernandes, Richard (he, him, his | il, le, lui)" w:date="2026-06-05T18:40:00Z" w16du:dateUtc="2026-06-05T22:40:00Z">
        <w:r w:rsidR="00FE7870">
          <w:t xml:space="preserve">incorporate variability across matchup conditions </w:t>
        </w:r>
      </w:ins>
      <w:ins w:id="4048" w:author="Fernandes, Richard (he, him, his | il, le, lui)" w:date="2026-06-05T18:41:00Z" w16du:dateUtc="2026-06-05T22:41:00Z">
        <w:r w:rsidR="00337A65">
          <w:t xml:space="preserve">that is acurally the same for both products and actually only needed to test conformity.  Instead, we present </w:t>
        </w:r>
      </w:ins>
      <w:ins w:id="4049" w:author="Fernandes, Richard (he, him, his | il, le, lui)" w:date="2026-06-05T18:42:00Z" w16du:dateUtc="2026-06-05T22:42:00Z">
        <w:r w:rsidR="00337A65">
          <w:t xml:space="preserve">aggregate conformity statistics (Table </w:t>
        </w:r>
        <w:r w:rsidR="00495833">
          <w:t>6) and curves corresponding to quality staistics conditional on the product measurement (</w:t>
        </w:r>
        <w:r w:rsidR="00495833">
          <w:fldChar w:fldCharType="begin"/>
        </w:r>
        <w:r w:rsidR="00495833">
          <w:instrText xml:space="preserve"> REF _Ref231577391 \h </w:instrText>
        </w:r>
      </w:ins>
      <w:r w:rsidR="00495833">
        <w:fldChar w:fldCharType="separate"/>
      </w:r>
      <w:ins w:id="4050" w:author="Fernandes, Richard (he, him, his | il, le, lui)" w:date="2026-06-05T18:42:00Z" w16du:dateUtc="2026-06-05T22:42:00Z">
        <w:r w:rsidR="00495833">
          <w:t xml:space="preserve">Figure </w:t>
        </w:r>
        <w:r w:rsidR="00495833">
          <w:rPr>
            <w:noProof/>
          </w:rPr>
          <w:t>8</w:t>
        </w:r>
        <w:r w:rsidR="00495833">
          <w:fldChar w:fldCharType="end"/>
        </w:r>
      </w:ins>
      <w:ins w:id="4051" w:author="Fernandes, Richard (he, him, his | il, le, lui)" w:date="2026-06-05T18:43:00Z" w16du:dateUtc="2026-06-05T22:43:00Z">
        <w:r w:rsidR="00495833">
          <w:t>,</w:t>
        </w:r>
      </w:ins>
      <w:ins w:id="4052" w:author="Fernandes, Richard (he, him, his | il, le, lui)" w:date="2026-06-05T18:42:00Z" w16du:dateUtc="2026-06-05T22:42:00Z">
        <w:r w:rsidR="00495833">
          <w:fldChar w:fldCharType="begin"/>
        </w:r>
        <w:r w:rsidR="00495833">
          <w:instrText xml:space="preserve"> REF _Ref231577395 \h </w:instrText>
        </w:r>
      </w:ins>
      <w:r w:rsidR="00495833">
        <w:fldChar w:fldCharType="separate"/>
      </w:r>
      <w:ins w:id="4053" w:author="Fernandes, Richard (he, him, his | il, le, lui)" w:date="2026-06-05T18:42:00Z" w16du:dateUtc="2026-06-05T22:42:00Z">
        <w:r w:rsidR="00495833">
          <w:t xml:space="preserve">Figure </w:t>
        </w:r>
        <w:r w:rsidR="00495833">
          <w:rPr>
            <w:noProof/>
          </w:rPr>
          <w:t>9</w:t>
        </w:r>
        <w:r w:rsidR="00495833">
          <w:fldChar w:fldCharType="end"/>
        </w:r>
      </w:ins>
      <w:ins w:id="4054" w:author="Fernandes, Richard (he, him, his | il, le, lui)" w:date="2026-06-05T18:41:00Z" w16du:dateUtc="2026-06-05T22:41:00Z">
        <w:r w:rsidR="00337A65">
          <w:t xml:space="preserve"> </w:t>
        </w:r>
      </w:ins>
      <w:ins w:id="4055" w:author="Fernandes, Richard (he, him, his | il, le, lui)" w:date="2026-06-05T18:43:00Z" w16du:dateUtc="2026-06-05T22:43:00Z">
        <w:r w:rsidR="00495833">
          <w:t xml:space="preserve">).  </w:t>
        </w:r>
        <w:r w:rsidR="00231237">
          <w:t>These results indicate that both products are almost similar in all statistics for each land cover group</w:t>
        </w:r>
      </w:ins>
      <w:ins w:id="4056" w:author="Fernandes, Richard (he, him, his | il, le, lui)" w:date="2026-06-05T18:44:00Z" w16du:dateUtc="2026-06-05T22:44:00Z">
        <w:r w:rsidR="009E50F0">
          <w:t>, with S2 products showing slightly lower bias over needleleaf forests than HLS products and vice versa for broadleaf forests.</w:t>
        </w:r>
        <w:r w:rsidR="00C74BD0">
          <w:t xml:space="preserve">  Additioally, </w:t>
        </w:r>
      </w:ins>
      <w:ins w:id="4057" w:author="Fernandes, Richard (he, him, his | il, le, lui)" w:date="2026-06-05T18:45:00Z" w16du:dateUtc="2026-06-05T22:45:00Z">
        <w:r w:rsidR="00C74BD0">
          <w:t xml:space="preserve">S2 products had a conformity of </w:t>
        </w:r>
      </w:ins>
      <w:ins w:id="4058" w:author="Fernandes, Richard (he, him, his | il, le, lui)" w:date="2026-06-05T18:48:00Z" w16du:dateUtc="2026-06-05T22:48:00Z">
        <w:r w:rsidR="00B51C91">
          <w:t xml:space="preserve">91% for U versus 90% for HLS.  The only major </w:t>
        </w:r>
      </w:ins>
      <w:ins w:id="4059" w:author="Fernandes, Richard (he, him, his | il, le, lui)" w:date="2026-06-05T18:49:00Z" w16du:dateUtc="2026-06-05T22:49:00Z">
        <w:r w:rsidR="00B51C91">
          <w:t xml:space="preserve">difference being a S2 conformity of </w:t>
        </w:r>
        <w:r w:rsidR="006B2F60">
          <w:t>83% for S versys 58% for HLS although this was mai</w:t>
        </w:r>
      </w:ins>
      <w:ins w:id="4060" w:author="Fernandes, Richard (he, him, his | il, le, lui)" w:date="2026-06-05T18:50:00Z" w16du:dateUtc="2026-06-05T22:50:00Z">
        <w:r w:rsidR="006B2F60">
          <w:t xml:space="preserve">nly due to a higher percentage of HLS inconclusive results </w:t>
        </w:r>
        <w:r w:rsidR="006C31BA">
          <w:t>o</w:t>
        </w:r>
      </w:ins>
      <w:ins w:id="4061" w:author="Fernandes, Richard (he, him, his | il, le, lui)" w:date="2026-06-05T18:51:00Z" w16du:dateUtc="2026-06-05T22:51:00Z">
        <w:r w:rsidR="006C31BA">
          <w:t>f 29% versus 15% for S2.</w:t>
        </w:r>
      </w:ins>
    </w:p>
    <w:p w14:paraId="38A1D7D0" w14:textId="77777777" w:rsidR="00E95757" w:rsidRDefault="00E95757" w:rsidP="005F197D">
      <w:pPr>
        <w:rPr>
          <w:ins w:id="4062" w:author="Fernandes, Richard (he, him, his | il, le, lui)" w:date="2026-06-05T17:53:00Z" w16du:dateUtc="2026-06-05T21:53:00Z"/>
        </w:rPr>
      </w:pPr>
    </w:p>
    <w:p w14:paraId="0FCD6505" w14:textId="77777777" w:rsidR="001B3430" w:rsidRDefault="001B3430" w:rsidP="001B3430">
      <w:pPr>
        <w:keepNext/>
        <w:rPr>
          <w:ins w:id="4063" w:author="Fernandes, Richard (he, him, his | il, le, lui)" w:date="2026-06-05T18:33:00Z" w16du:dateUtc="2026-06-05T22:33:00Z"/>
        </w:rPr>
        <w:pPrChange w:id="4064" w:author="Fernandes, Richard (he, him, his | il, le, lui)" w:date="2026-06-05T18:33:00Z" w16du:dateUtc="2026-06-05T22:33:00Z">
          <w:pPr/>
        </w:pPrChange>
      </w:pPr>
      <w:ins w:id="4065" w:author="Fernandes, Richard (he, him, his | il, le, lui)" w:date="2026-06-05T18:32:00Z" w16du:dateUtc="2026-06-05T22:32:00Z">
        <w:r>
          <w:rPr>
            <w:noProof/>
          </w:rPr>
          <w:lastRenderedPageBreak/>
          <w:drawing>
            <wp:inline distT="0" distB="0" distL="0" distR="0" wp14:anchorId="75FB0860" wp14:editId="4EF988A9">
              <wp:extent cx="5943445" cy="6020040"/>
              <wp:effectExtent l="0" t="0" r="635" b="0"/>
              <wp:docPr id="15784791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79178" name="Picture 1578479178"/>
                      <pic:cNvPicPr/>
                    </pic:nvPicPr>
                    <pic:blipFill rotWithShape="1">
                      <a:blip r:embed="rId23">
                        <a:extLst>
                          <a:ext uri="{28A0092B-C50C-407E-A947-70E740481C1C}">
                            <a14:useLocalDpi xmlns:a14="http://schemas.microsoft.com/office/drawing/2010/main" val="0"/>
                          </a:ext>
                        </a:extLst>
                      </a:blip>
                      <a:srcRect t="11720" b="12320"/>
                      <a:stretch>
                        <a:fillRect/>
                      </a:stretch>
                    </pic:blipFill>
                    <pic:spPr bwMode="auto">
                      <a:xfrm>
                        <a:off x="0" y="0"/>
                        <a:ext cx="5943600" cy="6020197"/>
                      </a:xfrm>
                      <a:prstGeom prst="rect">
                        <a:avLst/>
                      </a:prstGeom>
                      <a:ln>
                        <a:noFill/>
                      </a:ln>
                      <a:extLst>
                        <a:ext uri="{53640926-AAD7-44D8-BBD7-CCE9431645EC}">
                          <a14:shadowObscured xmlns:a14="http://schemas.microsoft.com/office/drawing/2010/main"/>
                        </a:ext>
                      </a:extLst>
                    </pic:spPr>
                  </pic:pic>
                </a:graphicData>
              </a:graphic>
            </wp:inline>
          </w:drawing>
        </w:r>
      </w:ins>
    </w:p>
    <w:p w14:paraId="55A92B1C" w14:textId="2CAA48BC" w:rsidR="001B3430" w:rsidRDefault="001B3430" w:rsidP="001B3430">
      <w:pPr>
        <w:pStyle w:val="Caption"/>
        <w:rPr>
          <w:ins w:id="4066" w:author="Fernandes, Richard (he, him, his | il, le, lui)" w:date="2026-06-05T18:33:00Z" w16du:dateUtc="2026-06-05T22:33:00Z"/>
        </w:rPr>
      </w:pPr>
      <w:bookmarkStart w:id="4067" w:name="_Ref231577391"/>
      <w:ins w:id="4068" w:author="Fernandes, Richard (he, him, his | il, le, lui)" w:date="2026-06-05T18:33:00Z" w16du:dateUtc="2026-06-05T22:33:00Z">
        <w:r>
          <w:t xml:space="preserve">Figure </w:t>
        </w:r>
        <w:r>
          <w:fldChar w:fldCharType="begin"/>
        </w:r>
        <w:r>
          <w:instrText xml:space="preserve"> SEQ Figure \* ARABIC </w:instrText>
        </w:r>
      </w:ins>
      <w:r>
        <w:fldChar w:fldCharType="separate"/>
      </w:r>
      <w:ins w:id="4069" w:author="Fernandes, Richard (he, him, his | il, le, lui)" w:date="2026-06-05T18:36:00Z" w16du:dateUtc="2026-06-05T22:36:00Z">
        <w:r w:rsidR="00675FD2">
          <w:rPr>
            <w:noProof/>
          </w:rPr>
          <w:t>8</w:t>
        </w:r>
      </w:ins>
      <w:ins w:id="4070" w:author="Fernandes, Richard (he, him, his | il, le, lui)" w:date="2026-06-05T18:33:00Z" w16du:dateUtc="2026-06-05T22:33:00Z">
        <w:r>
          <w:fldChar w:fldCharType="end"/>
        </w:r>
        <w:bookmarkEnd w:id="4067"/>
        <w:r w:rsidR="007D0FD1">
          <w:t xml:space="preserve">  Comparison of  site specific </w:t>
        </w:r>
      </w:ins>
      <w:ins w:id="4071" w:author="Fernandes, Richard (he, him, his | il, le, lui)" w:date="2026-06-05T18:34:00Z" w16du:dateUtc="2026-06-05T22:34:00Z">
        <w:r w:rsidR="007E594A">
          <w:t xml:space="preserve">LAI </w:t>
        </w:r>
      </w:ins>
      <w:ins w:id="4072" w:author="Fernandes, Richard (he, him, his | il, le, lui)" w:date="2026-06-05T18:33:00Z" w16du:dateUtc="2026-06-05T22:33:00Z">
        <w:r w:rsidR="007D0FD1">
          <w:t xml:space="preserve">quality statistics between SL2P-S2 </w:t>
        </w:r>
      </w:ins>
      <w:ins w:id="4073" w:author="Fernandes, Richard (he, him, his | il, le, lui)" w:date="2026-06-05T18:34:00Z" w16du:dateUtc="2026-06-05T22:34:00Z">
        <w:r w:rsidR="007E594A">
          <w:t xml:space="preserve"> (red </w:t>
        </w:r>
      </w:ins>
      <w:ins w:id="4074" w:author="Fernandes, Richard (he, him, his | il, le, lui)" w:date="2026-06-05T18:35:00Z" w16du:dateUtc="2026-06-05T22:35:00Z">
        <w:r w:rsidR="00D014E8">
          <w:t>points</w:t>
        </w:r>
      </w:ins>
      <w:ins w:id="4075" w:author="Fernandes, Richard (he, him, his | il, le, lui)" w:date="2026-06-05T18:34:00Z" w16du:dateUtc="2026-06-05T22:34:00Z">
        <w:r w:rsidR="007E594A">
          <w:t xml:space="preserve">) </w:t>
        </w:r>
      </w:ins>
      <w:ins w:id="4076" w:author="Fernandes, Richard (he, him, his | il, le, lui)" w:date="2026-06-05T18:33:00Z" w16du:dateUtc="2026-06-05T22:33:00Z">
        <w:r w:rsidR="007D0FD1">
          <w:t xml:space="preserve">and SL2P-HLS algorithms </w:t>
        </w:r>
      </w:ins>
      <w:ins w:id="4077" w:author="Fernandes, Richard (he, him, his | il, le, lui)" w:date="2026-06-05T18:34:00Z" w16du:dateUtc="2026-06-05T22:34:00Z">
        <w:r w:rsidR="007E594A">
          <w:t>(</w:t>
        </w:r>
        <w:r w:rsidR="00D014E8">
          <w:t xml:space="preserve">blue </w:t>
        </w:r>
      </w:ins>
      <w:ins w:id="4078" w:author="Fernandes, Richard (he, him, his | il, le, lui)" w:date="2026-06-05T18:35:00Z" w16du:dateUtc="2026-06-05T22:35:00Z">
        <w:r w:rsidR="00D014E8">
          <w:t>points</w:t>
        </w:r>
      </w:ins>
      <w:ins w:id="4079" w:author="Fernandes, Richard (he, him, his | il, le, lui)" w:date="2026-06-05T18:34:00Z" w16du:dateUtc="2026-06-05T22:34:00Z">
        <w:r w:rsidR="00D014E8">
          <w:t>)</w:t>
        </w:r>
      </w:ins>
      <w:ins w:id="4080" w:author="Fernandes, Richard (he, him, his | il, le, lui)" w:date="2026-06-05T18:35:00Z" w16du:dateUtc="2026-06-05T22:35:00Z">
        <w:r w:rsidR="00D014E8">
          <w:t xml:space="preserve"> together with </w:t>
        </w:r>
        <w:r w:rsidR="00675FD2">
          <w:t>curves corresponding to statistics conditional on the product measurement of LAI.</w:t>
        </w:r>
      </w:ins>
      <w:ins w:id="4081" w:author="Fernandes, Richard (he, him, his | il, le, lui)" w:date="2026-06-05T18:34:00Z" w16du:dateUtc="2026-06-05T22:34:00Z">
        <w:r w:rsidR="00D014E8">
          <w:t xml:space="preserve"> </w:t>
        </w:r>
      </w:ins>
    </w:p>
    <w:p w14:paraId="0A0A9E77" w14:textId="77777777" w:rsidR="00675FD2" w:rsidRDefault="001B3430" w:rsidP="00675FD2">
      <w:pPr>
        <w:keepNext/>
        <w:rPr>
          <w:ins w:id="4082" w:author="Fernandes, Richard (he, him, his | il, le, lui)" w:date="2026-06-05T18:36:00Z" w16du:dateUtc="2026-06-05T22:36:00Z"/>
        </w:rPr>
        <w:pPrChange w:id="4083" w:author="Fernandes, Richard (he, him, his | il, le, lui)" w:date="2026-06-05T18:36:00Z" w16du:dateUtc="2026-06-05T22:36:00Z">
          <w:pPr/>
        </w:pPrChange>
      </w:pPr>
      <w:ins w:id="4084" w:author="Fernandes, Richard (he, him, his | il, le, lui)" w:date="2026-06-05T18:32:00Z" w16du:dateUtc="2026-06-05T22:32:00Z">
        <w:r>
          <w:rPr>
            <w:noProof/>
          </w:rPr>
          <w:lastRenderedPageBreak/>
          <w:drawing>
            <wp:inline distT="0" distB="0" distL="0" distR="0" wp14:anchorId="4BDF3163" wp14:editId="07B137FD">
              <wp:extent cx="5943520" cy="5979657"/>
              <wp:effectExtent l="0" t="0" r="635" b="2540"/>
              <wp:docPr id="19676017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01741" name="Picture 1967601741"/>
                      <pic:cNvPicPr/>
                    </pic:nvPicPr>
                    <pic:blipFill rotWithShape="1">
                      <a:blip r:embed="rId24">
                        <a:extLst>
                          <a:ext uri="{28A0092B-C50C-407E-A947-70E740481C1C}">
                            <a14:useLocalDpi xmlns:a14="http://schemas.microsoft.com/office/drawing/2010/main" val="0"/>
                          </a:ext>
                        </a:extLst>
                      </a:blip>
                      <a:srcRect t="12265" b="12285"/>
                      <a:stretch>
                        <a:fillRect/>
                      </a:stretch>
                    </pic:blipFill>
                    <pic:spPr bwMode="auto">
                      <a:xfrm>
                        <a:off x="0" y="0"/>
                        <a:ext cx="5943600" cy="5979738"/>
                      </a:xfrm>
                      <a:prstGeom prst="rect">
                        <a:avLst/>
                      </a:prstGeom>
                      <a:ln>
                        <a:noFill/>
                      </a:ln>
                      <a:extLst>
                        <a:ext uri="{53640926-AAD7-44D8-BBD7-CCE9431645EC}">
                          <a14:shadowObscured xmlns:a14="http://schemas.microsoft.com/office/drawing/2010/main"/>
                        </a:ext>
                      </a:extLst>
                    </pic:spPr>
                  </pic:pic>
                </a:graphicData>
              </a:graphic>
            </wp:inline>
          </w:drawing>
        </w:r>
      </w:ins>
    </w:p>
    <w:p w14:paraId="2D4BAAF8" w14:textId="519E945B" w:rsidR="00E95757" w:rsidRDefault="00675FD2" w:rsidP="00675FD2">
      <w:pPr>
        <w:pStyle w:val="Caption"/>
        <w:rPr>
          <w:ins w:id="4085" w:author="Fernandes, Richard (he, him, his | il, le, lui)" w:date="2026-06-05T17:53:00Z" w16du:dateUtc="2026-06-05T21:53:00Z"/>
        </w:rPr>
        <w:pPrChange w:id="4086" w:author="Fernandes, Richard (he, him, his | il, le, lui)" w:date="2026-06-05T18:36:00Z" w16du:dateUtc="2026-06-05T22:36:00Z">
          <w:pPr/>
        </w:pPrChange>
      </w:pPr>
      <w:bookmarkStart w:id="4087" w:name="_Ref231577395"/>
      <w:ins w:id="4088" w:author="Fernandes, Richard (he, him, his | il, le, lui)" w:date="2026-06-05T18:36:00Z" w16du:dateUtc="2026-06-05T22:36:00Z">
        <w:r>
          <w:t xml:space="preserve">Figure </w:t>
        </w:r>
        <w:r>
          <w:fldChar w:fldCharType="begin"/>
        </w:r>
        <w:r>
          <w:instrText xml:space="preserve"> SEQ Figure \* ARABIC </w:instrText>
        </w:r>
      </w:ins>
      <w:r>
        <w:fldChar w:fldCharType="separate"/>
      </w:r>
      <w:ins w:id="4089" w:author="Fernandes, Richard (he, him, his | il, le, lui)" w:date="2026-06-05T18:36:00Z" w16du:dateUtc="2026-06-05T22:36:00Z">
        <w:r>
          <w:rPr>
            <w:noProof/>
          </w:rPr>
          <w:t>9</w:t>
        </w:r>
        <w:r>
          <w:fldChar w:fldCharType="end"/>
        </w:r>
        <w:bookmarkEnd w:id="4087"/>
        <w:r>
          <w:t xml:space="preserve">  </w:t>
        </w:r>
        <w:r w:rsidRPr="00795043">
          <w:t xml:space="preserve">Comparison of  site specific </w:t>
        </w:r>
        <w:r>
          <w:t>FAPAR</w:t>
        </w:r>
        <w:r w:rsidRPr="00795043">
          <w:t xml:space="preserve"> quality statistics between SL2P-S2  (red points) and SL2P-HLS algorithms (blue points) together with curves corresponding to statistics conditional on the product measurement of</w:t>
        </w:r>
        <w:r>
          <w:t xml:space="preserve"> FAPAR</w:t>
        </w:r>
        <w:r w:rsidRPr="00795043">
          <w:t>.</w:t>
        </w:r>
      </w:ins>
    </w:p>
    <w:p w14:paraId="202164F3" w14:textId="227994BC" w:rsidR="001040DE" w:rsidRDefault="00BA5C8E" w:rsidP="005F197D">
      <w:pPr>
        <w:rPr>
          <w:ins w:id="4090" w:author="Fernandes, Richard (he, him, his | il, le, lui)" w:date="2026-06-05T17:38:00Z" w16du:dateUtc="2026-06-05T21:38:00Z"/>
        </w:rPr>
      </w:pPr>
      <w:ins w:id="4091" w:author="Fernandes, Richard (he, him, his | il, le, lui)" w:date="2026-06-05T17:53:00Z" w16du:dateUtc="2026-06-05T21:53:00Z">
        <w:r>
          <w:t xml:space="preserve"> </w:t>
        </w:r>
      </w:ins>
    </w:p>
    <w:p w14:paraId="1E16772A" w14:textId="7D2F3705" w:rsidR="00316E99" w:rsidRDefault="00316E99" w:rsidP="005F197D">
      <w:pPr>
        <w:rPr>
          <w:ins w:id="4092" w:author="Fernandes, Richard (he, him, his | il, le, lui)" w:date="2026-06-05T17:41:00Z" w16du:dateUtc="2026-06-05T21:41:00Z"/>
        </w:rPr>
      </w:pPr>
      <w:ins w:id="4093" w:author="Fernandes, Richard (he, him, his | il, le, lui)" w:date="2026-06-05T17:38:00Z" w16du:dateUtc="2026-06-05T21:38:00Z">
        <w:r>
          <w:t xml:space="preserve">Figures </w:t>
        </w:r>
      </w:ins>
      <w:ins w:id="4094" w:author="Fernandes, Richard (he, him, his | il, le, lui)" w:date="2026-06-05T17:41:00Z" w16du:dateUtc="2026-06-05T21:41:00Z">
        <w:r w:rsidR="002C79D0">
          <w:t>S3.1</w:t>
        </w:r>
      </w:ins>
      <w:ins w:id="4095" w:author="Fernandes, Richard (he, him, his | il, le, lui)" w:date="2026-06-05T17:38:00Z" w16du:dateUtc="2026-06-05T21:38:00Z">
        <w:r>
          <w:t xml:space="preserve"> and </w:t>
        </w:r>
      </w:ins>
      <w:ins w:id="4096" w:author="Fernandes, Richard (he, him, his | il, le, lui)" w:date="2026-06-05T17:41:00Z" w16du:dateUtc="2026-06-05T21:41:00Z">
        <w:r w:rsidR="002C79D0">
          <w:t>S3.2</w:t>
        </w:r>
      </w:ins>
      <w:ins w:id="4097" w:author="Fernandes, Richard (he, him, his | il, le, lui)" w:date="2026-06-05T17:39:00Z" w16du:dateUtc="2026-06-05T21:39:00Z">
        <w:r>
          <w:t xml:space="preserve"> both suggest that </w:t>
        </w:r>
        <w:r w:rsidR="00A00646">
          <w:t>moving from site specific conditions to conditions over all matchups will result in negligible differences in estimates of validation st</w:t>
        </w:r>
      </w:ins>
      <w:ins w:id="4098" w:author="Fernandes, Richard (he, him, his | il, le, lui)" w:date="2026-06-05T17:40:00Z" w16du:dateUtc="2026-06-05T21:40:00Z">
        <w:r w:rsidR="00A00646">
          <w:t xml:space="preserve">atistics </w:t>
        </w:r>
        <w:r w:rsidR="00913BC8">
          <w:t xml:space="preserve">other than stability.  Even stability will still be unbiased but there will be greater variability as </w:t>
        </w:r>
        <w:r w:rsidR="002C79D0">
          <w:t>sites with different phenology conditions may be included</w:t>
        </w:r>
      </w:ins>
      <w:ins w:id="4099" w:author="Fernandes, Richard (he, him, his | il, le, lui)" w:date="2026-06-05T17:41:00Z" w16du:dateUtc="2026-06-05T21:41:00Z">
        <w:r w:rsidR="002C79D0">
          <w:t xml:space="preserve"> when computing annual biases required for stability.</w:t>
        </w:r>
      </w:ins>
    </w:p>
    <w:p w14:paraId="2F759326" w14:textId="77777777" w:rsidR="00322193" w:rsidRDefault="00322193">
      <w:pPr>
        <w:rPr>
          <w:ins w:id="4100" w:author="Fernandes, Richard (he, him, his | il, le, lui)" w:date="2026-06-05T13:09:00Z" w16du:dateUtc="2026-06-05T17:09:00Z"/>
          <w:i/>
          <w:iCs/>
          <w:noProof/>
          <w:color w:val="0E2841" w:themeColor="text2"/>
          <w:sz w:val="18"/>
          <w:szCs w:val="18"/>
        </w:rPr>
      </w:pPr>
      <w:ins w:id="4101" w:author="Fernandes, Richard (he, him, his | il, le, lui)" w:date="2026-06-05T13:09:00Z" w16du:dateUtc="2026-06-05T17:09:00Z">
        <w:r>
          <w:rPr>
            <w:noProof/>
          </w:rPr>
          <w:br w:type="page"/>
        </w:r>
      </w:ins>
    </w:p>
    <w:p w14:paraId="24D5F213" w14:textId="77777777" w:rsidR="001A457D" w:rsidRPr="005F197D" w:rsidRDefault="001A457D" w:rsidP="00072431">
      <w:pPr>
        <w:pStyle w:val="Caption"/>
        <w:rPr>
          <w:ins w:id="4102" w:author="Fernandes, Richard (he, him, his | il, le, lui)" w:date="2026-06-04T15:58:00Z" w16du:dateUtc="2026-06-04T19:58:00Z"/>
        </w:rPr>
        <w:pPrChange w:id="4103" w:author="Fernandes, Richard (he, him, his | il, le, lui)" w:date="2026-06-05T12:55:00Z" w16du:dateUtc="2026-06-05T16:55:00Z">
          <w:pPr/>
        </w:pPrChange>
      </w:pPr>
    </w:p>
    <w:p w14:paraId="43F9592F" w14:textId="19575E07" w:rsidR="00115B2C" w:rsidRPr="000C6DB0" w:rsidRDefault="00115B2C" w:rsidP="001A2507">
      <w:pPr>
        <w:rPr>
          <w:ins w:id="4104" w:author="Fernandes, Richard (he, him, his | il, le, lui)" w:date="2026-06-04T15:59:00Z" w16du:dateUtc="2026-06-04T19:59:00Z"/>
          <w:b/>
          <w:bCs/>
          <w:rPrChange w:id="4105" w:author="Fernandes, Richard (he, him, his | il, le, lui)" w:date="2026-06-05T17:51:00Z" w16du:dateUtc="2026-06-05T21:51:00Z">
            <w:rPr>
              <w:ins w:id="4106" w:author="Fernandes, Richard (he, him, his | il, le, lui)" w:date="2026-06-04T15:59:00Z" w16du:dateUtc="2026-06-04T19:59:00Z"/>
            </w:rPr>
          </w:rPrChange>
        </w:rPr>
      </w:pPr>
      <w:ins w:id="4107" w:author="Fernandes, Richard (he, him, his | il, le, lui)" w:date="2026-06-04T15:58:00Z" w16du:dateUtc="2026-06-04T19:58:00Z">
        <w:r w:rsidRPr="000C6DB0">
          <w:rPr>
            <w:b/>
            <w:bCs/>
            <w:rPrChange w:id="4108" w:author="Fernandes, Richard (he, him, his | il, le, lui)" w:date="2026-06-05T17:51:00Z" w16du:dateUtc="2026-06-05T21:51:00Z">
              <w:rPr/>
            </w:rPrChange>
          </w:rPr>
          <w:t xml:space="preserve">Supplementary Material S1 – Comparison of </w:t>
        </w:r>
      </w:ins>
      <w:ins w:id="4109" w:author="Fernandes, Richard (he, him, his | il, le, lui)" w:date="2026-06-04T15:59:00Z" w16du:dateUtc="2026-06-04T19:59:00Z">
        <w:r w:rsidRPr="000C6DB0">
          <w:rPr>
            <w:b/>
            <w:bCs/>
            <w:rPrChange w:id="4110" w:author="Fernandes, Richard (he, him, his | il, le, lui)" w:date="2026-06-05T17:51:00Z" w16du:dateUtc="2026-06-05T21:51:00Z">
              <w:rPr/>
            </w:rPrChange>
          </w:rPr>
          <w:t>Site Specific Quality Statistics as a function of heterogeneity.</w:t>
        </w:r>
      </w:ins>
    </w:p>
    <w:p w14:paraId="6AB6416F" w14:textId="77777777" w:rsidR="00115B2C" w:rsidRDefault="00115B2C" w:rsidP="001A2507">
      <w:pPr>
        <w:rPr>
          <w:ins w:id="4111" w:author="Fernandes, Richard (he, him, his | il, le, lui)" w:date="2026-06-04T16:06:00Z" w16du:dateUtc="2026-06-04T20:06:00Z"/>
        </w:rPr>
      </w:pPr>
    </w:p>
    <w:p w14:paraId="0061280A" w14:textId="065DF617" w:rsidR="00BD1A32" w:rsidRDefault="007834D0" w:rsidP="00BD1A32">
      <w:pPr>
        <w:keepNext/>
        <w:rPr>
          <w:ins w:id="4112" w:author="Fernandes, Richard (he, him, his | il, le, lui)" w:date="2026-06-04T16:11:00Z" w16du:dateUtc="2026-06-04T20:11:00Z"/>
        </w:rPr>
        <w:pPrChange w:id="4113" w:author="Fernandes, Richard (he, him, his | il, le, lui)" w:date="2026-06-04T16:11:00Z" w16du:dateUtc="2026-06-04T20:11:00Z">
          <w:pPr/>
        </w:pPrChange>
      </w:pPr>
      <w:ins w:id="4114" w:author="Fernandes, Richard (he, him, his | il, le, lui)" w:date="2026-06-05T16:15:00Z" w16du:dateUtc="2026-06-05T20:15:00Z">
        <w:r>
          <w:rPr>
            <w:noProof/>
          </w:rPr>
          <w:drawing>
            <wp:inline distT="0" distB="0" distL="0" distR="0" wp14:anchorId="5DB677C4" wp14:editId="33D5BB6D">
              <wp:extent cx="5943362" cy="4524430"/>
              <wp:effectExtent l="0" t="0" r="635" b="0"/>
              <wp:docPr id="2758502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50284" name="Picture 275850284"/>
                      <pic:cNvPicPr/>
                    </pic:nvPicPr>
                    <pic:blipFill rotWithShape="1">
                      <a:blip r:embed="rId25">
                        <a:extLst>
                          <a:ext uri="{28A0092B-C50C-407E-A947-70E740481C1C}">
                            <a14:useLocalDpi xmlns:a14="http://schemas.microsoft.com/office/drawing/2010/main" val="0"/>
                          </a:ext>
                        </a:extLst>
                      </a:blip>
                      <a:srcRect t="12271" b="30639"/>
                      <a:stretch>
                        <a:fillRect/>
                      </a:stretch>
                    </pic:blipFill>
                    <pic:spPr bwMode="auto">
                      <a:xfrm>
                        <a:off x="0" y="0"/>
                        <a:ext cx="5943600" cy="4524612"/>
                      </a:xfrm>
                      <a:prstGeom prst="rect">
                        <a:avLst/>
                      </a:prstGeom>
                      <a:ln>
                        <a:noFill/>
                      </a:ln>
                      <a:extLst>
                        <a:ext uri="{53640926-AAD7-44D8-BBD7-CCE9431645EC}">
                          <a14:shadowObscured xmlns:a14="http://schemas.microsoft.com/office/drawing/2010/main"/>
                        </a:ext>
                      </a:extLst>
                    </pic:spPr>
                  </pic:pic>
                </a:graphicData>
              </a:graphic>
            </wp:inline>
          </w:drawing>
        </w:r>
      </w:ins>
    </w:p>
    <w:p w14:paraId="560CC03A" w14:textId="2B1D9D32" w:rsidR="004B71FB" w:rsidRDefault="00BD1A32" w:rsidP="00BD1A32">
      <w:pPr>
        <w:pStyle w:val="Caption"/>
        <w:rPr>
          <w:ins w:id="4115" w:author="Fernandes, Richard (he, him, his | il, le, lui)" w:date="2026-06-04T15:59:00Z" w16du:dateUtc="2026-06-04T19:59:00Z"/>
        </w:rPr>
        <w:pPrChange w:id="4116" w:author="Fernandes, Richard (he, him, his | il, le, lui)" w:date="2026-06-04T16:11:00Z" w16du:dateUtc="2026-06-04T20:11:00Z">
          <w:pPr/>
        </w:pPrChange>
      </w:pPr>
      <w:ins w:id="4117" w:author="Fernandes, Richard (he, him, his | il, le, lui)" w:date="2026-06-04T16:11:00Z" w16du:dateUtc="2026-06-04T20:11:00Z">
        <w:r>
          <w:t xml:space="preserve">Figure </w:t>
        </w:r>
      </w:ins>
      <w:ins w:id="4118" w:author="Fernandes, Richard (he, him, his | il, le, lui)" w:date="2026-06-05T13:07:00Z" w16du:dateUtc="2026-06-05T17:07:00Z">
        <w:r w:rsidR="00DD27AF">
          <w:t>S1</w:t>
        </w:r>
      </w:ins>
      <w:ins w:id="4119" w:author="Fernandes, Richard (he, him, his | il, le, lui)" w:date="2026-06-04T16:11:00Z" w16du:dateUtc="2026-06-04T20:11:00Z">
        <w:r>
          <w:t>.</w:t>
        </w:r>
      </w:ins>
      <w:ins w:id="4120" w:author="Fernandes, Richard (he, him, his | il, le, lui)" w:date="2026-06-05T13:08:00Z" w16du:dateUtc="2026-06-05T17:08:00Z">
        <w:r w:rsidR="00322193">
          <w:t>1</w:t>
        </w:r>
      </w:ins>
      <w:ins w:id="4121" w:author="Fernandes, Richard (he, him, his | il, le, lui)" w:date="2026-06-04T16:11:00Z" w16du:dateUtc="2026-06-04T20:11:00Z">
        <w:r>
          <w:t xml:space="preserve">  Comparison of </w:t>
        </w:r>
      </w:ins>
      <w:ins w:id="4122" w:author="Fernandes, Richard (he, him, his | il, le, lui)" w:date="2026-06-04T16:12:00Z" w16du:dateUtc="2026-06-04T20:12:00Z">
        <w:r>
          <w:t xml:space="preserve">LAI </w:t>
        </w:r>
      </w:ins>
      <w:ins w:id="4123" w:author="Fernandes, Richard (he, him, his | il, le, lui)" w:date="2026-06-04T16:11:00Z" w16du:dateUtc="2026-06-04T20:11:00Z">
        <w:r>
          <w:t xml:space="preserve">quality statistics for site specific experiments </w:t>
        </w:r>
        <w:r>
          <w:rPr>
            <w:noProof/>
          </w:rPr>
          <w:t>using all FRM (x-axis) and only homogenous FRM (y-axis).  Whiskers correspond to one standard deviation confidence intervals.  Colors indicate land cover class.</w:t>
        </w:r>
        <w:r>
          <w:rPr>
            <w:noProof/>
          </w:rPr>
          <w:t xml:space="preserve">  Shape indicates conformity to GCOS requirements for the all FR</w:t>
        </w:r>
      </w:ins>
      <w:ins w:id="4124" w:author="Fernandes, Richard (he, him, his | il, le, lui)" w:date="2026-06-04T16:12:00Z" w16du:dateUtc="2026-06-04T20:12:00Z">
        <w:r>
          <w:rPr>
            <w:noProof/>
          </w:rPr>
          <w:t>M experiment.  Stability not presented due to la</w:t>
        </w:r>
      </w:ins>
      <w:ins w:id="4125" w:author="Fernandes, Richard (he, him, his | il, le, lui)" w:date="2026-06-04T16:13:00Z" w16du:dateUtc="2026-06-04T20:13:00Z">
        <w:r>
          <w:rPr>
            <w:noProof/>
          </w:rPr>
          <w:t xml:space="preserve">ck of matchups with </w:t>
        </w:r>
        <w:r w:rsidR="003113FC">
          <w:rPr>
            <w:noProof/>
          </w:rPr>
          <w:t>effective degrees of freedom &gt;=10.</w:t>
        </w:r>
      </w:ins>
    </w:p>
    <w:p w14:paraId="234290AC" w14:textId="05388757" w:rsidR="00BD1A32" w:rsidRDefault="00BD1A32">
      <w:pPr>
        <w:rPr>
          <w:ins w:id="4126" w:author="Fernandes, Richard (he, him, his | il, le, lui)" w:date="2026-06-04T16:12:00Z" w16du:dateUtc="2026-06-04T20:12:00Z"/>
        </w:rPr>
      </w:pPr>
      <w:ins w:id="4127" w:author="Fernandes, Richard (he, him, his | il, le, lui)" w:date="2026-06-04T16:12:00Z" w16du:dateUtc="2026-06-04T20:12:00Z">
        <w:r>
          <w:br w:type="page"/>
        </w:r>
      </w:ins>
    </w:p>
    <w:p w14:paraId="243090FC" w14:textId="758FE48C" w:rsidR="00BD1A32" w:rsidRDefault="007834D0" w:rsidP="00BD1A32">
      <w:pPr>
        <w:keepNext/>
        <w:rPr>
          <w:ins w:id="4128" w:author="Fernandes, Richard (he, him, his | il, le, lui)" w:date="2026-06-04T16:12:00Z" w16du:dateUtc="2026-06-04T20:12:00Z"/>
        </w:rPr>
        <w:pPrChange w:id="4129" w:author="Fernandes, Richard (he, him, his | il, le, lui)" w:date="2026-06-04T16:12:00Z" w16du:dateUtc="2026-06-04T20:12:00Z">
          <w:pPr/>
        </w:pPrChange>
      </w:pPr>
      <w:ins w:id="4130" w:author="Fernandes, Richard (he, him, his | il, le, lui)" w:date="2026-06-05T16:16:00Z" w16du:dateUtc="2026-06-05T20:16:00Z">
        <w:r>
          <w:rPr>
            <w:noProof/>
          </w:rPr>
          <w:lastRenderedPageBreak/>
          <w:drawing>
            <wp:inline distT="0" distB="0" distL="0" distR="0" wp14:anchorId="2C3FCACB" wp14:editId="00354771">
              <wp:extent cx="5943165" cy="6078382"/>
              <wp:effectExtent l="0" t="0" r="635" b="0"/>
              <wp:docPr id="1049888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8800" name="Picture 104988800"/>
                      <pic:cNvPicPr/>
                    </pic:nvPicPr>
                    <pic:blipFill rotWithShape="1">
                      <a:blip r:embed="rId26">
                        <a:extLst>
                          <a:ext uri="{28A0092B-C50C-407E-A947-70E740481C1C}">
                            <a14:useLocalDpi xmlns:a14="http://schemas.microsoft.com/office/drawing/2010/main" val="0"/>
                          </a:ext>
                        </a:extLst>
                      </a:blip>
                      <a:srcRect t="11371" b="11929"/>
                      <a:stretch>
                        <a:fillRect/>
                      </a:stretch>
                    </pic:blipFill>
                    <pic:spPr bwMode="auto">
                      <a:xfrm>
                        <a:off x="0" y="0"/>
                        <a:ext cx="5943600" cy="6078827"/>
                      </a:xfrm>
                      <a:prstGeom prst="rect">
                        <a:avLst/>
                      </a:prstGeom>
                      <a:ln>
                        <a:noFill/>
                      </a:ln>
                      <a:extLst>
                        <a:ext uri="{53640926-AAD7-44D8-BBD7-CCE9431645EC}">
                          <a14:shadowObscured xmlns:a14="http://schemas.microsoft.com/office/drawing/2010/main"/>
                        </a:ext>
                      </a:extLst>
                    </pic:spPr>
                  </pic:pic>
                </a:graphicData>
              </a:graphic>
            </wp:inline>
          </w:drawing>
        </w:r>
      </w:ins>
    </w:p>
    <w:p w14:paraId="64ACBEF0" w14:textId="144E2A49" w:rsidR="00115B2C" w:rsidRDefault="00BD1A32" w:rsidP="00BD1A32">
      <w:pPr>
        <w:pStyle w:val="Caption"/>
        <w:rPr>
          <w:ins w:id="4131" w:author="Fernandes, Richard (he, him, his | il, le, lui)" w:date="2026-06-02T17:54:00Z" w16du:dateUtc="2026-06-02T21:54:00Z"/>
        </w:rPr>
        <w:pPrChange w:id="4132" w:author="Fernandes, Richard (he, him, his | il, le, lui)" w:date="2026-06-04T16:12:00Z" w16du:dateUtc="2026-06-04T20:12:00Z">
          <w:pPr/>
        </w:pPrChange>
      </w:pPr>
      <w:ins w:id="4133" w:author="Fernandes, Richard (he, him, his | il, le, lui)" w:date="2026-06-04T16:12:00Z" w16du:dateUtc="2026-06-04T20:12:00Z">
        <w:r>
          <w:t xml:space="preserve">Figure </w:t>
        </w:r>
      </w:ins>
      <w:ins w:id="4134" w:author="Fernandes, Richard (he, him, his | il, le, lui)" w:date="2026-06-05T13:08:00Z" w16du:dateUtc="2026-06-05T17:08:00Z">
        <w:r w:rsidR="00322193">
          <w:t>S1.2</w:t>
        </w:r>
      </w:ins>
      <w:ins w:id="4135" w:author="Fernandes, Richard (he, him, his | il, le, lui)" w:date="2026-06-04T16:13:00Z" w16du:dateUtc="2026-06-04T20:13:00Z">
        <w:r w:rsidR="003113FC" w:rsidRPr="003113FC">
          <w:t xml:space="preserve"> </w:t>
        </w:r>
        <w:r w:rsidR="003113FC">
          <w:t xml:space="preserve">Comparison of </w:t>
        </w:r>
        <w:r w:rsidR="003113FC">
          <w:t>FAPAR</w:t>
        </w:r>
        <w:r w:rsidR="003113FC">
          <w:t xml:space="preserve"> </w:t>
        </w:r>
        <w:r w:rsidR="003113FC">
          <w:t xml:space="preserve">quality statistics for site specific experiments </w:t>
        </w:r>
        <w:r w:rsidR="003113FC">
          <w:rPr>
            <w:noProof/>
          </w:rPr>
          <w:t>using all FRM (x-axis) and only homogenous FRM (y-axis).  Whiskers correspond to one standard deviation confidence intervals.  Colors indicate land cover class.</w:t>
        </w:r>
        <w:r w:rsidR="003113FC">
          <w:rPr>
            <w:noProof/>
          </w:rPr>
          <w:t xml:space="preserve">  Shape indicates conformity to GCOS requirements for the all FRM experiment.  </w:t>
        </w:r>
      </w:ins>
    </w:p>
    <w:p w14:paraId="06E45049" w14:textId="2FECBEB6" w:rsidR="00322193" w:rsidRDefault="00322193">
      <w:pPr>
        <w:rPr>
          <w:ins w:id="4136" w:author="Fernandes, Richard (he, him, his | il, le, lui)" w:date="2026-06-05T13:09:00Z" w16du:dateUtc="2026-06-05T17:09:00Z"/>
        </w:rPr>
      </w:pPr>
      <w:ins w:id="4137" w:author="Fernandes, Richard (he, him, his | il, le, lui)" w:date="2026-06-05T13:09:00Z" w16du:dateUtc="2026-06-05T17:09:00Z">
        <w:r>
          <w:br w:type="page"/>
        </w:r>
      </w:ins>
    </w:p>
    <w:p w14:paraId="2DA10F76" w14:textId="1B7D4243" w:rsidR="00322193" w:rsidRPr="000C6DB0" w:rsidRDefault="00322193" w:rsidP="00322193">
      <w:pPr>
        <w:rPr>
          <w:ins w:id="4138" w:author="Fernandes, Richard (he, him, his | il, le, lui)" w:date="2026-06-05T13:09:00Z" w16du:dateUtc="2026-06-05T17:09:00Z"/>
          <w:b/>
          <w:bCs/>
          <w:rPrChange w:id="4139" w:author="Fernandes, Richard (he, him, his | il, le, lui)" w:date="2026-06-05T17:51:00Z" w16du:dateUtc="2026-06-05T21:51:00Z">
            <w:rPr>
              <w:ins w:id="4140" w:author="Fernandes, Richard (he, him, his | il, le, lui)" w:date="2026-06-05T13:09:00Z" w16du:dateUtc="2026-06-05T17:09:00Z"/>
            </w:rPr>
          </w:rPrChange>
        </w:rPr>
      </w:pPr>
      <w:ins w:id="4141" w:author="Fernandes, Richard (he, him, his | il, le, lui)" w:date="2026-06-05T13:09:00Z" w16du:dateUtc="2026-06-05T17:09:00Z">
        <w:r w:rsidRPr="000C6DB0">
          <w:rPr>
            <w:b/>
            <w:bCs/>
            <w:rPrChange w:id="4142" w:author="Fernandes, Richard (he, him, his | il, le, lui)" w:date="2026-06-05T17:51:00Z" w16du:dateUtc="2026-06-05T21:51:00Z">
              <w:rPr/>
            </w:rPrChange>
          </w:rPr>
          <w:lastRenderedPageBreak/>
          <w:t>Supplementary Material S</w:t>
        </w:r>
        <w:r w:rsidRPr="000C6DB0">
          <w:rPr>
            <w:b/>
            <w:bCs/>
            <w:rPrChange w:id="4143" w:author="Fernandes, Richard (he, him, his | il, le, lui)" w:date="2026-06-05T17:51:00Z" w16du:dateUtc="2026-06-05T21:51:00Z">
              <w:rPr/>
            </w:rPrChange>
          </w:rPr>
          <w:t>2</w:t>
        </w:r>
        <w:r w:rsidRPr="000C6DB0">
          <w:rPr>
            <w:b/>
            <w:bCs/>
            <w:rPrChange w:id="4144" w:author="Fernandes, Richard (he, him, his | il, le, lui)" w:date="2026-06-05T17:51:00Z" w16du:dateUtc="2026-06-05T21:51:00Z">
              <w:rPr/>
            </w:rPrChange>
          </w:rPr>
          <w:t xml:space="preserve"> – Comparison of </w:t>
        </w:r>
        <w:r w:rsidRPr="000C6DB0">
          <w:rPr>
            <w:b/>
            <w:bCs/>
            <w:rPrChange w:id="4145" w:author="Fernandes, Richard (he, him, his | il, le, lui)" w:date="2026-06-05T17:51:00Z" w16du:dateUtc="2026-06-05T21:51:00Z">
              <w:rPr/>
            </w:rPrChange>
          </w:rPr>
          <w:t>conditional quality statistics between site specific and all sites matchup experiments for wide interval sampling</w:t>
        </w:r>
      </w:ins>
    </w:p>
    <w:p w14:paraId="2462EE83" w14:textId="77777777" w:rsidR="00322193" w:rsidRDefault="00322193" w:rsidP="00322193">
      <w:pPr>
        <w:rPr>
          <w:ins w:id="4146" w:author="Fernandes, Richard (he, him, his | il, le, lui)" w:date="2026-06-05T13:09:00Z" w16du:dateUtc="2026-06-05T17:09:00Z"/>
        </w:rPr>
      </w:pPr>
    </w:p>
    <w:p w14:paraId="62490CFF" w14:textId="0ADB388A" w:rsidR="00CE6726" w:rsidRDefault="00CE6726" w:rsidP="00CE6726">
      <w:pPr>
        <w:keepNext/>
        <w:rPr>
          <w:ins w:id="4147" w:author="Fernandes, Richard (he, him, his | il, le, lui)" w:date="2026-06-05T13:10:00Z" w16du:dateUtc="2026-06-05T17:10:00Z"/>
        </w:rPr>
        <w:pPrChange w:id="4148" w:author="Fernandes, Richard (he, him, his | il, le, lui)" w:date="2026-06-05T13:10:00Z" w16du:dateUtc="2026-06-05T17:10:00Z">
          <w:pPr/>
        </w:pPrChange>
      </w:pPr>
    </w:p>
    <w:p w14:paraId="659890F5" w14:textId="64C0C610" w:rsidR="00322193" w:rsidRDefault="00CE6726" w:rsidP="00CE6726">
      <w:pPr>
        <w:pStyle w:val="Caption"/>
        <w:rPr>
          <w:ins w:id="4149" w:author="Fernandes, Richard (he, him, his | il, le, lui)" w:date="2026-06-05T13:11:00Z" w16du:dateUtc="2026-06-05T17:11:00Z"/>
        </w:rPr>
      </w:pPr>
      <w:ins w:id="4150" w:author="Fernandes, Richard (he, him, his | il, le, lui)" w:date="2026-06-05T13:10:00Z" w16du:dateUtc="2026-06-05T17:10:00Z">
        <w:r>
          <w:t xml:space="preserve">Figure </w:t>
        </w:r>
      </w:ins>
      <w:ins w:id="4151" w:author="Fernandes, Richard (he, him, his | il, le, lui)" w:date="2026-06-05T13:12:00Z" w16du:dateUtc="2026-06-05T17:12:00Z">
        <w:r>
          <w:t>S</w:t>
        </w:r>
      </w:ins>
      <w:ins w:id="4152" w:author="Fernandes, Richard (he, him, his | il, le, lui)" w:date="2026-06-05T16:15:00Z" w16du:dateUtc="2026-06-05T20:15:00Z">
        <w:r w:rsidR="007834D0">
          <w:t>1.2</w:t>
        </w:r>
      </w:ins>
      <w:ins w:id="4153" w:author="Fernandes, Richard (he, him, his | il, le, lui)" w:date="2026-06-05T13:10:00Z" w16du:dateUtc="2026-06-05T17:10:00Z">
        <w:r>
          <w:t xml:space="preserve">  Condition</w:t>
        </w:r>
      </w:ins>
      <w:ins w:id="4154" w:author="Fernandes, Richard (he, him, his | il, le, lui)" w:date="2026-06-05T13:11:00Z" w16du:dateUtc="2026-06-05T17:11:00Z">
        <w:r>
          <w:t>al</w:t>
        </w:r>
      </w:ins>
      <w:ins w:id="4155" w:author="Fernandes, Richard (he, him, his | il, le, lui)" w:date="2026-06-05T13:10:00Z" w16du:dateUtc="2026-06-05T17:10:00Z">
        <w:r>
          <w:t xml:space="preserve"> </w:t>
        </w:r>
      </w:ins>
      <w:ins w:id="4156" w:author="Fernandes, Richard (he, him, his | il, le, lui)" w:date="2026-06-05T13:11:00Z" w16du:dateUtc="2026-06-05T17:11:00Z">
        <w:r>
          <w:t xml:space="preserve">LAI </w:t>
        </w:r>
      </w:ins>
      <w:ins w:id="4157" w:author="Fernandes, Richard (he, him, his | il, le, lui)" w:date="2026-06-05T13:10:00Z" w16du:dateUtc="2026-06-05T17:10:00Z">
        <w:r>
          <w:t>quality statistics based on only site specific matchups (</w:t>
        </w:r>
      </w:ins>
      <w:ins w:id="4158" w:author="Fernandes, Richard (he, him, his | il, le, lui)" w:date="2026-06-05T13:11:00Z" w16du:dateUtc="2026-06-05T17:11:00Z">
        <w:r>
          <w:t>red) and all matchups (blue).  (Note: I will add scatter plots of all matchups for context).</w:t>
        </w:r>
      </w:ins>
    </w:p>
    <w:p w14:paraId="7F4DA6BA" w14:textId="77777777" w:rsidR="00CE6726" w:rsidRDefault="00CE6726" w:rsidP="00CE6726">
      <w:pPr>
        <w:rPr>
          <w:ins w:id="4159" w:author="Fernandes, Richard (he, him, his | il, le, lui)" w:date="2026-06-05T13:11:00Z" w16du:dateUtc="2026-06-05T17:11:00Z"/>
        </w:rPr>
      </w:pPr>
    </w:p>
    <w:p w14:paraId="50A515AF" w14:textId="77777777" w:rsidR="00CE6726" w:rsidRDefault="00CE6726" w:rsidP="00CE6726">
      <w:pPr>
        <w:keepNext/>
        <w:rPr>
          <w:ins w:id="4160" w:author="Fernandes, Richard (he, him, his | il, le, lui)" w:date="2026-06-05T13:12:00Z" w16du:dateUtc="2026-06-05T17:12:00Z"/>
        </w:rPr>
        <w:pPrChange w:id="4161" w:author="Fernandes, Richard (he, him, his | il, le, lui)" w:date="2026-06-05T13:12:00Z" w16du:dateUtc="2026-06-05T17:12:00Z">
          <w:pPr/>
        </w:pPrChange>
      </w:pPr>
      <w:ins w:id="4162" w:author="Fernandes, Richard (he, him, his | il, le, lui)" w:date="2026-06-05T13:11:00Z" w16du:dateUtc="2026-06-05T17:11:00Z">
        <w:r>
          <w:rPr>
            <w:noProof/>
          </w:rPr>
          <w:drawing>
            <wp:inline distT="0" distB="0" distL="0" distR="0" wp14:anchorId="1E90AE46" wp14:editId="39FC44B9">
              <wp:extent cx="5943600" cy="5943600"/>
              <wp:effectExtent l="0" t="0" r="0" b="0"/>
              <wp:docPr id="17853955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95543" name="Picture 178539554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ins>
    </w:p>
    <w:p w14:paraId="0E57451A" w14:textId="4B9E00A9" w:rsidR="00CE6726" w:rsidRDefault="00CE6726" w:rsidP="00CE6726">
      <w:pPr>
        <w:pStyle w:val="Caption"/>
        <w:rPr>
          <w:ins w:id="4163" w:author="Fernandes, Richard (he, him, his | il, le, lui)" w:date="2026-06-05T17:42:00Z" w16du:dateUtc="2026-06-05T21:42:00Z"/>
        </w:rPr>
      </w:pPr>
      <w:ins w:id="4164" w:author="Fernandes, Richard (he, him, his | il, le, lui)" w:date="2026-06-05T13:12:00Z" w16du:dateUtc="2026-06-05T17:12:00Z">
        <w:r>
          <w:t>Figure S2.2</w:t>
        </w:r>
        <w:r>
          <w:t xml:space="preserve">  </w:t>
        </w:r>
        <w:r w:rsidRPr="00AD5593">
          <w:t xml:space="preserve">Conditional </w:t>
        </w:r>
        <w:r>
          <w:t>FAPAR</w:t>
        </w:r>
        <w:r w:rsidRPr="00AD5593">
          <w:t xml:space="preserve"> quality statistics based on only site specific matchups (red) and all matchups (blue).  (Note: I will add scatter plots of all matchups for context).</w:t>
        </w:r>
      </w:ins>
    </w:p>
    <w:p w14:paraId="2086ED25" w14:textId="77777777" w:rsidR="002C79D0" w:rsidRDefault="002C79D0" w:rsidP="002C79D0">
      <w:pPr>
        <w:rPr>
          <w:ins w:id="4165" w:author="Fernandes, Richard (he, him, his | il, le, lui)" w:date="2026-06-05T17:42:00Z" w16du:dateUtc="2026-06-05T21:42:00Z"/>
        </w:rPr>
      </w:pPr>
    </w:p>
    <w:p w14:paraId="7858D1FB" w14:textId="385C93F4" w:rsidR="009B2A0D" w:rsidRPr="000C6DB0" w:rsidRDefault="002C79D0" w:rsidP="009B2A0D">
      <w:pPr>
        <w:rPr>
          <w:ins w:id="4166" w:author="Fernandes, Richard (he, him, his | il, le, lui)" w:date="2026-06-05T17:42:00Z" w16du:dateUtc="2026-06-05T21:42:00Z"/>
          <w:b/>
          <w:bCs/>
          <w:rPrChange w:id="4167" w:author="Fernandes, Richard (he, him, his | il, le, lui)" w:date="2026-06-05T17:51:00Z" w16du:dateUtc="2026-06-05T21:51:00Z">
            <w:rPr>
              <w:ins w:id="4168" w:author="Fernandes, Richard (he, him, his | il, le, lui)" w:date="2026-06-05T17:42:00Z" w16du:dateUtc="2026-06-05T21:42:00Z"/>
            </w:rPr>
          </w:rPrChange>
        </w:rPr>
      </w:pPr>
      <w:ins w:id="4169" w:author="Fernandes, Richard (he, him, his | il, le, lui)" w:date="2026-06-05T17:42:00Z" w16du:dateUtc="2026-06-05T21:42:00Z">
        <w:r w:rsidRPr="000C6DB0">
          <w:rPr>
            <w:b/>
            <w:bCs/>
            <w:rPrChange w:id="4170" w:author="Fernandes, Richard (he, him, his | il, le, lui)" w:date="2026-06-05T17:51:00Z" w16du:dateUtc="2026-06-05T21:51:00Z">
              <w:rPr/>
            </w:rPrChange>
          </w:rPr>
          <w:t xml:space="preserve">Supplementary Material S3 – Comparison of quality statistics between site specific and all site </w:t>
        </w:r>
        <w:r w:rsidR="009B2A0D" w:rsidRPr="000C6DB0">
          <w:rPr>
            <w:b/>
            <w:bCs/>
            <w:rPrChange w:id="4171" w:author="Fernandes, Richard (he, him, his | il, le, lui)" w:date="2026-06-05T17:51:00Z" w16du:dateUtc="2026-06-05T21:51:00Z">
              <w:rPr/>
            </w:rPrChange>
          </w:rPr>
          <w:t>matchup conditions.</w:t>
        </w:r>
      </w:ins>
    </w:p>
    <w:p w14:paraId="027C89A4" w14:textId="77777777" w:rsidR="009B2A0D" w:rsidRDefault="009B2A0D" w:rsidP="009B2A0D">
      <w:pPr>
        <w:rPr>
          <w:ins w:id="4172" w:author="Fernandes, Richard (he, him, his | il, le, lui)" w:date="2026-06-05T17:42:00Z" w16du:dateUtc="2026-06-05T21:42:00Z"/>
        </w:rPr>
      </w:pPr>
    </w:p>
    <w:p w14:paraId="7EB90B00" w14:textId="77777777" w:rsidR="009B2A0D" w:rsidRDefault="009B2A0D" w:rsidP="009B2A0D">
      <w:pPr>
        <w:keepNext/>
        <w:rPr>
          <w:ins w:id="4173" w:author="Fernandes, Richard (he, him, his | il, le, lui)" w:date="2026-06-05T17:42:00Z" w16du:dateUtc="2026-06-05T21:42:00Z"/>
        </w:rPr>
      </w:pPr>
      <w:ins w:id="4174" w:author="Fernandes, Richard (he, him, his | il, le, lui)" w:date="2026-06-05T17:42:00Z" w16du:dateUtc="2026-06-05T21:42:00Z">
        <w:r>
          <w:rPr>
            <w:noProof/>
          </w:rPr>
          <w:drawing>
            <wp:inline distT="0" distB="0" distL="0" distR="0" wp14:anchorId="0F57311B" wp14:editId="1F0386D1">
              <wp:extent cx="5943600" cy="6100233"/>
              <wp:effectExtent l="0" t="0" r="0" b="0"/>
              <wp:docPr id="74578672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86720" name="Picture 745786720"/>
                      <pic:cNvPicPr/>
                    </pic:nvPicPr>
                    <pic:blipFill rotWithShape="1">
                      <a:blip r:embed="rId28">
                        <a:extLst>
                          <a:ext uri="{28A0092B-C50C-407E-A947-70E740481C1C}">
                            <a14:useLocalDpi xmlns:a14="http://schemas.microsoft.com/office/drawing/2010/main" val="0"/>
                          </a:ext>
                        </a:extLst>
                      </a:blip>
                      <a:srcRect t="11217" b="11813"/>
                      <a:stretch>
                        <a:fillRect/>
                      </a:stretch>
                    </pic:blipFill>
                    <pic:spPr bwMode="auto">
                      <a:xfrm>
                        <a:off x="0" y="0"/>
                        <a:ext cx="5943600" cy="6100233"/>
                      </a:xfrm>
                      <a:prstGeom prst="rect">
                        <a:avLst/>
                      </a:prstGeom>
                      <a:ln>
                        <a:noFill/>
                      </a:ln>
                      <a:extLst>
                        <a:ext uri="{53640926-AAD7-44D8-BBD7-CCE9431645EC}">
                          <a14:shadowObscured xmlns:a14="http://schemas.microsoft.com/office/drawing/2010/main"/>
                        </a:ext>
                      </a:extLst>
                    </pic:spPr>
                  </pic:pic>
                </a:graphicData>
              </a:graphic>
            </wp:inline>
          </w:drawing>
        </w:r>
      </w:ins>
    </w:p>
    <w:p w14:paraId="1BE80893" w14:textId="6E2D0B63" w:rsidR="009B2A0D" w:rsidRDefault="009B2A0D" w:rsidP="009B2A0D">
      <w:pPr>
        <w:pStyle w:val="Caption"/>
        <w:rPr>
          <w:ins w:id="4175" w:author="Fernandes, Richard (he, him, his | il, le, lui)" w:date="2026-06-05T17:42:00Z" w16du:dateUtc="2026-06-05T21:42:00Z"/>
        </w:rPr>
      </w:pPr>
      <w:bookmarkStart w:id="4176" w:name="_Ref231556927"/>
      <w:ins w:id="4177" w:author="Fernandes, Richard (he, him, his | il, le, lui)" w:date="2026-06-05T17:42:00Z" w16du:dateUtc="2026-06-05T21:42:00Z">
        <w:r>
          <w:t xml:space="preserve">Figure </w:t>
        </w:r>
        <w:bookmarkEnd w:id="4176"/>
        <w:r>
          <w:t xml:space="preserve">S3.1 </w:t>
        </w:r>
        <w:r>
          <w:t xml:space="preserve">Comparison of </w:t>
        </w:r>
        <w:r>
          <w:t xml:space="preserve">LAI </w:t>
        </w:r>
        <w:r>
          <w:t xml:space="preserve">quality statistics </w:t>
        </w:r>
        <w:r>
          <w:t xml:space="preserve">between </w:t>
        </w:r>
        <w:r>
          <w:t xml:space="preserve">site specific experiments </w:t>
        </w:r>
        <w:r>
          <w:rPr>
            <w:noProof/>
          </w:rPr>
          <w:t xml:space="preserve">using all FRM </w:t>
        </w:r>
        <w:r>
          <w:rPr>
            <w:noProof/>
          </w:rPr>
          <w:t>with wide matchup intervals</w:t>
        </w:r>
        <w:r>
          <w:rPr>
            <w:noProof/>
          </w:rPr>
          <w:t xml:space="preserve">(x-axis) and </w:t>
        </w:r>
        <w:r>
          <w:rPr>
            <w:noProof/>
          </w:rPr>
          <w:t xml:space="preserve">all </w:t>
        </w:r>
        <w:r>
          <w:rPr>
            <w:noProof/>
          </w:rPr>
          <w:t xml:space="preserve">FRM </w:t>
        </w:r>
        <w:r>
          <w:rPr>
            <w:noProof/>
          </w:rPr>
          <w:t xml:space="preserve">with wide matchup intervals </w:t>
        </w:r>
        <w:r>
          <w:rPr>
            <w:noProof/>
          </w:rPr>
          <w:t>(y-axis).  Whiskers correspond to one standard deviation confidence intervals.  Colors indicate land cover class.</w:t>
        </w:r>
        <w:r>
          <w:rPr>
            <w:noProof/>
          </w:rPr>
          <w:t xml:space="preserve">  Shape indicates conformity to GCOS requirements for the all FRM experiment for both experiments.  </w:t>
        </w:r>
      </w:ins>
    </w:p>
    <w:p w14:paraId="2F9DA67A" w14:textId="77777777" w:rsidR="009B2A0D" w:rsidRDefault="009B2A0D" w:rsidP="009B2A0D">
      <w:pPr>
        <w:pStyle w:val="Caption"/>
        <w:rPr>
          <w:ins w:id="4178" w:author="Fernandes, Richard (he, him, his | il, le, lui)" w:date="2026-06-05T17:42:00Z" w16du:dateUtc="2026-06-05T21:42:00Z"/>
        </w:rPr>
      </w:pPr>
    </w:p>
    <w:p w14:paraId="4E085D34" w14:textId="77777777" w:rsidR="009B2A0D" w:rsidRDefault="009B2A0D" w:rsidP="009B2A0D">
      <w:pPr>
        <w:rPr>
          <w:ins w:id="4179" w:author="Fernandes, Richard (he, him, his | il, le, lui)" w:date="2026-06-05T17:42:00Z" w16du:dateUtc="2026-06-05T21:42:00Z"/>
        </w:rPr>
      </w:pPr>
    </w:p>
    <w:p w14:paraId="31EC6749" w14:textId="77777777" w:rsidR="009B2A0D" w:rsidRDefault="009B2A0D" w:rsidP="009B2A0D">
      <w:pPr>
        <w:keepNext/>
        <w:rPr>
          <w:ins w:id="4180" w:author="Fernandes, Richard (he, him, his | il, le, lui)" w:date="2026-06-05T17:42:00Z" w16du:dateUtc="2026-06-05T21:42:00Z"/>
        </w:rPr>
      </w:pPr>
      <w:ins w:id="4181" w:author="Fernandes, Richard (he, him, his | il, le, lui)" w:date="2026-06-05T17:42:00Z" w16du:dateUtc="2026-06-05T21:42:00Z">
        <w:r>
          <w:rPr>
            <w:noProof/>
          </w:rPr>
          <w:drawing>
            <wp:inline distT="0" distB="0" distL="0" distR="0" wp14:anchorId="6557C7A1" wp14:editId="7392652B">
              <wp:extent cx="5943600" cy="6034617"/>
              <wp:effectExtent l="0" t="0" r="0" b="4445"/>
              <wp:docPr id="4101153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15312" name="Picture 410115312"/>
                      <pic:cNvPicPr/>
                    </pic:nvPicPr>
                    <pic:blipFill rotWithShape="1">
                      <a:blip r:embed="rId29">
                        <a:extLst>
                          <a:ext uri="{28A0092B-C50C-407E-A947-70E740481C1C}">
                            <a14:useLocalDpi xmlns:a14="http://schemas.microsoft.com/office/drawing/2010/main" val="0"/>
                          </a:ext>
                        </a:extLst>
                      </a:blip>
                      <a:srcRect t="11858" b="11999"/>
                      <a:stretch>
                        <a:fillRect/>
                      </a:stretch>
                    </pic:blipFill>
                    <pic:spPr bwMode="auto">
                      <a:xfrm>
                        <a:off x="0" y="0"/>
                        <a:ext cx="5943600" cy="6034617"/>
                      </a:xfrm>
                      <a:prstGeom prst="rect">
                        <a:avLst/>
                      </a:prstGeom>
                      <a:ln>
                        <a:noFill/>
                      </a:ln>
                      <a:extLst>
                        <a:ext uri="{53640926-AAD7-44D8-BBD7-CCE9431645EC}">
                          <a14:shadowObscured xmlns:a14="http://schemas.microsoft.com/office/drawing/2010/main"/>
                        </a:ext>
                      </a:extLst>
                    </pic:spPr>
                  </pic:pic>
                </a:graphicData>
              </a:graphic>
            </wp:inline>
          </w:drawing>
        </w:r>
      </w:ins>
    </w:p>
    <w:p w14:paraId="55433BBA" w14:textId="06132709" w:rsidR="009B2A0D" w:rsidRDefault="009B2A0D" w:rsidP="009B2A0D">
      <w:pPr>
        <w:pStyle w:val="Caption"/>
        <w:rPr>
          <w:ins w:id="4182" w:author="Fernandes, Richard (he, him, his | il, le, lui)" w:date="2026-06-05T17:42:00Z" w16du:dateUtc="2026-06-05T21:42:00Z"/>
          <w:noProof/>
        </w:rPr>
      </w:pPr>
      <w:bookmarkStart w:id="4183" w:name="_Ref231557004"/>
      <w:ins w:id="4184" w:author="Fernandes, Richard (he, him, his | il, le, lui)" w:date="2026-06-05T17:42:00Z" w16du:dateUtc="2026-06-05T21:42:00Z">
        <w:r>
          <w:t xml:space="preserve">Figure </w:t>
        </w:r>
      </w:ins>
      <w:bookmarkEnd w:id="4183"/>
      <w:ins w:id="4185" w:author="Fernandes, Richard (he, him, his | il, le, lui)" w:date="2026-06-05T17:43:00Z" w16du:dateUtc="2026-06-05T21:43:00Z">
        <w:r>
          <w:t>3</w:t>
        </w:r>
      </w:ins>
      <w:ins w:id="4186" w:author="Fernandes, Richard (he, him, his | il, le, lui)" w:date="2026-06-05T17:42:00Z" w16du:dateUtc="2026-06-05T21:42:00Z">
        <w:r>
          <w:t>.2</w:t>
        </w:r>
        <w:r w:rsidRPr="00401199">
          <w:t xml:space="preserve"> </w:t>
        </w:r>
        <w:r>
          <w:t xml:space="preserve">Comparison of </w:t>
        </w:r>
        <w:r>
          <w:t>FAPAR q</w:t>
        </w:r>
        <w:r>
          <w:t xml:space="preserve">uality statistics </w:t>
        </w:r>
        <w:r>
          <w:t xml:space="preserve">between </w:t>
        </w:r>
        <w:r>
          <w:t xml:space="preserve">site specific experiments </w:t>
        </w:r>
        <w:r>
          <w:rPr>
            <w:noProof/>
          </w:rPr>
          <w:t xml:space="preserve">using all FRM </w:t>
        </w:r>
        <w:r>
          <w:rPr>
            <w:noProof/>
          </w:rPr>
          <w:t>with wide matchup intervals</w:t>
        </w:r>
        <w:r>
          <w:rPr>
            <w:noProof/>
          </w:rPr>
          <w:t xml:space="preserve">(x-axis) and </w:t>
        </w:r>
        <w:r>
          <w:rPr>
            <w:noProof/>
          </w:rPr>
          <w:t xml:space="preserve">all </w:t>
        </w:r>
        <w:r>
          <w:rPr>
            <w:noProof/>
          </w:rPr>
          <w:t xml:space="preserve">FRM </w:t>
        </w:r>
        <w:r>
          <w:rPr>
            <w:noProof/>
          </w:rPr>
          <w:t xml:space="preserve">with wide matchup intervals </w:t>
        </w:r>
        <w:r>
          <w:rPr>
            <w:noProof/>
          </w:rPr>
          <w:t>(y-axis).  Whiskers correspond to one standard deviation confidence intervals.  Colors indicate land cover class.</w:t>
        </w:r>
        <w:r>
          <w:rPr>
            <w:noProof/>
          </w:rPr>
          <w:t xml:space="preserve">  Shape indicates conformity to GCOS requirements for the all FRM experiment for both experiments.  </w:t>
        </w:r>
      </w:ins>
    </w:p>
    <w:p w14:paraId="779EEAB0" w14:textId="77777777" w:rsidR="009B2A0D" w:rsidRPr="009B2A0D" w:rsidRDefault="009B2A0D" w:rsidP="009B2A0D">
      <w:pPr>
        <w:rPr>
          <w:ins w:id="4187" w:author="Fernandes, Richard (he, him, his | il, le, lui)" w:date="2026-06-05T13:09:00Z" w16du:dateUtc="2026-06-05T17:09:00Z"/>
        </w:rPr>
      </w:pPr>
    </w:p>
    <w:p w14:paraId="285D0C8F" w14:textId="77777777" w:rsidR="0018455E" w:rsidRPr="001A2507" w:rsidRDefault="0018455E">
      <w:pPr>
        <w:rPr>
          <w:ins w:id="4188" w:author="Fernandes, Richard (he, him, his | il, le, lui)" w:date="2026-05-19T16:24:00Z" w16du:dateUtc="2026-05-19T20:24:00Z"/>
        </w:rPr>
        <w:pPrChange w:id="4189" w:author="Fernandes, Richard (he, him, his | il, le, lui)" w:date="2026-05-28T17:38:00Z" w16du:dateUtc="2026-05-28T21:38:00Z">
          <w:pPr>
            <w:pStyle w:val="Heading1"/>
          </w:pPr>
        </w:pPrChange>
      </w:pPr>
    </w:p>
    <w:p w14:paraId="4101C437" w14:textId="1962B353" w:rsidR="00635A21" w:rsidRDefault="00635A21" w:rsidP="00635A21">
      <w:pPr>
        <w:pStyle w:val="Heading1"/>
        <w:rPr>
          <w:ins w:id="4190" w:author="Fernandes, Richard (he, him, his | il, le, lui)" w:date="2026-05-19T16:25:00Z" w16du:dateUtc="2026-05-19T20:25:00Z"/>
        </w:rPr>
      </w:pPr>
      <w:ins w:id="4191" w:author="Fernandes, Richard (he, him, his | il, le, lui)" w:date="2026-05-19T16:24:00Z" w16du:dateUtc="2026-05-19T20:24:00Z">
        <w:r>
          <w:lastRenderedPageBreak/>
          <w:t>Dis</w:t>
        </w:r>
      </w:ins>
      <w:ins w:id="4192" w:author="Fernandes, Richard (he, him, his | il, le, lui)" w:date="2026-05-19T16:25:00Z" w16du:dateUtc="2026-05-19T20:25:00Z">
        <w:r>
          <w:t>cussion</w:t>
        </w:r>
      </w:ins>
    </w:p>
    <w:p w14:paraId="14B2EF44" w14:textId="0AB1BC8F" w:rsidR="00635A21" w:rsidRDefault="00635A21">
      <w:pPr>
        <w:pStyle w:val="Heading1"/>
        <w:rPr>
          <w:ins w:id="4193" w:author="Fernandes, Richard (he, him, his | il, le, lui)" w:date="2026-06-05T17:43:00Z" w16du:dateUtc="2026-06-05T21:43:00Z"/>
        </w:rPr>
      </w:pPr>
      <w:ins w:id="4194" w:author="Fernandes, Richard (he, him, his | il, le, lui)" w:date="2026-05-19T16:25:00Z" w16du:dateUtc="2026-05-19T20:25:00Z">
        <w:r>
          <w:t>Conclusion</w:t>
        </w:r>
      </w:ins>
    </w:p>
    <w:p w14:paraId="59C65BF9" w14:textId="74943701" w:rsidR="00766DE0" w:rsidRPr="00767723" w:rsidDel="00B7782B" w:rsidRDefault="00766DE0">
      <w:pPr>
        <w:spacing w:line="360" w:lineRule="auto"/>
        <w:rPr>
          <w:del w:id="4195" w:author="Fernandes, Richard (he, him, his | il, le, lui)" w:date="2026-05-06T11:00:00Z" w16du:dateUtc="2026-05-06T15:00:00Z"/>
          <w:b/>
          <w:bCs/>
          <w:lang w:val="en-US"/>
          <w:rPrChange w:id="4196" w:author="Fernandes, Richard (he, him, his | il, le, lui)" w:date="2026-05-06T12:48:00Z" w16du:dateUtc="2026-05-06T16:48:00Z">
            <w:rPr>
              <w:del w:id="4197" w:author="Fernandes, Richard (he, him, his | il, le, lui)" w:date="2026-05-06T11:00:00Z" w16du:dateUtc="2026-05-06T15:00:00Z"/>
            </w:rPr>
          </w:rPrChange>
        </w:rPr>
        <w:pPrChange w:id="4198" w:author="Fernandes, Richard (he, him, his | il, le, lui)" w:date="2026-05-06T14:33:00Z" w16du:dateUtc="2026-05-06T18:33:00Z">
          <w:pPr>
            <w:spacing w:line="360" w:lineRule="auto"/>
            <w:ind w:left="1080"/>
          </w:pPr>
        </w:pPrChange>
      </w:pPr>
    </w:p>
    <w:p w14:paraId="40A38994" w14:textId="1AB8068C" w:rsidR="00867554" w:rsidDel="009B2A0D" w:rsidRDefault="00867554" w:rsidP="00CF5898">
      <w:pPr>
        <w:spacing w:line="360" w:lineRule="auto"/>
        <w:rPr>
          <w:del w:id="4199" w:author="Fernandes, Richard (he, him, his | il, le, lui)" w:date="2026-06-05T17:46:00Z" w16du:dateUtc="2026-06-05T21:46:00Z"/>
          <w:b/>
        </w:rPr>
      </w:pPr>
    </w:p>
    <w:p w14:paraId="74D57F49" w14:textId="3B85E378" w:rsidR="00B32655" w:rsidRPr="00CF5898" w:rsidDel="009B2A0D" w:rsidRDefault="00B32655" w:rsidP="00CF5898">
      <w:pPr>
        <w:spacing w:line="360" w:lineRule="auto"/>
        <w:ind w:left="1080"/>
        <w:rPr>
          <w:del w:id="4200" w:author="Fernandes, Richard (he, him, his | il, le, lui)" w:date="2026-06-05T17:46:00Z" w16du:dateUtc="2026-06-05T21:46:00Z"/>
          <w:bCs/>
        </w:rPr>
      </w:pPr>
      <w:del w:id="4201" w:author="Fernandes, Richard (he, him, his | il, le, lui)" w:date="2026-05-06T11:32:00Z" w16du:dateUtc="2026-05-06T15:32:00Z">
        <w:r w:rsidRPr="00CF5898" w:rsidDel="00303867">
          <w:rPr>
            <w:bCs/>
          </w:rPr>
          <w:delText xml:space="preserve">CEOS </w:delText>
        </w:r>
      </w:del>
      <w:del w:id="4202" w:author="Fernandes, Richard (he, him, his | il, le, lui)" w:date="2026-05-06T11:23:00Z" w16du:dateUtc="2026-05-06T15:23:00Z">
        <w:r w:rsidRPr="00CF5898" w:rsidDel="007A6651">
          <w:rPr>
            <w:bCs/>
          </w:rPr>
          <w:delText xml:space="preserve">last published </w:delText>
        </w:r>
      </w:del>
      <w:del w:id="4203" w:author="Fernandes, Richard (he, him, his | il, le, lui)" w:date="2026-05-06T11:01:00Z" w16du:dateUtc="2026-05-06T15:01:00Z">
        <w:r w:rsidRPr="00CF5898" w:rsidDel="00236BA3">
          <w:rPr>
            <w:bCs/>
          </w:rPr>
          <w:delText xml:space="preserve">a </w:delText>
        </w:r>
      </w:del>
      <w:del w:id="4204" w:author="Fernandes, Richard (he, him, his | il, le, lui)" w:date="2026-05-06T11:30:00Z" w16du:dateUtc="2026-05-06T15:30:00Z">
        <w:r w:rsidRPr="00CF5898" w:rsidDel="001C3274">
          <w:rPr>
            <w:bCs/>
          </w:rPr>
          <w:delText xml:space="preserve">good practice </w:delText>
        </w:r>
      </w:del>
      <w:del w:id="4205" w:author="Fernandes, Richard (he, him, his | il, le, lui)" w:date="2026-05-06T11:01:00Z" w16du:dateUtc="2026-05-06T15:01:00Z">
        <w:r w:rsidRPr="00CF5898" w:rsidDel="00236BA3">
          <w:rPr>
            <w:bCs/>
          </w:rPr>
          <w:delText xml:space="preserve">document </w:delText>
        </w:r>
      </w:del>
      <w:del w:id="4206" w:author="Fernandes, Richard (he, him, his | il, le, lui)" w:date="2026-05-06T11:30:00Z" w16du:dateUtc="2026-05-06T15:30:00Z">
        <w:r w:rsidRPr="00CF5898" w:rsidDel="001C3274">
          <w:rPr>
            <w:bCs/>
          </w:rPr>
          <w:delText>for validati</w:delText>
        </w:r>
      </w:del>
      <w:del w:id="4207" w:author="Fernandes, Richard (he, him, his | il, le, lui)" w:date="2026-05-06T10:09:00Z" w16du:dateUtc="2026-05-06T14:09:00Z">
        <w:r w:rsidRPr="00CF5898" w:rsidDel="003E6461">
          <w:rPr>
            <w:bCs/>
          </w:rPr>
          <w:delText>on of</w:delText>
        </w:r>
      </w:del>
      <w:del w:id="4208" w:author="Fernandes, Richard (he, him, his | il, le, lui)" w:date="2026-05-06T11:32:00Z" w16du:dateUtc="2026-05-06T15:32:00Z">
        <w:r w:rsidR="004E7AB9" w:rsidRPr="00CF5898" w:rsidDel="00303867">
          <w:rPr>
            <w:bCs/>
          </w:rPr>
          <w:delText xml:space="preserve"> </w:delText>
        </w:r>
      </w:del>
      <w:del w:id="4209" w:author="Fernandes, Richard (he, him, his | il, le, lui)" w:date="2026-05-06T10:09:00Z" w16du:dateUtc="2026-05-06T14:09:00Z">
        <w:r w:rsidR="009F41C6" w:rsidRPr="00CF5898" w:rsidDel="003E6461">
          <w:rPr>
            <w:bCs/>
          </w:rPr>
          <w:delText xml:space="preserve">synoptic </w:delText>
        </w:r>
      </w:del>
      <w:del w:id="4210" w:author="Fernandes, Richard (he, him, his | il, le, lui)" w:date="2026-05-06T11:32:00Z" w16du:dateUtc="2026-05-06T15:32:00Z">
        <w:r w:rsidRPr="00CF5898" w:rsidDel="00303867">
          <w:rPr>
            <w:bCs/>
          </w:rPr>
          <w:delText>LAI products</w:delText>
        </w:r>
      </w:del>
      <w:moveToRangeStart w:id="4211" w:author="Fernandes, Richard (he, him, his | il, le, lui)" w:date="2026-05-06T11:31:00Z" w:name="move228959534"/>
      <w:moveTo w:id="4212" w:author="Fernandes, Richard (he, him, his | il, le, lui)" w:date="2026-05-06T11:31:00Z" w16du:dateUtc="2026-05-06T15:31:00Z">
        <w:del w:id="4213" w:author="Fernandes, Richard (he, him, his | il, le, lui)" w:date="2026-05-06T11:33:00Z" w16du:dateUtc="2026-05-06T15:33:00Z">
          <w:r w:rsidR="00DF0B7C" w:rsidRPr="002D750D" w:rsidDel="00303867">
            <w:rPr>
              <w:bCs/>
            </w:rPr>
            <w:delText xml:space="preserve">Subsequent validation </w:delText>
          </w:r>
        </w:del>
        <w:del w:id="4214" w:author="Fernandes, Richard (he, him, his | il, le, lui)" w:date="2026-06-05T17:46:00Z" w16du:dateUtc="2026-06-05T21:46:00Z">
          <w:r w:rsidR="00DF0B7C" w:rsidRPr="002D750D" w:rsidDel="009B2A0D">
            <w:rPr>
              <w:bCs/>
            </w:rPr>
            <w:delText xml:space="preserve">studies have applied both CEOS methods and new </w:delText>
          </w:r>
        </w:del>
        <w:del w:id="4215" w:author="Fernandes, Richard (he, him, his | il, le, lui)" w:date="2026-05-06T11:32:00Z" w16du:dateUtc="2026-05-06T15:32:00Z">
          <w:r w:rsidR="00DF0B7C" w:rsidRPr="002D750D" w:rsidDel="00303867">
            <w:rPr>
              <w:bCs/>
            </w:rPr>
            <w:delText xml:space="preserve">methods </w:delText>
          </w:r>
        </w:del>
        <w:del w:id="4216" w:author="Fernandes, Richard (he, him, his | il, le, lui)" w:date="2026-06-05T17:46:00Z" w16du:dateUtc="2026-06-05T21:46:00Z">
          <w:r w:rsidR="00DF0B7C" w:rsidRPr="002D750D" w:rsidDel="009B2A0D">
            <w:rPr>
              <w:bCs/>
            </w:rPr>
            <w:delText>for validating LAI/FAPAR products (</w:delText>
          </w:r>
          <w:r w:rsidR="00DF0B7C" w:rsidRPr="002D750D" w:rsidDel="009B2A0D">
            <w:delText>Camacho et al, 2018a,b; Xu et al., 2018a,b; Fang et al., 2019a,b;  Fuster et al., 2020; Brown et al., 202</w:delText>
          </w:r>
        </w:del>
      </w:moveTo>
      <w:customXmlDelRangeStart w:id="4217" w:author="Fernandes, Richard (he, him, his | il, le, lui)" w:date="2026-06-05T17:46:00Z"/>
      <w:sdt>
        <w:sdtPr>
          <w:tag w:val="goog_rdk_24"/>
          <w:id w:val="564921079"/>
        </w:sdtPr>
        <w:sdtEndPr/>
        <w:sdtContent>
          <w:customXmlDelRangeEnd w:id="4217"/>
          <w:commentRangeStart w:id="4218"/>
          <w:customXmlDelRangeStart w:id="4219" w:author="Fernandes, Richard (he, him, his | il, le, lui)" w:date="2026-06-05T17:46:00Z"/>
        </w:sdtContent>
      </w:sdt>
      <w:customXmlDelRangeEnd w:id="4219"/>
      <w:moveTo w:id="4220" w:author="Fernandes, Richard (he, him, his | il, le, lui)" w:date="2026-05-06T11:31:00Z" w16du:dateUtc="2026-05-06T15:31:00Z">
        <w:del w:id="4221" w:author="Fernandes, Richard (he, him, his | il, le, lui)" w:date="2026-06-05T17:46:00Z" w16du:dateUtc="2026-06-05T21:46:00Z">
          <w:r w:rsidR="00DF0B7C" w:rsidRPr="002D750D" w:rsidDel="009B2A0D">
            <w:delText>0</w:delText>
          </w:r>
          <w:commentRangeEnd w:id="4218"/>
          <w:r w:rsidR="00DF0B7C" w:rsidRPr="002D750D" w:rsidDel="009B2A0D">
            <w:rPr>
              <w:rStyle w:val="CommentReference"/>
              <w:sz w:val="40"/>
              <w:szCs w:val="40"/>
            </w:rPr>
            <w:commentReference w:id="4218"/>
          </w:r>
          <w:r w:rsidR="00DF0B7C" w:rsidRPr="002D750D" w:rsidDel="009B2A0D">
            <w:delText>; Ma  and Liang, 2022; Ma et al., 2022; Cao et al., 2023</w:delText>
          </w:r>
        </w:del>
        <w:del w:id="4222" w:author="Fernandes, Richard (he, him, his | il, le, lui)" w:date="2026-05-06T11:32:00Z" w16du:dateUtc="2026-05-06T15:32:00Z">
          <w:r w:rsidR="00DF0B7C" w:rsidRPr="005513F5" w:rsidDel="00303867">
            <w:rPr>
              <w:lang w:val="en-US"/>
              <w:rPrChange w:id="4223" w:author="Fernandes, Richard (he, him, his | il, le, lui)" w:date="2026-05-06T11:36:00Z" w16du:dateUtc="2026-05-06T15:36:00Z">
                <w:rPr/>
              </w:rPrChange>
            </w:rPr>
            <w:delText xml:space="preserve">;  </w:delText>
          </w:r>
        </w:del>
      </w:moveTo>
      <w:moveToRangeEnd w:id="4211"/>
      <w:del w:id="4224" w:author="Fernandes, Richard (he, him, his | il, le, lui)" w:date="2026-05-06T11:30:00Z" w16du:dateUtc="2026-05-06T15:30:00Z">
        <w:r w:rsidRPr="005513F5" w:rsidDel="001C3274">
          <w:rPr>
            <w:bCs/>
            <w:lang w:val="en-US"/>
            <w:rPrChange w:id="4225" w:author="Fernandes, Richard (he, him, his | il, le, lui)" w:date="2026-05-06T11:36:00Z" w16du:dateUtc="2026-05-06T15:36:00Z">
              <w:rPr>
                <w:bCs/>
              </w:rPr>
            </w:rPrChange>
          </w:rPr>
          <w:delText xml:space="preserve"> </w:delText>
        </w:r>
      </w:del>
      <w:del w:id="4226" w:author="Fernandes, Richard (he, him, his | il, le, lui)" w:date="2026-05-06T11:34:00Z" w16du:dateUtc="2026-05-06T15:34:00Z">
        <w:r w:rsidRPr="005513F5" w:rsidDel="00BD21B6">
          <w:rPr>
            <w:bCs/>
            <w:lang w:val="en-US"/>
            <w:rPrChange w:id="4227" w:author="Fernandes, Richard (he, him, his | il, le, lui)" w:date="2026-05-06T11:36:00Z" w16du:dateUtc="2026-05-06T15:36:00Z">
              <w:rPr>
                <w:bCs/>
              </w:rPr>
            </w:rPrChange>
          </w:rPr>
          <w:delText xml:space="preserve">with </w:delText>
        </w:r>
        <w:r w:rsidRPr="005513F5" w:rsidDel="00BD21B6">
          <w:rPr>
            <w:b/>
            <w:lang w:val="en-US"/>
            <w:rPrChange w:id="4228" w:author="Fernandes, Richard (he, him, his | il, le, lui)" w:date="2026-05-06T11:36:00Z" w16du:dateUtc="2026-05-06T15:36:00Z">
              <w:rPr>
                <w:b/>
              </w:rPr>
            </w:rPrChange>
          </w:rPr>
          <w:delText>spatial resolution</w:delText>
        </w:r>
        <w:r w:rsidRPr="005513F5" w:rsidDel="00BD21B6">
          <w:rPr>
            <w:bCs/>
            <w:lang w:val="en-US"/>
            <w:rPrChange w:id="4229" w:author="Fernandes, Richard (he, him, his | il, le, lui)" w:date="2026-05-06T11:36:00Z" w16du:dateUtc="2026-05-06T15:36:00Z">
              <w:rPr>
                <w:bCs/>
              </w:rPr>
            </w:rPrChange>
          </w:rPr>
          <w:delText xml:space="preserve"> &gt;=250m in 2014 (Fernandes et al., 2014).  </w:delText>
        </w:r>
      </w:del>
      <w:moveFromRangeStart w:id="4230" w:author="Fernandes, Richard (he, him, his | il, le, lui)" w:date="2026-05-06T11:31:00Z" w:name="move228959534"/>
      <w:moveFrom w:id="4231" w:author="Fernandes, Richard (he, him, his | il, le, lui)" w:date="2026-05-06T11:31:00Z" w16du:dateUtc="2026-05-06T15:31:00Z">
        <w:del w:id="4232" w:author="Fernandes, Richard (he, him, his | il, le, lui)" w:date="2026-06-05T17:46:00Z" w16du:dateUtc="2026-06-05T21:46:00Z">
          <w:r w:rsidR="00D16203" w:rsidRPr="005513F5" w:rsidDel="009B2A0D">
            <w:rPr>
              <w:bCs/>
              <w:lang w:val="en-US"/>
              <w:rPrChange w:id="4233" w:author="Fernandes, Richard (he, him, his | il, le, lui)" w:date="2026-05-06T11:36:00Z" w16du:dateUtc="2026-05-06T15:36:00Z">
                <w:rPr>
                  <w:bCs/>
                  <w:lang w:val="fr-CA"/>
                </w:rPr>
              </w:rPrChange>
            </w:rPr>
            <w:delText xml:space="preserve">Subsequent </w:delText>
          </w:r>
          <w:r w:rsidRPr="005513F5" w:rsidDel="009B2A0D">
            <w:rPr>
              <w:bCs/>
              <w:lang w:val="en-US"/>
              <w:rPrChange w:id="4234" w:author="Fernandes, Richard (he, him, his | il, le, lui)" w:date="2026-05-06T11:36:00Z" w16du:dateUtc="2026-05-06T15:36:00Z">
                <w:rPr>
                  <w:bCs/>
                  <w:lang w:val="fr-CA"/>
                </w:rPr>
              </w:rPrChange>
            </w:rPr>
            <w:delText xml:space="preserve">validation studies have applied both CEOS methods and new methods for </w:delText>
          </w:r>
          <w:r w:rsidR="00A42340" w:rsidRPr="005513F5" w:rsidDel="009B2A0D">
            <w:rPr>
              <w:bCs/>
              <w:lang w:val="en-US"/>
              <w:rPrChange w:id="4235" w:author="Fernandes, Richard (he, him, his | il, le, lui)" w:date="2026-05-06T11:36:00Z" w16du:dateUtc="2026-05-06T15:36:00Z">
                <w:rPr>
                  <w:bCs/>
                  <w:lang w:val="fr-CA"/>
                </w:rPr>
              </w:rPrChange>
            </w:rPr>
            <w:delText xml:space="preserve">validating </w:delText>
          </w:r>
          <w:r w:rsidRPr="005513F5" w:rsidDel="009B2A0D">
            <w:rPr>
              <w:bCs/>
              <w:lang w:val="en-US"/>
              <w:rPrChange w:id="4236" w:author="Fernandes, Richard (he, him, his | il, le, lui)" w:date="2026-05-06T11:36:00Z" w16du:dateUtc="2026-05-06T15:36:00Z">
                <w:rPr>
                  <w:bCs/>
                  <w:lang w:val="fr-CA"/>
                </w:rPr>
              </w:rPrChange>
            </w:rPr>
            <w:delText>LAI</w:delText>
          </w:r>
          <w:r w:rsidR="00A42340" w:rsidRPr="005513F5" w:rsidDel="009B2A0D">
            <w:rPr>
              <w:bCs/>
              <w:lang w:val="en-US"/>
              <w:rPrChange w:id="4237" w:author="Fernandes, Richard (he, him, his | il, le, lui)" w:date="2026-05-06T11:36:00Z" w16du:dateUtc="2026-05-06T15:36:00Z">
                <w:rPr>
                  <w:bCs/>
                  <w:lang w:val="fr-CA"/>
                </w:rPr>
              </w:rPrChange>
            </w:rPr>
            <w:delText>/</w:delText>
          </w:r>
          <w:r w:rsidRPr="005513F5" w:rsidDel="009B2A0D">
            <w:rPr>
              <w:bCs/>
              <w:lang w:val="en-US"/>
              <w:rPrChange w:id="4238" w:author="Fernandes, Richard (he, him, his | il, le, lui)" w:date="2026-05-06T11:36:00Z" w16du:dateUtc="2026-05-06T15:36:00Z">
                <w:rPr>
                  <w:bCs/>
                  <w:lang w:val="fr-CA"/>
                </w:rPr>
              </w:rPrChange>
            </w:rPr>
            <w:delText xml:space="preserve">FAPAR products </w:delText>
          </w:r>
          <w:r w:rsidR="00914C6F" w:rsidRPr="005513F5" w:rsidDel="009B2A0D">
            <w:rPr>
              <w:bCs/>
              <w:lang w:val="en-US"/>
              <w:rPrChange w:id="4239" w:author="Fernandes, Richard (he, him, his | il, le, lui)" w:date="2026-05-06T11:36:00Z" w16du:dateUtc="2026-05-06T15:36:00Z">
                <w:rPr>
                  <w:bCs/>
                  <w:lang w:val="fr-CA"/>
                </w:rPr>
              </w:rPrChange>
            </w:rPr>
            <w:delText>(</w:delText>
          </w:r>
          <w:commentRangeStart w:id="4240"/>
          <w:r w:rsidR="00B77651" w:rsidRPr="005513F5" w:rsidDel="009B2A0D">
            <w:rPr>
              <w:lang w:val="en-US"/>
              <w:rPrChange w:id="4241" w:author="Fernandes, Richard (he, him, his | il, le, lui)" w:date="2026-05-06T11:36:00Z" w16du:dateUtc="2026-05-06T15:36:00Z">
                <w:rPr>
                  <w:lang w:val="fr-CA"/>
                </w:rPr>
              </w:rPrChange>
            </w:rPr>
            <w:delText>Camacho et al, 2018</w:delText>
          </w:r>
          <w:r w:rsidR="004E7AB9" w:rsidRPr="005513F5" w:rsidDel="009B2A0D">
            <w:rPr>
              <w:lang w:val="en-US"/>
              <w:rPrChange w:id="4242" w:author="Fernandes, Richard (he, him, his | il, le, lui)" w:date="2026-05-06T11:36:00Z" w16du:dateUtc="2026-05-06T15:36:00Z">
                <w:rPr>
                  <w:lang w:val="fr-CA"/>
                </w:rPr>
              </w:rPrChange>
            </w:rPr>
            <w:delText>a,b</w:delText>
          </w:r>
          <w:r w:rsidR="00B77651" w:rsidRPr="005513F5" w:rsidDel="009B2A0D">
            <w:rPr>
              <w:lang w:val="en-US"/>
              <w:rPrChange w:id="4243" w:author="Fernandes, Richard (he, him, his | il, le, lui)" w:date="2026-05-06T11:36:00Z" w16du:dateUtc="2026-05-06T15:36:00Z">
                <w:rPr>
                  <w:lang w:val="fr-CA"/>
                </w:rPr>
              </w:rPrChange>
            </w:rPr>
            <w:delText>; Xu et al., 2018a,b; Fang et al., 201</w:delText>
          </w:r>
          <w:r w:rsidR="00C92CB4" w:rsidRPr="005513F5" w:rsidDel="009B2A0D">
            <w:rPr>
              <w:lang w:val="en-US"/>
              <w:rPrChange w:id="4244" w:author="Fernandes, Richard (he, him, his | il, le, lui)" w:date="2026-05-06T11:36:00Z" w16du:dateUtc="2026-05-06T15:36:00Z">
                <w:rPr>
                  <w:lang w:val="fr-CA"/>
                </w:rPr>
              </w:rPrChange>
            </w:rPr>
            <w:delText>9</w:delText>
          </w:r>
          <w:r w:rsidR="004E7AB9" w:rsidRPr="005513F5" w:rsidDel="009B2A0D">
            <w:rPr>
              <w:lang w:val="en-US"/>
              <w:rPrChange w:id="4245" w:author="Fernandes, Richard (he, him, his | il, le, lui)" w:date="2026-05-06T11:36:00Z" w16du:dateUtc="2026-05-06T15:36:00Z">
                <w:rPr>
                  <w:lang w:val="fr-CA"/>
                </w:rPr>
              </w:rPrChange>
            </w:rPr>
            <w:delText>a,b</w:delText>
          </w:r>
          <w:r w:rsidR="00B77651" w:rsidRPr="005513F5" w:rsidDel="009B2A0D">
            <w:rPr>
              <w:lang w:val="en-US"/>
              <w:rPrChange w:id="4246" w:author="Fernandes, Richard (he, him, his | il, le, lui)" w:date="2026-05-06T11:36:00Z" w16du:dateUtc="2026-05-06T15:36:00Z">
                <w:rPr>
                  <w:lang w:val="fr-CA"/>
                </w:rPr>
              </w:rPrChange>
            </w:rPr>
            <w:delText>;  Fuster et al., 2020; Brown et al., 202</w:delText>
          </w:r>
        </w:del>
      </w:moveFrom>
      <w:customXmlDelRangeStart w:id="4247" w:author="Fernandes, Richard (he, him, his | il, le, lui)" w:date="2026-06-05T17:46:00Z"/>
      <w:sdt>
        <w:sdtPr>
          <w:tag w:val="goog_rdk_24"/>
          <w:id w:val="1648816760"/>
        </w:sdtPr>
        <w:sdtEndPr/>
        <w:sdtContent>
          <w:customXmlDelRangeEnd w:id="4247"/>
          <w:commentRangeStart w:id="4248"/>
          <w:customXmlDelRangeStart w:id="4249" w:author="Fernandes, Richard (he, him, his | il, le, lui)" w:date="2026-06-05T17:46:00Z"/>
        </w:sdtContent>
      </w:sdt>
      <w:customXmlDelRangeEnd w:id="4249"/>
      <w:moveFrom w:id="4250" w:author="Fernandes, Richard (he, him, his | il, le, lui)" w:date="2026-05-06T11:31:00Z" w16du:dateUtc="2026-05-06T15:31:00Z">
        <w:del w:id="4251" w:author="Fernandes, Richard (he, him, his | il, le, lui)" w:date="2026-06-05T17:46:00Z" w16du:dateUtc="2026-06-05T21:46:00Z">
          <w:r w:rsidR="00B77651" w:rsidRPr="005513F5" w:rsidDel="009B2A0D">
            <w:rPr>
              <w:lang w:val="en-US"/>
              <w:rPrChange w:id="4252" w:author="Fernandes, Richard (he, him, his | il, le, lui)" w:date="2026-05-06T11:36:00Z" w16du:dateUtc="2026-05-06T15:36:00Z">
                <w:rPr>
                  <w:lang w:val="fr-CA"/>
                </w:rPr>
              </w:rPrChange>
            </w:rPr>
            <w:delText>0</w:delText>
          </w:r>
          <w:commentRangeEnd w:id="4248"/>
          <w:r w:rsidR="00B77651" w:rsidRPr="005513F5" w:rsidDel="009B2A0D">
            <w:rPr>
              <w:rStyle w:val="CommentReference"/>
              <w:sz w:val="40"/>
              <w:szCs w:val="40"/>
              <w:lang w:val="en-US"/>
              <w:rPrChange w:id="4253" w:author="Fernandes, Richard (he, him, his | il, le, lui)" w:date="2026-05-06T11:36:00Z" w16du:dateUtc="2026-05-06T15:36:00Z">
                <w:rPr>
                  <w:rStyle w:val="CommentReference"/>
                  <w:sz w:val="40"/>
                  <w:szCs w:val="40"/>
                  <w:lang w:val="fr-CA"/>
                </w:rPr>
              </w:rPrChange>
            </w:rPr>
            <w:commentReference w:id="4248"/>
          </w:r>
          <w:r w:rsidR="00B77651" w:rsidRPr="005513F5" w:rsidDel="009B2A0D">
            <w:rPr>
              <w:lang w:val="en-US"/>
              <w:rPrChange w:id="4254" w:author="Fernandes, Richard (he, him, his | il, le, lui)" w:date="2026-05-06T11:36:00Z" w16du:dateUtc="2026-05-06T15:36:00Z">
                <w:rPr>
                  <w:lang w:val="fr-CA"/>
                </w:rPr>
              </w:rPrChange>
            </w:rPr>
            <w:delText xml:space="preserve">; </w:delText>
          </w:r>
          <w:r w:rsidR="004D5E30" w:rsidRPr="005513F5" w:rsidDel="009B2A0D">
            <w:rPr>
              <w:lang w:val="en-US"/>
              <w:rPrChange w:id="4255" w:author="Fernandes, Richard (he, him, his | il, le, lui)" w:date="2026-05-06T11:36:00Z" w16du:dateUtc="2026-05-06T15:36:00Z">
                <w:rPr>
                  <w:lang w:val="fr-CA"/>
                </w:rPr>
              </w:rPrChange>
            </w:rPr>
            <w:delText xml:space="preserve">Ma  </w:delText>
          </w:r>
          <w:r w:rsidR="00C92CB4" w:rsidRPr="005513F5" w:rsidDel="009B2A0D">
            <w:rPr>
              <w:lang w:val="en-US"/>
              <w:rPrChange w:id="4256" w:author="Fernandes, Richard (he, him, his | il, le, lui)" w:date="2026-05-06T11:36:00Z" w16du:dateUtc="2026-05-06T15:36:00Z">
                <w:rPr>
                  <w:lang w:val="fr-CA"/>
                </w:rPr>
              </w:rPrChange>
            </w:rPr>
            <w:delText>and Liang,</w:delText>
          </w:r>
          <w:r w:rsidR="004D5E30" w:rsidRPr="005513F5" w:rsidDel="009B2A0D">
            <w:rPr>
              <w:lang w:val="en-US"/>
              <w:rPrChange w:id="4257" w:author="Fernandes, Richard (he, him, his | il, le, lui)" w:date="2026-05-06T11:36:00Z" w16du:dateUtc="2026-05-06T15:36:00Z">
                <w:rPr>
                  <w:lang w:val="fr-CA"/>
                </w:rPr>
              </w:rPrChange>
            </w:rPr>
            <w:delText xml:space="preserve"> 2022</w:delText>
          </w:r>
          <w:r w:rsidR="00C92CB4" w:rsidRPr="005513F5" w:rsidDel="009B2A0D">
            <w:rPr>
              <w:lang w:val="en-US"/>
              <w:rPrChange w:id="4258" w:author="Fernandes, Richard (he, him, his | il, le, lui)" w:date="2026-05-06T11:36:00Z" w16du:dateUtc="2026-05-06T15:36:00Z">
                <w:rPr>
                  <w:lang w:val="fr-CA"/>
                </w:rPr>
              </w:rPrChange>
            </w:rPr>
            <w:delText>; Ma et al., 2022</w:delText>
          </w:r>
          <w:r w:rsidR="004D5E30" w:rsidRPr="005513F5" w:rsidDel="009B2A0D">
            <w:rPr>
              <w:lang w:val="en-US"/>
              <w:rPrChange w:id="4259" w:author="Fernandes, Richard (he, him, his | il, le, lui)" w:date="2026-05-06T11:36:00Z" w16du:dateUtc="2026-05-06T15:36:00Z">
                <w:rPr>
                  <w:lang w:val="fr-CA"/>
                </w:rPr>
              </w:rPrChange>
            </w:rPr>
            <w:delText xml:space="preserve">; </w:delText>
          </w:r>
          <w:r w:rsidR="00C92CB4" w:rsidRPr="005513F5" w:rsidDel="009B2A0D">
            <w:rPr>
              <w:lang w:val="en-US"/>
              <w:rPrChange w:id="4260" w:author="Fernandes, Richard (he, him, his | il, le, lui)" w:date="2026-05-06T11:36:00Z" w16du:dateUtc="2026-05-06T15:36:00Z">
                <w:rPr>
                  <w:lang w:val="fr-CA"/>
                </w:rPr>
              </w:rPrChange>
            </w:rPr>
            <w:delText>Cao et al., 2023</w:delText>
          </w:r>
          <w:r w:rsidR="00B77651" w:rsidRPr="005513F5" w:rsidDel="009B2A0D">
            <w:rPr>
              <w:lang w:val="en-US"/>
              <w:rPrChange w:id="4261" w:author="Fernandes, Richard (he, him, his | il, le, lui)" w:date="2026-05-06T11:36:00Z" w16du:dateUtc="2026-05-06T15:36:00Z">
                <w:rPr>
                  <w:lang w:val="fr-CA"/>
                </w:rPr>
              </w:rPrChange>
            </w:rPr>
            <w:delText xml:space="preserve">;  </w:delText>
          </w:r>
        </w:del>
      </w:moveFrom>
      <w:moveFromRangeEnd w:id="4230"/>
      <w:del w:id="4262" w:author="Fernandes, Richard (he, him, his | il, le, lui)" w:date="2026-05-06T16:13:00Z" w16du:dateUtc="2026-05-06T20:13:00Z">
        <w:r w:rsidR="00B77651" w:rsidRPr="00EB23A8" w:rsidDel="00EB23A8">
          <w:rPr>
            <w:lang w:val="en-US"/>
            <w:rPrChange w:id="4263" w:author="Fernandes, Richard (he, him, his | il, le, lui)" w:date="2026-05-06T16:14:00Z" w16du:dateUtc="2026-05-06T20:14:00Z">
              <w:rPr>
                <w:lang w:val="fr-CA"/>
              </w:rPr>
            </w:rPrChange>
          </w:rPr>
          <w:delText>Camacho et al., 2024</w:delText>
        </w:r>
        <w:commentRangeEnd w:id="4240"/>
        <w:r w:rsidR="00571B0D" w:rsidRPr="00EB23A8" w:rsidDel="00EB23A8">
          <w:rPr>
            <w:rStyle w:val="CommentReference"/>
            <w:sz w:val="40"/>
            <w:szCs w:val="40"/>
            <w:lang w:val="en-US"/>
            <w:rPrChange w:id="4264" w:author="Fernandes, Richard (he, him, his | il, le, lui)" w:date="2026-05-06T16:14:00Z" w16du:dateUtc="2026-05-06T20:14:00Z">
              <w:rPr>
                <w:rStyle w:val="CommentReference"/>
                <w:sz w:val="40"/>
                <w:szCs w:val="40"/>
                <w:lang w:val="fr-CA"/>
              </w:rPr>
            </w:rPrChange>
          </w:rPr>
          <w:commentReference w:id="4240"/>
        </w:r>
        <w:r w:rsidR="00C92CB4" w:rsidRPr="00EB23A8" w:rsidDel="00EB23A8">
          <w:rPr>
            <w:lang w:val="en-US"/>
            <w:rPrChange w:id="4265" w:author="Fernandes, Richard (he, him, his | il, le, lui)" w:date="2026-05-06T16:14:00Z" w16du:dateUtc="2026-05-06T20:14:00Z">
              <w:rPr>
                <w:lang w:val="fr-CA"/>
              </w:rPr>
            </w:rPrChange>
          </w:rPr>
          <w:delText xml:space="preserve">; Brown et al., 2021; </w:delText>
        </w:r>
        <w:r w:rsidR="00C92CB4" w:rsidRPr="00EB23A8" w:rsidDel="00EB23A8">
          <w:rPr>
            <w:bCs/>
            <w:lang w:val="en-US"/>
            <w:rPrChange w:id="4266" w:author="Fernandes, Richard (he, him, his | il, le, lui)" w:date="2026-05-06T16:14:00Z" w16du:dateUtc="2026-05-06T20:14:00Z">
              <w:rPr>
                <w:bCs/>
                <w:lang w:val="fr-CA"/>
              </w:rPr>
            </w:rPrChange>
          </w:rPr>
          <w:delText>Fernandes et al., 2023; Fernandes et al., 2024; Djamai et al., 2025</w:delText>
        </w:r>
      </w:del>
      <w:del w:id="4267" w:author="Fernandes, Richard (he, him, his | il, le, lui)" w:date="2026-06-05T17:46:00Z" w16du:dateUtc="2026-06-05T21:46:00Z">
        <w:r w:rsidR="00B77651" w:rsidRPr="00EB23A8" w:rsidDel="009B2A0D">
          <w:rPr>
            <w:lang w:val="en-US"/>
            <w:rPrChange w:id="4268" w:author="Fernandes, Richard (he, him, his | il, le, lui)" w:date="2026-05-06T16:14:00Z" w16du:dateUtc="2026-05-06T20:14:00Z">
              <w:rPr>
                <w:lang w:val="fr-CA"/>
              </w:rPr>
            </w:rPrChange>
          </w:rPr>
          <w:delText xml:space="preserve">) </w:delText>
        </w:r>
        <w:r w:rsidRPr="00983F42" w:rsidDel="009B2A0D">
          <w:rPr>
            <w:bCs/>
            <w:rPrChange w:id="4269" w:author="Fernandes, Richard (he, him, his | il, le, lui)" w:date="2026-05-07T19:39:00Z" w16du:dateUtc="2026-05-07T23:39:00Z">
              <w:rPr>
                <w:bCs/>
                <w:lang w:val="fr-CA"/>
              </w:rPr>
            </w:rPrChange>
          </w:rPr>
          <w:delText xml:space="preserve">.  </w:delText>
        </w:r>
        <w:r w:rsidRPr="00CF5898" w:rsidDel="009B2A0D">
          <w:rPr>
            <w:bCs/>
          </w:rPr>
          <w:delText xml:space="preserve">There have also </w:delText>
        </w:r>
        <w:r w:rsidR="00D16203" w:rsidRPr="00CF5898" w:rsidDel="009B2A0D">
          <w:rPr>
            <w:bCs/>
          </w:rPr>
          <w:delText xml:space="preserve">been </w:delText>
        </w:r>
        <w:r w:rsidRPr="00CF5898" w:rsidDel="009B2A0D">
          <w:rPr>
            <w:bCs/>
          </w:rPr>
          <w:delText xml:space="preserve">new insights into the use of </w:delText>
        </w:r>
        <w:commentRangeStart w:id="4270"/>
        <w:r w:rsidRPr="00CF5898" w:rsidDel="009B2A0D">
          <w:rPr>
            <w:bCs/>
          </w:rPr>
          <w:delText>metrological</w:delText>
        </w:r>
        <w:commentRangeEnd w:id="4270"/>
        <w:r w:rsidR="00AD669C" w:rsidRPr="00CF5898" w:rsidDel="009B2A0D">
          <w:rPr>
            <w:rStyle w:val="CommentReference"/>
            <w:bCs/>
            <w:sz w:val="40"/>
            <w:szCs w:val="40"/>
          </w:rPr>
          <w:commentReference w:id="4270"/>
        </w:r>
        <w:r w:rsidRPr="00CF5898" w:rsidDel="009B2A0D">
          <w:rPr>
            <w:bCs/>
          </w:rPr>
          <w:delText xml:space="preserve"> methods for validation in general and</w:delText>
        </w:r>
        <w:r w:rsidR="00AD669C" w:rsidRPr="00CF5898" w:rsidDel="009B2A0D">
          <w:rPr>
            <w:bCs/>
          </w:rPr>
          <w:delText xml:space="preserve">, specifically, </w:delText>
        </w:r>
        <w:r w:rsidRPr="00CF5898" w:rsidDel="009B2A0D">
          <w:rPr>
            <w:bCs/>
          </w:rPr>
          <w:delText xml:space="preserve"> for testing the conformity of products </w:delText>
        </w:r>
        <w:r w:rsidR="00D16203" w:rsidRPr="00CF5898" w:rsidDel="009B2A0D">
          <w:rPr>
            <w:bCs/>
          </w:rPr>
          <w:delText>to</w:delText>
        </w:r>
        <w:r w:rsidRPr="00CF5898" w:rsidDel="009B2A0D">
          <w:rPr>
            <w:bCs/>
          </w:rPr>
          <w:delText xml:space="preserve"> user requirements </w:delText>
        </w:r>
        <w:r w:rsidR="00914C6F" w:rsidRPr="00CF5898" w:rsidDel="009B2A0D">
          <w:rPr>
            <w:bCs/>
          </w:rPr>
          <w:delText>(</w:delText>
        </w:r>
        <w:commentRangeStart w:id="4271"/>
        <w:r w:rsidR="00A42340" w:rsidRPr="00CF5898" w:rsidDel="009B2A0D">
          <w:rPr>
            <w:bCs/>
          </w:rPr>
          <w:delText>Widlowski, 201</w:delText>
        </w:r>
        <w:r w:rsidR="004D5E30" w:rsidRPr="00CF5898" w:rsidDel="009B2A0D">
          <w:rPr>
            <w:bCs/>
          </w:rPr>
          <w:delText>5</w:delText>
        </w:r>
        <w:r w:rsidR="00A42340" w:rsidRPr="00CF5898" w:rsidDel="009B2A0D">
          <w:rPr>
            <w:bCs/>
          </w:rPr>
          <w:delText>; Orig</w:delText>
        </w:r>
        <w:r w:rsidR="00C92CB4" w:rsidRPr="00CF5898" w:rsidDel="009B2A0D">
          <w:rPr>
            <w:bCs/>
          </w:rPr>
          <w:delText>o</w:delText>
        </w:r>
        <w:r w:rsidR="00A42340" w:rsidRPr="00CF5898" w:rsidDel="009B2A0D">
          <w:rPr>
            <w:bCs/>
          </w:rPr>
          <w:delText xml:space="preserve"> et al., 2020;  Brown et al., 2021; </w:delText>
        </w:r>
        <w:r w:rsidR="00A42340" w:rsidDel="009B2A0D">
          <w:delText xml:space="preserve">Camacho et al., 2024; </w:delText>
        </w:r>
        <w:r w:rsidR="00A86567" w:rsidDel="009B2A0D">
          <w:delText>Lanconelli</w:delText>
        </w:r>
        <w:r w:rsidR="00A42340" w:rsidDel="009B2A0D">
          <w:delText xml:space="preserve"> et al., 2024</w:delText>
        </w:r>
        <w:r w:rsidR="00914C6F" w:rsidRPr="00CF5898" w:rsidDel="009B2A0D">
          <w:rPr>
            <w:bCs/>
          </w:rPr>
          <w:delText xml:space="preserve">).  </w:delText>
        </w:r>
        <w:commentRangeEnd w:id="4271"/>
        <w:r w:rsidR="00DC2BC5" w:rsidRPr="00CF5898" w:rsidDel="009B2A0D">
          <w:rPr>
            <w:rStyle w:val="CommentReference"/>
            <w:bCs/>
            <w:sz w:val="40"/>
            <w:szCs w:val="40"/>
          </w:rPr>
          <w:commentReference w:id="4271"/>
        </w:r>
        <w:r w:rsidR="00DC2BC5" w:rsidRPr="00CF5898" w:rsidDel="009B2A0D">
          <w:rPr>
            <w:bCs/>
          </w:rPr>
          <w:delText>Current</w:delText>
        </w:r>
        <w:r w:rsidR="00A42340" w:rsidRPr="00CF5898" w:rsidDel="009B2A0D">
          <w:rPr>
            <w:bCs/>
          </w:rPr>
          <w:delText xml:space="preserve"> GCOS </w:delText>
        </w:r>
        <w:r w:rsidR="00914C6F" w:rsidRPr="00CF5898" w:rsidDel="009B2A0D">
          <w:rPr>
            <w:bCs/>
          </w:rPr>
          <w:delText xml:space="preserve"> baseline user requirements </w:delText>
        </w:r>
        <w:r w:rsidR="00A42340" w:rsidRPr="00CF5898" w:rsidDel="009B2A0D">
          <w:rPr>
            <w:bCs/>
          </w:rPr>
          <w:delText xml:space="preserve">can </w:delText>
        </w:r>
        <w:r w:rsidR="00914C6F" w:rsidRPr="00CF5898" w:rsidDel="009B2A0D">
          <w:rPr>
            <w:bCs/>
          </w:rPr>
          <w:delText xml:space="preserve">only be satisfied by </w:delText>
        </w:r>
        <w:r w:rsidR="00D16203" w:rsidRPr="00CF5898" w:rsidDel="009B2A0D">
          <w:rPr>
            <w:bCs/>
          </w:rPr>
          <w:delText xml:space="preserve">data </w:delText>
        </w:r>
        <w:r w:rsidR="00914C6F" w:rsidRPr="00CF5898" w:rsidDel="009B2A0D">
          <w:rPr>
            <w:bCs/>
          </w:rPr>
          <w:delText>products or algorithms capable of on-demand production (hereafter ‘products’) at decametric or finer spatial resolution (</w:delText>
        </w:r>
        <w:r w:rsidR="00C92CB4" w:rsidRPr="00CF5898" w:rsidDel="009B2A0D">
          <w:rPr>
            <w:bCs/>
          </w:rPr>
          <w:delText>WMO</w:delText>
        </w:r>
        <w:r w:rsidR="00914C6F" w:rsidRPr="00CF5898" w:rsidDel="009B2A0D">
          <w:rPr>
            <w:bCs/>
          </w:rPr>
          <w:delText xml:space="preserve">, 2025).  </w:delText>
        </w:r>
      </w:del>
    </w:p>
    <w:p w14:paraId="6FD100A8" w14:textId="1A7443AB" w:rsidR="00914C6F" w:rsidDel="009B2A0D" w:rsidRDefault="00914C6F">
      <w:pPr>
        <w:spacing w:line="360" w:lineRule="auto"/>
        <w:rPr>
          <w:del w:id="4272" w:author="Fernandes, Richard (he, him, his | il, le, lui)" w:date="2026-06-05T17:46:00Z" w16du:dateUtc="2026-06-05T21:46:00Z"/>
        </w:rPr>
      </w:pPr>
    </w:p>
    <w:p w14:paraId="68BB44AD" w14:textId="43351DD2" w:rsidR="00D16203" w:rsidDel="009B2A0D" w:rsidRDefault="00D16203">
      <w:pPr>
        <w:pStyle w:val="Heading2"/>
        <w:numPr>
          <w:ilvl w:val="1"/>
          <w:numId w:val="27"/>
        </w:numPr>
        <w:rPr>
          <w:del w:id="4273" w:author="Fernandes, Richard (he, him, his | il, le, lui)" w:date="2026-06-05T17:46:00Z" w16du:dateUtc="2026-06-05T21:46:00Z"/>
        </w:rPr>
        <w:pPrChange w:id="4274" w:author="Fernandes, Richard (he, him, his | il, le, lui)" w:date="2026-05-11T13:52:00Z" w16du:dateUtc="2026-05-11T17:52:00Z">
          <w:pPr>
            <w:pStyle w:val="Heading2"/>
            <w:numPr>
              <w:ilvl w:val="1"/>
              <w:numId w:val="8"/>
            </w:numPr>
            <w:ind w:left="610" w:hanging="610"/>
          </w:pPr>
        </w:pPrChange>
      </w:pPr>
      <w:del w:id="4275" w:author="Fernandes, Richard (he, him, his | il, le, lui)" w:date="2026-06-05T17:46:00Z" w16du:dateUtc="2026-06-05T21:46:00Z">
        <w:r w:rsidDel="009B2A0D">
          <w:delText xml:space="preserve">Goal </w:delText>
        </w:r>
      </w:del>
    </w:p>
    <w:p w14:paraId="1AA1E859" w14:textId="67C5CA0B" w:rsidR="00DC2BC5" w:rsidRPr="00DC2BC5" w:rsidDel="009B2A0D" w:rsidRDefault="00DC2BC5" w:rsidP="00DC2BC5">
      <w:pPr>
        <w:rPr>
          <w:del w:id="4276" w:author="Fernandes, Richard (he, him, his | il, le, lui)" w:date="2026-06-05T17:46:00Z" w16du:dateUtc="2026-06-05T21:46:00Z"/>
        </w:rPr>
      </w:pPr>
    </w:p>
    <w:p w14:paraId="480E36A5" w14:textId="15DA1B41" w:rsidR="00B77651" w:rsidRPr="00CF5898" w:rsidDel="009B2A0D" w:rsidRDefault="00B77651" w:rsidP="00CF5898">
      <w:pPr>
        <w:spacing w:line="360" w:lineRule="auto"/>
        <w:ind w:left="1080"/>
        <w:rPr>
          <w:del w:id="4277" w:author="Fernandes, Richard (he, him, his | il, le, lui)" w:date="2026-06-05T17:46:00Z" w16du:dateUtc="2026-06-05T21:46:00Z"/>
          <w:bCs/>
        </w:rPr>
      </w:pPr>
      <w:commentRangeStart w:id="4278"/>
      <w:del w:id="4279" w:author="Fernandes, Richard (he, him, his | il, le, lui)" w:date="2026-06-05T17:46:00Z" w16du:dateUtc="2026-06-05T21:46:00Z">
        <w:r w:rsidRPr="00CF5898" w:rsidDel="009B2A0D">
          <w:rPr>
            <w:bCs/>
          </w:rPr>
          <w:delText xml:space="preserve">The goal of this paper is to provide a methodology for validation of decametric resolution </w:delText>
        </w:r>
        <w:r w:rsidR="00A42340" w:rsidRPr="00CF5898" w:rsidDel="009B2A0D">
          <w:rPr>
            <w:bCs/>
          </w:rPr>
          <w:delText xml:space="preserve">synoptic </w:delText>
        </w:r>
        <w:r w:rsidRPr="00CF5898" w:rsidDel="009B2A0D">
          <w:rPr>
            <w:bCs/>
          </w:rPr>
          <w:delText xml:space="preserve">LAI/FAPAR products </w:delText>
        </w:r>
        <w:r w:rsidR="00D16203" w:rsidRPr="00CF5898" w:rsidDel="009B2A0D">
          <w:rPr>
            <w:bCs/>
          </w:rPr>
          <w:delText xml:space="preserve">for GCOS requirements </w:delText>
        </w:r>
        <w:r w:rsidRPr="00CF5898" w:rsidDel="009B2A0D">
          <w:rPr>
            <w:bCs/>
          </w:rPr>
          <w:delText xml:space="preserve">that addresses research gaps in current good practice documents and validation studies.  </w:delText>
        </w:r>
        <w:commentRangeEnd w:id="4278"/>
        <w:r w:rsidRPr="00CF5898" w:rsidDel="009B2A0D">
          <w:rPr>
            <w:rStyle w:val="CommentReference"/>
            <w:bCs/>
            <w:sz w:val="40"/>
            <w:szCs w:val="40"/>
          </w:rPr>
          <w:commentReference w:id="4278"/>
        </w:r>
      </w:del>
    </w:p>
    <w:p w14:paraId="7D4D901F" w14:textId="6B5453A5" w:rsidR="00914C6F" w:rsidDel="009B2A0D" w:rsidRDefault="00914C6F">
      <w:pPr>
        <w:spacing w:line="360" w:lineRule="auto"/>
        <w:rPr>
          <w:del w:id="4280" w:author="Fernandes, Richard (he, him, his | il, le, lui)" w:date="2026-06-05T17:46:00Z" w16du:dateUtc="2026-06-05T21:46:00Z"/>
          <w:b/>
        </w:rPr>
      </w:pPr>
    </w:p>
    <w:p w14:paraId="319EEBE1" w14:textId="003ECF7A" w:rsidR="00D16203" w:rsidDel="009B2A0D" w:rsidRDefault="00D16203">
      <w:pPr>
        <w:pStyle w:val="Heading2"/>
        <w:numPr>
          <w:ilvl w:val="1"/>
          <w:numId w:val="27"/>
        </w:numPr>
        <w:rPr>
          <w:del w:id="4281" w:author="Fernandes, Richard (he, him, his | il, le, lui)" w:date="2026-06-05T17:46:00Z" w16du:dateUtc="2026-06-05T21:46:00Z"/>
        </w:rPr>
        <w:pPrChange w:id="4282" w:author="Fernandes, Richard (he, him, his | il, le, lui)" w:date="2026-05-11T13:52:00Z" w16du:dateUtc="2026-05-11T17:52:00Z">
          <w:pPr>
            <w:pStyle w:val="Heading2"/>
            <w:numPr>
              <w:ilvl w:val="1"/>
              <w:numId w:val="8"/>
            </w:numPr>
            <w:ind w:left="610" w:hanging="610"/>
          </w:pPr>
        </w:pPrChange>
      </w:pPr>
      <w:del w:id="4283" w:author="Fernandes, Richard (he, him, his | il, le, lui)" w:date="2026-06-05T17:46:00Z" w16du:dateUtc="2026-06-05T21:46:00Z">
        <w:r w:rsidDel="009B2A0D">
          <w:delText>Terminology</w:delText>
        </w:r>
      </w:del>
    </w:p>
    <w:p w14:paraId="5B107BDA" w14:textId="04AA18D9" w:rsidR="00DC2BC5" w:rsidRPr="00DC2BC5" w:rsidDel="009B2A0D" w:rsidRDefault="00DC2BC5" w:rsidP="00DC2BC5">
      <w:pPr>
        <w:pStyle w:val="ListParagraph"/>
        <w:ind w:left="520"/>
        <w:rPr>
          <w:del w:id="4284" w:author="Fernandes, Richard (he, him, his | il, le, lui)" w:date="2026-06-05T17:46:00Z" w16du:dateUtc="2026-06-05T21:46:00Z"/>
        </w:rPr>
      </w:pPr>
    </w:p>
    <w:p w14:paraId="5B679F5D" w14:textId="3360C882" w:rsidR="009F41C6" w:rsidDel="009B2A0D" w:rsidRDefault="009F41C6" w:rsidP="00CF5898">
      <w:pPr>
        <w:spacing w:line="360" w:lineRule="auto"/>
        <w:ind w:left="1080"/>
        <w:rPr>
          <w:del w:id="4285" w:author="Fernandes, Richard (he, him, his | il, le, lui)" w:date="2026-06-05T17:46:00Z" w16du:dateUtc="2026-06-05T21:46:00Z"/>
        </w:rPr>
      </w:pPr>
      <w:del w:id="4286" w:author="Fernandes, Richard (he, him, his | il, le, lui)" w:date="2026-06-05T17:46:00Z" w16du:dateUtc="2026-06-05T21:46:00Z">
        <w:r w:rsidDel="009B2A0D">
          <w:delText xml:space="preserve">For clarity,  terms in bold are defined by internationally accepted standards from the </w:delText>
        </w:r>
        <w:commentRangeStart w:id="4287"/>
        <w:r w:rsidDel="009B2A0D">
          <w:delText>Joint Com</w:delText>
        </w:r>
        <w:r w:rsidR="00D16203" w:rsidDel="009B2A0D">
          <w:delText>m</w:delText>
        </w:r>
        <w:r w:rsidDel="009B2A0D">
          <w:delText>ittee for Guides in Metrology (JGC</w:delText>
        </w:r>
        <w:r w:rsidR="004D5E30" w:rsidDel="009B2A0D">
          <w:delText>M</w:delText>
        </w:r>
        <w:r w:rsidR="009D3801" w:rsidDel="009B2A0D">
          <w:delText>, 20</w:delText>
        </w:r>
        <w:r w:rsidR="005D68BE" w:rsidDel="009B2A0D">
          <w:delText>21</w:delText>
        </w:r>
        <w:r w:rsidDel="009B2A0D">
          <w:delText xml:space="preserve">), </w:delText>
        </w:r>
        <w:commentRangeEnd w:id="4287"/>
        <w:r w:rsidR="00C92CB4" w:rsidDel="009B2A0D">
          <w:rPr>
            <w:rStyle w:val="CommentReference"/>
            <w:sz w:val="40"/>
            <w:szCs w:val="40"/>
          </w:rPr>
          <w:commentReference w:id="4287"/>
        </w:r>
        <w:commentRangeStart w:id="4288"/>
        <w:r w:rsidR="009D3801" w:rsidDel="009B2A0D">
          <w:delText>the United Nations</w:delText>
        </w:r>
        <w:r w:rsidDel="009B2A0D">
          <w:delText xml:space="preserve"> (</w:delText>
        </w:r>
        <w:r w:rsidR="009D3801" w:rsidDel="009B2A0D">
          <w:fldChar w:fldCharType="begin"/>
        </w:r>
        <w:r w:rsidR="009D3801" w:rsidDel="009B2A0D">
          <w:delInstrText>HYPERLINK "https://unterm.un.org/unterm2/en/"</w:delInstrText>
        </w:r>
        <w:r w:rsidR="009D3801" w:rsidDel="009B2A0D">
          <w:fldChar w:fldCharType="separate"/>
        </w:r>
        <w:r w:rsidR="009D3801" w:rsidRPr="009D3801" w:rsidDel="009B2A0D">
          <w:rPr>
            <w:rStyle w:val="Hyperlink"/>
          </w:rPr>
          <w:delText>UNTERM</w:delText>
        </w:r>
        <w:r w:rsidR="009D3801" w:rsidDel="009B2A0D">
          <w:fldChar w:fldCharType="end"/>
        </w:r>
        <w:r w:rsidDel="009B2A0D">
          <w:delText xml:space="preserve">) </w:delText>
        </w:r>
        <w:commentRangeEnd w:id="4288"/>
        <w:r w:rsidR="009D3801" w:rsidDel="009B2A0D">
          <w:rPr>
            <w:rStyle w:val="CommentReference"/>
            <w:sz w:val="40"/>
            <w:szCs w:val="40"/>
          </w:rPr>
          <w:commentReference w:id="4288"/>
        </w:r>
        <w:r w:rsidDel="009B2A0D">
          <w:delText>or CEOS</w:delText>
        </w:r>
        <w:r w:rsidR="00D16203" w:rsidDel="009B2A0D">
          <w:delText xml:space="preserve"> (</w:delText>
        </w:r>
        <w:r w:rsidR="00D16203" w:rsidDel="009B2A0D">
          <w:fldChar w:fldCharType="begin"/>
        </w:r>
        <w:r w:rsidR="00D16203" w:rsidDel="009B2A0D">
          <w:delInstrText>HYPERLINK "https://ceos.org/"</w:delInstrText>
        </w:r>
        <w:r w:rsidR="00D16203" w:rsidDel="009B2A0D">
          <w:fldChar w:fldCharType="separate"/>
        </w:r>
        <w:r w:rsidR="00D16203" w:rsidRPr="00D16203" w:rsidDel="009B2A0D">
          <w:rPr>
            <w:rStyle w:val="Hyperlink"/>
          </w:rPr>
          <w:delText>CEOS | Committee on Earth Observation Satellites</w:delText>
        </w:r>
        <w:r w:rsidR="00D16203" w:rsidDel="009B2A0D">
          <w:fldChar w:fldCharType="end"/>
        </w:r>
        <w:r w:rsidR="00D16203" w:rsidDel="009B2A0D">
          <w:delText>)</w:delText>
        </w:r>
        <w:r w:rsidDel="009B2A0D">
          <w:delText>.</w:delText>
        </w:r>
      </w:del>
    </w:p>
    <w:p w14:paraId="09C63D9F" w14:textId="22F8E71D" w:rsidR="009D3801" w:rsidDel="009B2A0D" w:rsidRDefault="009D3801">
      <w:pPr>
        <w:spacing w:line="360" w:lineRule="auto"/>
        <w:rPr>
          <w:del w:id="4289" w:author="Fernandes, Richard (he, him, his | il, le, lui)" w:date="2026-06-05T17:46:00Z" w16du:dateUtc="2026-06-05T21:46:00Z"/>
          <w:b/>
        </w:rPr>
      </w:pPr>
    </w:p>
    <w:p w14:paraId="5D8BE9F2" w14:textId="0C409A43" w:rsidR="0056464D" w:rsidDel="009B2A0D" w:rsidRDefault="00A530CA" w:rsidP="00A530CA">
      <w:pPr>
        <w:pStyle w:val="Heading2"/>
        <w:rPr>
          <w:del w:id="4290" w:author="Fernandes, Richard (he, him, his | il, le, lui)" w:date="2026-06-05T17:46:00Z" w16du:dateUtc="2026-06-05T21:46:00Z"/>
        </w:rPr>
      </w:pPr>
      <w:del w:id="4291" w:author="Fernandes, Richard (he, him, his | il, le, lui)" w:date="2026-06-05T17:46:00Z" w16du:dateUtc="2026-06-05T21:46:00Z">
        <w:r w:rsidDel="009B2A0D">
          <w:delText>1.4 User Requirements</w:delText>
        </w:r>
      </w:del>
    </w:p>
    <w:p w14:paraId="6C7A1783" w14:textId="256AA986" w:rsidR="0056464D" w:rsidDel="009B2A0D" w:rsidRDefault="0056464D" w:rsidP="0056464D">
      <w:pPr>
        <w:rPr>
          <w:del w:id="4292" w:author="Fernandes, Richard (he, him, his | il, le, lui)" w:date="2026-06-05T17:46:00Z" w16du:dateUtc="2026-06-05T21:46:00Z"/>
        </w:rPr>
      </w:pPr>
    </w:p>
    <w:p w14:paraId="48D03032" w14:textId="02DDF6AF" w:rsidR="00C8685D" w:rsidDel="009B2A0D" w:rsidRDefault="00973D88" w:rsidP="00EA6B8E">
      <w:pPr>
        <w:pStyle w:val="Heading3"/>
        <w:rPr>
          <w:del w:id="4293" w:author="Fernandes, Richard (he, him, his | il, le, lui)" w:date="2026-06-05T17:46:00Z" w16du:dateUtc="2026-06-05T21:46:00Z"/>
        </w:rPr>
      </w:pPr>
      <w:del w:id="4294" w:author="Fernandes, Richard (he, him, his | il, le, lui)" w:date="2026-06-05T17:46:00Z" w16du:dateUtc="2026-06-05T21:46:00Z">
        <w:r w:rsidDel="009B2A0D">
          <w:delText>1.</w:delText>
        </w:r>
        <w:r w:rsidR="00A530CA" w:rsidDel="009B2A0D">
          <w:delText>4.</w:delText>
        </w:r>
        <w:r w:rsidDel="009B2A0D">
          <w:delText>1</w:delText>
        </w:r>
        <w:r w:rsidDel="009B2A0D">
          <w:tab/>
          <w:delText>W</w:delText>
        </w:r>
        <w:r w:rsidR="00C8685D" w:rsidDel="009B2A0D">
          <w:delText>hat is a specification</w:delText>
        </w:r>
        <w:r w:rsidR="00DC2BC5" w:rsidDel="009B2A0D">
          <w:delText>?</w:delText>
        </w:r>
      </w:del>
    </w:p>
    <w:p w14:paraId="4E9E5FAA" w14:textId="184D5B03" w:rsidR="0056464D" w:rsidDel="009B2A0D" w:rsidRDefault="0056464D">
      <w:pPr>
        <w:spacing w:line="360" w:lineRule="auto"/>
        <w:rPr>
          <w:del w:id="4295" w:author="Fernandes, Richard (he, him, his | il, le, lui)" w:date="2026-06-05T17:46:00Z" w16du:dateUtc="2026-06-05T21:46:00Z"/>
        </w:rPr>
      </w:pPr>
    </w:p>
    <w:p w14:paraId="30B3F090" w14:textId="693F4C0C" w:rsidR="00FB578C" w:rsidDel="009B2A0D" w:rsidRDefault="00C8685D">
      <w:pPr>
        <w:spacing w:line="360" w:lineRule="auto"/>
        <w:rPr>
          <w:del w:id="4296" w:author="Fernandes, Richard (he, him, his | il, le, lui)" w:date="2026-06-05T17:46:00Z" w16du:dateUtc="2026-06-05T21:46:00Z"/>
        </w:rPr>
      </w:pPr>
      <w:del w:id="4297" w:author="Fernandes, Richard (he, him, his | il, le, lui)" w:date="2026-06-05T17:46:00Z" w16du:dateUtc="2026-06-05T21:46:00Z">
        <w:r w:rsidDel="009B2A0D">
          <w:delText xml:space="preserve">A </w:delText>
        </w:r>
        <w:r w:rsidR="009F41C6" w:rsidRPr="000814DE" w:rsidDel="009B2A0D">
          <w:delText>user requirement</w:delText>
        </w:r>
        <w:r w:rsidDel="009B2A0D">
          <w:delText xml:space="preserve"> </w:delText>
        </w:r>
        <w:r w:rsidR="009F41C6" w:rsidDel="009B2A0D">
          <w:delText xml:space="preserve"> </w:delText>
        </w:r>
        <w:commentRangeStart w:id="4298"/>
        <w:r w:rsidR="00FB578C" w:rsidRPr="000814DE" w:rsidDel="009B2A0D">
          <w:rPr>
            <w:b/>
            <w:bCs/>
          </w:rPr>
          <w:delText>specification</w:delText>
        </w:r>
        <w:commentRangeEnd w:id="4298"/>
        <w:r w:rsidR="00DC2BC5" w:rsidDel="009B2A0D">
          <w:rPr>
            <w:rStyle w:val="CommentReference"/>
            <w:sz w:val="40"/>
            <w:szCs w:val="40"/>
          </w:rPr>
          <w:commentReference w:id="4298"/>
        </w:r>
        <w:r w:rsidR="00FB578C" w:rsidDel="009B2A0D">
          <w:delText xml:space="preserve"> </w:delText>
        </w:r>
        <w:r w:rsidR="000814DE" w:rsidDel="009B2A0D">
          <w:delText>is a document that defines:</w:delText>
        </w:r>
      </w:del>
    </w:p>
    <w:p w14:paraId="5CDE409C" w14:textId="0618FCF5" w:rsidR="00101175" w:rsidDel="009B2A0D" w:rsidRDefault="00FB578C" w:rsidP="001A4050">
      <w:pPr>
        <w:pStyle w:val="ListParagraph"/>
        <w:numPr>
          <w:ilvl w:val="0"/>
          <w:numId w:val="4"/>
        </w:numPr>
        <w:spacing w:line="360" w:lineRule="auto"/>
        <w:rPr>
          <w:del w:id="4299" w:author="Fernandes, Richard (he, him, his | il, le, lui)" w:date="2026-06-05T17:46:00Z" w16du:dateUtc="2026-06-05T21:46:00Z"/>
        </w:rPr>
      </w:pPr>
      <w:del w:id="4300" w:author="Fernandes, Richard (he, him, his | il, le, lui)" w:date="2026-06-05T17:46:00Z" w16du:dateUtc="2026-06-05T21:46:00Z">
        <w:r w:rsidDel="009B2A0D">
          <w:delText xml:space="preserve"> </w:delText>
        </w:r>
        <w:r w:rsidR="00A86567" w:rsidRPr="00FB578C" w:rsidDel="009B2A0D">
          <w:rPr>
            <w:b/>
            <w:bCs/>
          </w:rPr>
          <w:delText>measurands</w:delText>
        </w:r>
        <w:r w:rsidRPr="00FB578C" w:rsidDel="009B2A0D">
          <w:rPr>
            <w:b/>
            <w:bCs/>
          </w:rPr>
          <w:delText xml:space="preserve">, </w:delText>
        </w:r>
        <w:r w:rsidRPr="00EA6B8E" w:rsidDel="009B2A0D">
          <w:delText>the particular quantity subject to measurement</w:delText>
        </w:r>
        <w:r w:rsidDel="009B2A0D">
          <w:delText xml:space="preserve"> (e.g. LAI\FAPAR)</w:delText>
        </w:r>
        <w:r w:rsidRPr="00EA6B8E" w:rsidDel="009B2A0D">
          <w:delText>,</w:delText>
        </w:r>
      </w:del>
    </w:p>
    <w:p w14:paraId="18CD0828" w14:textId="7ED48030" w:rsidR="00101175" w:rsidDel="009B2A0D" w:rsidRDefault="00FB578C" w:rsidP="001A4050">
      <w:pPr>
        <w:pStyle w:val="ListParagraph"/>
        <w:numPr>
          <w:ilvl w:val="0"/>
          <w:numId w:val="4"/>
        </w:numPr>
        <w:spacing w:line="360" w:lineRule="auto"/>
        <w:rPr>
          <w:del w:id="4301" w:author="Fernandes, Richard (he, him, his | il, le, lui)" w:date="2026-06-05T17:46:00Z" w16du:dateUtc="2026-06-05T21:46:00Z"/>
        </w:rPr>
      </w:pPr>
      <w:del w:id="4302" w:author="Fernandes, Richard (he, him, his | il, le, lui)" w:date="2026-06-05T17:46:00Z" w16du:dateUtc="2026-06-05T21:46:00Z">
        <w:r w:rsidDel="009B2A0D">
          <w:delText xml:space="preserve">required </w:delText>
        </w:r>
        <w:commentRangeStart w:id="4303"/>
        <w:r w:rsidR="00A36289" w:rsidDel="009B2A0D">
          <w:rPr>
            <w:b/>
            <w:bCs/>
          </w:rPr>
          <w:delText>parameters</w:delText>
        </w:r>
        <w:r w:rsidR="00101175" w:rsidDel="009B2A0D">
          <w:delText xml:space="preserve">, </w:delText>
        </w:r>
        <w:commentRangeEnd w:id="4303"/>
        <w:r w:rsidR="00A36289" w:rsidDel="009B2A0D">
          <w:rPr>
            <w:rStyle w:val="CommentReference"/>
            <w:sz w:val="40"/>
            <w:szCs w:val="40"/>
          </w:rPr>
          <w:commentReference w:id="4303"/>
        </w:r>
        <w:r w:rsidR="00101175" w:rsidDel="009B2A0D">
          <w:delText xml:space="preserve">quantitative characteristics of product measurements (), </w:delText>
        </w:r>
        <w:r w:rsidDel="009B2A0D">
          <w:delText xml:space="preserve"> associated with these measurements</w:delText>
        </w:r>
        <w:r w:rsidR="00A36289" w:rsidDel="009B2A0D">
          <w:delText xml:space="preserve"> including </w:delText>
        </w:r>
        <w:commentRangeStart w:id="4304"/>
        <w:r w:rsidR="00A36289" w:rsidDel="009B2A0D">
          <w:delText>statistical and deterministic quantities</w:delText>
        </w:r>
        <w:r w:rsidR="00101175" w:rsidDel="009B2A0D">
          <w:delText xml:space="preserve"> </w:delText>
        </w:r>
        <w:commentRangeEnd w:id="4304"/>
        <w:r w:rsidR="00A36289" w:rsidDel="009B2A0D">
          <w:rPr>
            <w:rStyle w:val="CommentReference"/>
            <w:sz w:val="40"/>
            <w:szCs w:val="40"/>
          </w:rPr>
          <w:commentReference w:id="4304"/>
        </w:r>
        <w:r w:rsidR="00101175" w:rsidDel="009B2A0D">
          <w:delText>(e.g. the</w:delText>
        </w:r>
        <w:r w:rsidR="003E5507" w:rsidDel="009B2A0D">
          <w:delText xml:space="preserve"> estimated </w:delText>
        </w:r>
        <w:r w:rsidR="00101175" w:rsidDel="009B2A0D">
          <w:delText xml:space="preserve"> LAI </w:delText>
        </w:r>
        <w:r w:rsidR="00A36289" w:rsidDel="009B2A0D">
          <w:delText xml:space="preserve">or FAPAR </w:delText>
        </w:r>
        <w:r w:rsidR="005433A3" w:rsidDel="009B2A0D">
          <w:delText>uncertainty</w:delText>
        </w:r>
        <w:r w:rsidR="00101175" w:rsidDel="009B2A0D">
          <w:delText>)</w:delText>
        </w:r>
      </w:del>
    </w:p>
    <w:p w14:paraId="5AD21408" w14:textId="0BBFF820" w:rsidR="00C8685D" w:rsidDel="009B2A0D" w:rsidRDefault="00FB578C" w:rsidP="001A4050">
      <w:pPr>
        <w:pStyle w:val="ListParagraph"/>
        <w:numPr>
          <w:ilvl w:val="0"/>
          <w:numId w:val="4"/>
        </w:numPr>
        <w:spacing w:line="360" w:lineRule="auto"/>
        <w:rPr>
          <w:del w:id="4305" w:author="Fernandes, Richard (he, him, his | il, le, lui)" w:date="2026-06-05T17:46:00Z" w16du:dateUtc="2026-06-05T21:46:00Z"/>
        </w:rPr>
      </w:pPr>
      <w:del w:id="4306" w:author="Fernandes, Richard (he, him, his | il, le, lui)" w:date="2026-06-05T17:46:00Z" w16du:dateUtc="2026-06-05T21:46:00Z">
        <w:r w:rsidDel="009B2A0D">
          <w:delText xml:space="preserve">and </w:delText>
        </w:r>
        <w:r w:rsidRPr="00FB578C" w:rsidDel="009B2A0D">
          <w:rPr>
            <w:b/>
            <w:bCs/>
          </w:rPr>
          <w:delText>tolerance limits</w:delText>
        </w:r>
        <w:r w:rsidR="00101175" w:rsidDel="009B2A0D">
          <w:delText xml:space="preserve">, values of the measurand that separate </w:delText>
        </w:r>
        <w:r w:rsidR="00101175" w:rsidRPr="009C351A" w:rsidDel="009B2A0D">
          <w:delText>intervals of permissible values from intervals of non-permissible value</w:delText>
        </w:r>
        <w:r w:rsidR="00101175" w:rsidDel="009B2A0D">
          <w:delText>, e.g. th</w:delText>
        </w:r>
        <w:r w:rsidR="005433A3" w:rsidDel="009B2A0D">
          <w:delText xml:space="preserve">reshold levels for </w:delText>
        </w:r>
        <w:r w:rsidR="00101175" w:rsidDel="009B2A0D">
          <w:delText xml:space="preserve"> LAI </w:delText>
        </w:r>
        <w:r w:rsidR="00A36289" w:rsidDel="009B2A0D">
          <w:delText xml:space="preserve">or FAPAR </w:delText>
        </w:r>
        <w:r w:rsidR="005433A3" w:rsidDel="009B2A0D">
          <w:delText>uncertainty</w:delText>
        </w:r>
      </w:del>
    </w:p>
    <w:p w14:paraId="14D085BF" w14:textId="5E9EA111" w:rsidR="00C8685D" w:rsidDel="009B2A0D" w:rsidRDefault="00C8685D">
      <w:pPr>
        <w:spacing w:line="360" w:lineRule="auto"/>
        <w:rPr>
          <w:del w:id="4307" w:author="Fernandes, Richard (he, him, his | il, le, lui)" w:date="2026-06-05T17:46:00Z" w16du:dateUtc="2026-06-05T21:46:00Z"/>
        </w:rPr>
      </w:pPr>
    </w:p>
    <w:p w14:paraId="6EFB5A66" w14:textId="00690501" w:rsidR="00C8685D" w:rsidDel="009B2A0D" w:rsidRDefault="00973D88" w:rsidP="00D16203">
      <w:pPr>
        <w:pStyle w:val="Heading3"/>
        <w:rPr>
          <w:del w:id="4308" w:author="Fernandes, Richard (he, him, his | il, le, lui)" w:date="2026-06-05T17:46:00Z" w16du:dateUtc="2026-06-05T21:46:00Z"/>
        </w:rPr>
      </w:pPr>
      <w:del w:id="4309" w:author="Fernandes, Richard (he, him, his | il, le, lui)" w:date="2026-06-05T17:46:00Z" w16du:dateUtc="2026-06-05T21:46:00Z">
        <w:r w:rsidDel="009B2A0D">
          <w:delText>1.</w:delText>
        </w:r>
        <w:r w:rsidR="00A530CA" w:rsidDel="009B2A0D">
          <w:delText>4</w:delText>
        </w:r>
        <w:r w:rsidR="00C8685D" w:rsidDel="009B2A0D">
          <w:delText>.2 Current Specifications</w:delText>
        </w:r>
      </w:del>
    </w:p>
    <w:p w14:paraId="55ED3524" w14:textId="57F1B2A1" w:rsidR="000814DE" w:rsidRPr="000814DE" w:rsidDel="009B2A0D" w:rsidRDefault="000814DE" w:rsidP="000814DE">
      <w:pPr>
        <w:rPr>
          <w:del w:id="4310" w:author="Fernandes, Richard (he, him, his | il, le, lui)" w:date="2026-06-05T17:46:00Z" w16du:dateUtc="2026-06-05T21:46:00Z"/>
        </w:rPr>
      </w:pPr>
    </w:p>
    <w:p w14:paraId="5BEDFD07" w14:textId="7FE61F06" w:rsidR="00C8685D" w:rsidDel="009B2A0D" w:rsidRDefault="0056464D">
      <w:pPr>
        <w:spacing w:line="360" w:lineRule="auto"/>
        <w:rPr>
          <w:del w:id="4311" w:author="Fernandes, Richard (he, him, his | il, le, lui)" w:date="2026-06-05T17:46:00Z" w16du:dateUtc="2026-06-05T21:46:00Z"/>
          <w:lang w:val="en-US"/>
        </w:rPr>
      </w:pPr>
      <w:commentRangeStart w:id="4312"/>
      <w:del w:id="4313" w:author="Fernandes, Richard (he, him, his | il, le, lui)" w:date="2026-06-05T17:46:00Z" w16du:dateUtc="2026-06-05T21:46:00Z">
        <w:r w:rsidDel="009B2A0D">
          <w:rPr>
            <w:lang w:val="en-US"/>
          </w:rPr>
          <w:delText>LAI/FAPAR product user requirement</w:delText>
        </w:r>
        <w:r w:rsidR="00E0103C" w:rsidDel="009B2A0D">
          <w:rPr>
            <w:lang w:val="en-US"/>
          </w:rPr>
          <w:delText xml:space="preserve">s are available from satellite </w:delText>
        </w:r>
        <w:r w:rsidR="000814DE" w:rsidRPr="00900104" w:rsidDel="009B2A0D">
          <w:rPr>
            <w:lang w:val="en-US"/>
          </w:rPr>
          <w:delText xml:space="preserve">operators </w:delText>
        </w:r>
        <w:r w:rsidR="000814DE" w:rsidRPr="00A850B9" w:rsidDel="009B2A0D">
          <w:rPr>
            <w:lang w:val="en-US"/>
          </w:rPr>
          <w:delText>(</w:delText>
        </w:r>
        <w:r w:rsidR="00F52D90" w:rsidRPr="00EA6B8E" w:rsidDel="009B2A0D">
          <w:rPr>
            <w:lang w:val="en-US"/>
          </w:rPr>
          <w:delText>European Space Agency, 2007; European Space Agency, 2010</w:delText>
        </w:r>
        <w:r w:rsidR="00A36289" w:rsidDel="009B2A0D">
          <w:rPr>
            <w:lang w:val="en-US"/>
          </w:rPr>
          <w:delText xml:space="preserve">; </w:delText>
        </w:r>
        <w:r w:rsidR="00A36289" w:rsidRPr="00A36289" w:rsidDel="009B2A0D">
          <w:delText>Dubayah</w:delText>
        </w:r>
        <w:r w:rsidR="00A36289" w:rsidDel="009B2A0D">
          <w:delText xml:space="preserve"> et al. 2020</w:delText>
        </w:r>
        <w:r w:rsidR="00E0103C" w:rsidRPr="00EA6B8E" w:rsidDel="009B2A0D">
          <w:rPr>
            <w:lang w:val="en-US"/>
          </w:rPr>
          <w:delText>), meteorological services (</w:delText>
        </w:r>
        <w:r w:rsidR="00F52D90" w:rsidRPr="00EA6B8E" w:rsidDel="009B2A0D">
          <w:rPr>
            <w:lang w:val="en-US"/>
          </w:rPr>
          <w:delText>Camacho et al., 201</w:delText>
        </w:r>
        <w:r w:rsidR="009D3801" w:rsidDel="009B2A0D">
          <w:rPr>
            <w:lang w:val="en-US"/>
          </w:rPr>
          <w:delText>8a</w:delText>
        </w:r>
        <w:r w:rsidR="00E0103C" w:rsidRPr="00EA6B8E" w:rsidDel="009B2A0D">
          <w:rPr>
            <w:lang w:val="en-US"/>
          </w:rPr>
          <w:delText>)</w:delText>
        </w:r>
        <w:r w:rsidR="00A36289" w:rsidDel="009B2A0D">
          <w:rPr>
            <w:lang w:val="en-US"/>
          </w:rPr>
          <w:delText xml:space="preserve">, </w:delText>
        </w:r>
        <w:r w:rsidR="00E0103C" w:rsidRPr="00EA6B8E" w:rsidDel="009B2A0D">
          <w:rPr>
            <w:lang w:val="en-US"/>
          </w:rPr>
          <w:delText xml:space="preserve">and </w:delText>
        </w:r>
        <w:r w:rsidR="00DC2BC5" w:rsidDel="009B2A0D">
          <w:rPr>
            <w:lang w:val="en-US"/>
          </w:rPr>
          <w:delText>GCOS</w:delText>
        </w:r>
        <w:r w:rsidR="00E0103C" w:rsidRPr="00EA6B8E" w:rsidDel="009B2A0D">
          <w:rPr>
            <w:lang w:val="en-US"/>
          </w:rPr>
          <w:delText xml:space="preserve"> (</w:delText>
        </w:r>
        <w:r w:rsidR="00F52D90" w:rsidRPr="00EA6B8E" w:rsidDel="009B2A0D">
          <w:rPr>
            <w:lang w:val="en-US"/>
          </w:rPr>
          <w:delText xml:space="preserve">WMO, 2025 </w:delText>
        </w:r>
        <w:r w:rsidRPr="00EA6B8E" w:rsidDel="009B2A0D">
          <w:rPr>
            <w:lang w:val="en-US"/>
          </w:rPr>
          <w:delText xml:space="preserve">). </w:delText>
        </w:r>
        <w:commentRangeEnd w:id="4312"/>
        <w:r w:rsidR="00AD669C" w:rsidDel="009B2A0D">
          <w:rPr>
            <w:rStyle w:val="CommentReference"/>
            <w:sz w:val="40"/>
            <w:szCs w:val="40"/>
            <w:lang w:val="en-US"/>
          </w:rPr>
          <w:commentReference w:id="4312"/>
        </w:r>
      </w:del>
    </w:p>
    <w:p w14:paraId="7ACCD2F1" w14:textId="3A41166D" w:rsidR="00C8685D" w:rsidDel="009B2A0D" w:rsidRDefault="00C8685D">
      <w:pPr>
        <w:spacing w:line="360" w:lineRule="auto"/>
        <w:rPr>
          <w:del w:id="4314" w:author="Fernandes, Richard (he, him, his | il, le, lui)" w:date="2026-06-05T17:46:00Z" w16du:dateUtc="2026-06-05T21:46:00Z"/>
          <w:lang w:val="en-US"/>
        </w:rPr>
      </w:pPr>
    </w:p>
    <w:p w14:paraId="27DEA651" w14:textId="7D187E38" w:rsidR="00C8685D" w:rsidDel="009B2A0D" w:rsidRDefault="00C8685D" w:rsidP="001A4050">
      <w:pPr>
        <w:pStyle w:val="Heading3"/>
        <w:numPr>
          <w:ilvl w:val="2"/>
          <w:numId w:val="5"/>
        </w:numPr>
        <w:rPr>
          <w:del w:id="4315" w:author="Fernandes, Richard (he, him, his | il, le, lui)" w:date="2026-06-05T17:46:00Z" w16du:dateUtc="2026-06-05T21:46:00Z"/>
          <w:lang w:val="en-US"/>
        </w:rPr>
      </w:pPr>
      <w:del w:id="4316" w:author="Fernandes, Richard (he, him, his | il, le, lui)" w:date="2026-06-05T17:46:00Z" w16du:dateUtc="2026-06-05T21:46:00Z">
        <w:r w:rsidDel="009B2A0D">
          <w:rPr>
            <w:lang w:val="en-US"/>
          </w:rPr>
          <w:delText>GCOS Requirements</w:delText>
        </w:r>
      </w:del>
    </w:p>
    <w:p w14:paraId="38193B4E" w14:textId="2FAF2B26" w:rsidR="00900104" w:rsidDel="009B2A0D" w:rsidRDefault="00900104">
      <w:pPr>
        <w:spacing w:line="360" w:lineRule="auto"/>
        <w:rPr>
          <w:del w:id="4317" w:author="Fernandes, Richard (he, him, his | il, le, lui)" w:date="2026-06-05T17:46:00Z" w16du:dateUtc="2026-06-05T21:46:00Z"/>
          <w:b/>
          <w:lang w:val="en-US"/>
        </w:rPr>
      </w:pPr>
    </w:p>
    <w:p w14:paraId="3DCB5552" w14:textId="64469509" w:rsidR="00A530CA" w:rsidDel="009B2A0D" w:rsidRDefault="00A530CA" w:rsidP="00A530CA">
      <w:pPr>
        <w:spacing w:line="360" w:lineRule="auto"/>
        <w:rPr>
          <w:del w:id="4318" w:author="Fernandes, Richard (he, him, his | il, le, lui)" w:date="2026-06-05T17:46:00Z" w16du:dateUtc="2026-06-05T21:46:00Z"/>
          <w:lang w:val="en-US"/>
        </w:rPr>
      </w:pPr>
      <w:commentRangeStart w:id="4319"/>
      <w:del w:id="4320" w:author="Fernandes, Richard (he, him, his | il, le, lui)" w:date="2026-06-05T17:46:00Z" w16du:dateUtc="2026-06-05T21:46:00Z">
        <w:r w:rsidDel="009B2A0D">
          <w:rPr>
            <w:lang w:val="en-US"/>
          </w:rPr>
          <w:delText>This method validates GCOS requirements as</w:delText>
        </w:r>
        <w:r w:rsidRPr="00774629" w:rsidDel="009B2A0D">
          <w:rPr>
            <w:lang w:val="en-US"/>
          </w:rPr>
          <w:delText xml:space="preserve"> they represent a broad range of users and because this study </w:delText>
        </w:r>
        <w:r w:rsidDel="009B2A0D">
          <w:rPr>
            <w:lang w:val="en-US"/>
          </w:rPr>
          <w:delText xml:space="preserve">is led by the </w:delText>
        </w:r>
        <w:r w:rsidRPr="00774629" w:rsidDel="009B2A0D">
          <w:rPr>
            <w:lang w:val="en-US"/>
          </w:rPr>
          <w:delText xml:space="preserve">Committee of Earth Observing Systems (CEOS) that has been tasked by the </w:delText>
        </w:r>
        <w:r w:rsidR="00DC2BC5" w:rsidDel="009B2A0D">
          <w:rPr>
            <w:lang w:val="en-US"/>
          </w:rPr>
          <w:delText>UN</w:delText>
        </w:r>
        <w:r w:rsidRPr="00774629" w:rsidDel="009B2A0D">
          <w:rPr>
            <w:lang w:val="en-US"/>
          </w:rPr>
          <w:delText xml:space="preserve"> to validate satellite products for GCOS (WMO, 2022).</w:delText>
        </w:r>
        <w:commentRangeEnd w:id="4319"/>
        <w:r w:rsidDel="009B2A0D">
          <w:rPr>
            <w:rStyle w:val="CommentReference"/>
            <w:sz w:val="40"/>
            <w:szCs w:val="40"/>
            <w:lang w:val="en-US"/>
          </w:rPr>
          <w:commentReference w:id="4319"/>
        </w:r>
      </w:del>
    </w:p>
    <w:p w14:paraId="54362F8F" w14:textId="02D0717C" w:rsidR="00A530CA" w:rsidDel="009B2A0D" w:rsidRDefault="00A530CA">
      <w:pPr>
        <w:spacing w:line="360" w:lineRule="auto"/>
        <w:rPr>
          <w:del w:id="4321" w:author="Fernandes, Richard (he, him, his | il, le, lui)" w:date="2026-06-05T17:46:00Z" w16du:dateUtc="2026-06-05T21:46:00Z"/>
          <w:b/>
          <w:lang w:val="en-US"/>
        </w:rPr>
      </w:pPr>
    </w:p>
    <w:p w14:paraId="7AE0048B" w14:textId="119E5527" w:rsidR="00935729" w:rsidRPr="00935729" w:rsidDel="009B2A0D" w:rsidRDefault="00935729">
      <w:pPr>
        <w:spacing w:line="360" w:lineRule="auto"/>
        <w:rPr>
          <w:del w:id="4322" w:author="Fernandes, Richard (he, him, his | il, le, lui)" w:date="2026-06-05T17:46:00Z" w16du:dateUtc="2026-06-05T21:46:00Z"/>
          <w:b/>
        </w:rPr>
      </w:pPr>
    </w:p>
    <w:p w14:paraId="5A522BA2" w14:textId="55E3A6A2" w:rsidR="009C351A" w:rsidDel="009B2A0D" w:rsidRDefault="009D3801" w:rsidP="001A4050">
      <w:pPr>
        <w:pStyle w:val="Heading4"/>
        <w:numPr>
          <w:ilvl w:val="3"/>
          <w:numId w:val="5"/>
        </w:numPr>
        <w:rPr>
          <w:del w:id="4323" w:author="Fernandes, Richard (he, him, his | il, le, lui)" w:date="2026-06-05T17:46:00Z" w16du:dateUtc="2026-06-05T21:46:00Z"/>
          <w:bCs/>
          <w:lang w:val="en-US"/>
        </w:rPr>
      </w:pPr>
      <w:del w:id="4324" w:author="Fernandes, Richard (he, him, his | il, le, lui)" w:date="2026-06-05T17:46:00Z" w16du:dateUtc="2026-06-05T21:46:00Z">
        <w:r w:rsidRPr="000814DE" w:rsidDel="009B2A0D">
          <w:rPr>
            <w:bCs/>
            <w:lang w:val="en-US"/>
          </w:rPr>
          <w:delText>Measurands</w:delText>
        </w:r>
      </w:del>
    </w:p>
    <w:p w14:paraId="07D0E28A" w14:textId="197C7E81" w:rsidR="000814DE" w:rsidRPr="00EA6B8E" w:rsidDel="009B2A0D" w:rsidRDefault="000814DE" w:rsidP="000814DE">
      <w:pPr>
        <w:rPr>
          <w:del w:id="4325" w:author="Fernandes, Richard (he, him, his | il, le, lui)" w:date="2026-06-05T17:46:00Z" w16du:dateUtc="2026-06-05T21:46:00Z"/>
          <w:lang w:val="en-US"/>
        </w:rPr>
      </w:pPr>
    </w:p>
    <w:p w14:paraId="6BE8E640" w14:textId="4067EA21" w:rsidR="00B62D13" w:rsidDel="009B2A0D" w:rsidRDefault="00797225">
      <w:pPr>
        <w:spacing w:line="360" w:lineRule="auto"/>
        <w:rPr>
          <w:del w:id="4326" w:author="Fernandes, Richard (he, him, his | il, le, lui)" w:date="2026-06-05T17:46:00Z" w16du:dateUtc="2026-06-05T21:46:00Z"/>
          <w:bCs/>
        </w:rPr>
      </w:pPr>
      <w:del w:id="4327" w:author="Fernandes, Richard (he, him, his | il, le, lui)" w:date="2026-06-05T17:46:00Z" w16du:dateUtc="2026-06-05T21:46:00Z">
        <w:r w:rsidDel="009B2A0D">
          <w:rPr>
            <w:bCs/>
            <w:lang w:val="en-US"/>
          </w:rPr>
          <w:delText xml:space="preserve">User requirements are </w:delText>
        </w:r>
        <w:r w:rsidR="009D3801" w:rsidDel="009B2A0D">
          <w:rPr>
            <w:bCs/>
            <w:lang w:val="en-US"/>
          </w:rPr>
          <w:delText>evaluated</w:delText>
        </w:r>
        <w:r w:rsidDel="009B2A0D">
          <w:rPr>
            <w:bCs/>
            <w:lang w:val="en-US"/>
          </w:rPr>
          <w:delText xml:space="preserve"> with respect to </w:delText>
        </w:r>
        <w:r w:rsidR="00E35102" w:rsidRPr="00A530CA" w:rsidDel="009B2A0D">
          <w:rPr>
            <w:b/>
            <w:lang w:val="en-US"/>
          </w:rPr>
          <w:delText>mea</w:delText>
        </w:r>
        <w:r w:rsidR="00DD0F8E" w:rsidRPr="00A530CA" w:rsidDel="009B2A0D">
          <w:rPr>
            <w:b/>
            <w:lang w:val="en-US"/>
          </w:rPr>
          <w:delText>s</w:delText>
        </w:r>
        <w:r w:rsidR="00E35102" w:rsidRPr="00A530CA" w:rsidDel="009B2A0D">
          <w:rPr>
            <w:b/>
            <w:lang w:val="en-US"/>
          </w:rPr>
          <w:delText>urand</w:delText>
        </w:r>
        <w:r w:rsidR="00A530CA" w:rsidDel="009B2A0D">
          <w:rPr>
            <w:b/>
            <w:lang w:val="en-US"/>
          </w:rPr>
          <w:delText>s</w:delText>
        </w:r>
        <w:r w:rsidR="00B62D13" w:rsidDel="009B2A0D">
          <w:rPr>
            <w:bCs/>
            <w:lang w:val="en-US"/>
          </w:rPr>
          <w:delText xml:space="preserve"> </w:delText>
        </w:r>
        <w:r w:rsidR="00A530CA" w:rsidDel="009B2A0D">
          <w:rPr>
            <w:bCs/>
            <w:lang w:val="en-US"/>
          </w:rPr>
          <w:delText xml:space="preserve">defined by GCOS </w:delText>
        </w:r>
        <w:r w:rsidR="00FA691E" w:rsidDel="009B2A0D">
          <w:rPr>
            <w:bCs/>
          </w:rPr>
          <w:delText>(</w:delText>
        </w:r>
        <w:r w:rsidR="005433A3" w:rsidDel="009B2A0D">
          <w:rPr>
            <w:bCs/>
          </w:rPr>
          <w:fldChar w:fldCharType="begin"/>
        </w:r>
        <w:r w:rsidR="005433A3" w:rsidDel="009B2A0D">
          <w:rPr>
            <w:bCs/>
          </w:rPr>
          <w:delInstrText xml:space="preserve"> REF _Ref213336253 \h </w:delInstrText>
        </w:r>
        <w:r w:rsidR="005433A3" w:rsidDel="009B2A0D">
          <w:rPr>
            <w:bCs/>
          </w:rPr>
        </w:r>
        <w:r w:rsidR="005433A3" w:rsidDel="009B2A0D">
          <w:rPr>
            <w:bCs/>
          </w:rPr>
          <w:fldChar w:fldCharType="separate"/>
        </w:r>
        <w:r w:rsidR="005433A3" w:rsidDel="009B2A0D">
          <w:delText xml:space="preserve">Table </w:delText>
        </w:r>
        <w:r w:rsidR="005433A3" w:rsidDel="009B2A0D">
          <w:rPr>
            <w:noProof/>
          </w:rPr>
          <w:delText>1</w:delText>
        </w:r>
        <w:r w:rsidR="005433A3" w:rsidDel="009B2A0D">
          <w:rPr>
            <w:bCs/>
          </w:rPr>
          <w:fldChar w:fldCharType="end"/>
        </w:r>
        <w:r w:rsidR="00FA691E" w:rsidDel="009B2A0D">
          <w:rPr>
            <w:bCs/>
          </w:rPr>
          <w:delText>)</w:delText>
        </w:r>
        <w:r w:rsidR="00785DB2" w:rsidDel="009B2A0D">
          <w:rPr>
            <w:bCs/>
          </w:rPr>
          <w:delText xml:space="preserve">, </w:delText>
        </w:r>
        <w:r w:rsidR="00FA691E" w:rsidDel="009B2A0D">
          <w:rPr>
            <w:bCs/>
          </w:rPr>
          <w:delText xml:space="preserve">endorsed by </w:delText>
        </w:r>
        <w:r w:rsidR="009D3801" w:rsidDel="009B2A0D">
          <w:rPr>
            <w:bCs/>
          </w:rPr>
          <w:delText xml:space="preserve"> </w:delText>
        </w:r>
        <w:r w:rsidR="00FA691E" w:rsidDel="009B2A0D">
          <w:rPr>
            <w:bCs/>
          </w:rPr>
          <w:delText>the WM</w:delText>
        </w:r>
        <w:r w:rsidDel="009B2A0D">
          <w:rPr>
            <w:bCs/>
          </w:rPr>
          <w:delText>O (GCOS, 2025)</w:delText>
        </w:r>
        <w:r w:rsidR="00785DB2" w:rsidDel="009B2A0D">
          <w:rPr>
            <w:bCs/>
          </w:rPr>
          <w:delText>,</w:delText>
        </w:r>
        <w:r w:rsidR="00FA691E" w:rsidDel="009B2A0D">
          <w:rPr>
            <w:bCs/>
          </w:rPr>
          <w:delText xml:space="preserve"> and</w:delText>
        </w:r>
        <w:r w:rsidR="009D3801" w:rsidDel="009B2A0D">
          <w:rPr>
            <w:bCs/>
          </w:rPr>
          <w:delText xml:space="preserve"> </w:delText>
        </w:r>
        <w:r w:rsidR="00A530CA" w:rsidDel="009B2A0D">
          <w:rPr>
            <w:bCs/>
          </w:rPr>
          <w:delText xml:space="preserve">under review </w:delText>
        </w:r>
        <w:r w:rsidR="009D3801" w:rsidDel="009B2A0D">
          <w:rPr>
            <w:bCs/>
          </w:rPr>
          <w:delText>by</w:delText>
        </w:r>
        <w:r w:rsidR="00FA691E" w:rsidDel="009B2A0D">
          <w:rPr>
            <w:bCs/>
          </w:rPr>
          <w:delText xml:space="preserve"> </w:delText>
        </w:r>
        <w:commentRangeStart w:id="4328"/>
        <w:r w:rsidR="00FA691E" w:rsidDel="009B2A0D">
          <w:rPr>
            <w:bCs/>
          </w:rPr>
          <w:delText>CEOS</w:delText>
        </w:r>
        <w:r w:rsidDel="009B2A0D">
          <w:rPr>
            <w:bCs/>
          </w:rPr>
          <w:delText xml:space="preserve"> (Fernandes et al., </w:delText>
        </w:r>
        <w:r w:rsidR="009D3801" w:rsidDel="009B2A0D">
          <w:rPr>
            <w:bCs/>
          </w:rPr>
          <w:delText>2024a,b</w:delText>
        </w:r>
        <w:r w:rsidDel="009B2A0D">
          <w:rPr>
            <w:bCs/>
          </w:rPr>
          <w:delText>)</w:delText>
        </w:r>
        <w:r w:rsidR="00FA691E" w:rsidDel="009B2A0D">
          <w:rPr>
            <w:bCs/>
          </w:rPr>
          <w:delText xml:space="preserve">.  </w:delText>
        </w:r>
        <w:commentRangeEnd w:id="4328"/>
        <w:r w:rsidR="00AD669C" w:rsidDel="009B2A0D">
          <w:rPr>
            <w:rStyle w:val="CommentReference"/>
            <w:bCs/>
            <w:sz w:val="40"/>
            <w:szCs w:val="40"/>
          </w:rPr>
          <w:commentReference w:id="4328"/>
        </w:r>
        <w:r w:rsidR="00FA691E" w:rsidDel="009B2A0D">
          <w:rPr>
            <w:bCs/>
          </w:rPr>
          <w:delText xml:space="preserve">These definitions </w:delText>
        </w:r>
        <w:r w:rsidR="00A530CA" w:rsidDel="009B2A0D">
          <w:rPr>
            <w:bCs/>
          </w:rPr>
          <w:delText xml:space="preserve">are applied based on the </w:delText>
        </w:r>
        <w:r w:rsidR="00FA691E" w:rsidDel="009B2A0D">
          <w:rPr>
            <w:bCs/>
          </w:rPr>
          <w:delText>product</w:delText>
        </w:r>
        <w:r w:rsidR="00A530CA" w:rsidDel="009B2A0D">
          <w:rPr>
            <w:bCs/>
          </w:rPr>
          <w:delText xml:space="preserve"> name</w:delText>
        </w:r>
        <w:r w:rsidR="00785DB2" w:rsidDel="009B2A0D">
          <w:rPr>
            <w:bCs/>
          </w:rPr>
          <w:delText>:</w:delText>
        </w:r>
        <w:r w:rsidR="00A530CA" w:rsidDel="009B2A0D">
          <w:rPr>
            <w:bCs/>
          </w:rPr>
          <w:delText xml:space="preserve"> a product</w:delText>
        </w:r>
        <w:r w:rsidR="00FA691E" w:rsidDel="009B2A0D">
          <w:rPr>
            <w:bCs/>
          </w:rPr>
          <w:delText xml:space="preserve"> named </w:delText>
        </w:r>
        <w:r w:rsidDel="009B2A0D">
          <w:rPr>
            <w:bCs/>
          </w:rPr>
          <w:delText>“</w:delText>
        </w:r>
        <w:r w:rsidR="00FA691E" w:rsidDel="009B2A0D">
          <w:rPr>
            <w:bCs/>
          </w:rPr>
          <w:delText>LAI</w:delText>
        </w:r>
        <w:r w:rsidDel="009B2A0D">
          <w:rPr>
            <w:bCs/>
          </w:rPr>
          <w:delText>”</w:delText>
        </w:r>
        <w:r w:rsidR="00FA691E" w:rsidDel="009B2A0D">
          <w:rPr>
            <w:bCs/>
          </w:rPr>
          <w:delText xml:space="preserve"> or </w:delText>
        </w:r>
        <w:r w:rsidDel="009B2A0D">
          <w:rPr>
            <w:bCs/>
          </w:rPr>
          <w:delText>“</w:delText>
        </w:r>
        <w:r w:rsidR="00FA691E" w:rsidDel="009B2A0D">
          <w:rPr>
            <w:bCs/>
          </w:rPr>
          <w:delText>FAPAR</w:delText>
        </w:r>
        <w:r w:rsidDel="009B2A0D">
          <w:rPr>
            <w:bCs/>
          </w:rPr>
          <w:delText>”</w:delText>
        </w:r>
        <w:r w:rsidR="00FA691E" w:rsidDel="009B2A0D">
          <w:rPr>
            <w:bCs/>
          </w:rPr>
          <w:delText xml:space="preserve"> is validated with respect to that </w:delText>
        </w:r>
        <w:r w:rsidR="00CE191C" w:rsidRPr="00785DB2" w:rsidDel="009B2A0D">
          <w:rPr>
            <w:bCs/>
          </w:rPr>
          <w:delText>measur</w:delText>
        </w:r>
        <w:r w:rsidR="00785DB2" w:rsidRPr="00785DB2" w:rsidDel="009B2A0D">
          <w:rPr>
            <w:bCs/>
          </w:rPr>
          <w:delText>an</w:delText>
        </w:r>
        <w:r w:rsidR="00CE191C" w:rsidRPr="00785DB2" w:rsidDel="009B2A0D">
          <w:rPr>
            <w:bCs/>
          </w:rPr>
          <w:delText>d</w:delText>
        </w:r>
        <w:r w:rsidR="00FA691E" w:rsidRPr="00785DB2" w:rsidDel="009B2A0D">
          <w:rPr>
            <w:bCs/>
          </w:rPr>
          <w:delText xml:space="preserve"> </w:delText>
        </w:r>
        <w:commentRangeStart w:id="4329"/>
        <w:r w:rsidR="00CE191C" w:rsidDel="009B2A0D">
          <w:rPr>
            <w:bCs/>
          </w:rPr>
          <w:delText>irrespective</w:delText>
        </w:r>
        <w:r w:rsidDel="009B2A0D">
          <w:rPr>
            <w:bCs/>
          </w:rPr>
          <w:delText xml:space="preserve"> of known or stated</w:delText>
        </w:r>
        <w:r w:rsidR="00FA691E" w:rsidDel="009B2A0D">
          <w:rPr>
            <w:bCs/>
          </w:rPr>
          <w:delText xml:space="preserve"> deviations due to sensor or algorithm limitations. </w:delText>
        </w:r>
        <w:r w:rsidDel="009B2A0D">
          <w:rPr>
            <w:bCs/>
          </w:rPr>
          <w:delText xml:space="preserve"> </w:delText>
        </w:r>
        <w:commentRangeEnd w:id="4329"/>
        <w:r w:rsidR="001926DE" w:rsidDel="009B2A0D">
          <w:rPr>
            <w:rStyle w:val="CommentReference"/>
            <w:bCs/>
            <w:sz w:val="40"/>
            <w:szCs w:val="40"/>
          </w:rPr>
          <w:commentReference w:id="4329"/>
        </w:r>
        <w:r w:rsidR="00785DB2" w:rsidDel="009B2A0D">
          <w:rPr>
            <w:bCs/>
          </w:rPr>
          <w:delText>Products</w:delText>
        </w:r>
        <w:r w:rsidR="00A530CA" w:rsidDel="009B2A0D">
          <w:rPr>
            <w:bCs/>
          </w:rPr>
          <w:delText xml:space="preserve"> with different names can also be validated as an estimator for a </w:delText>
        </w:r>
        <w:r w:rsidR="00A86567" w:rsidDel="009B2A0D">
          <w:rPr>
            <w:bCs/>
          </w:rPr>
          <w:delText>measurand</w:delText>
        </w:r>
        <w:r w:rsidR="00A530CA" w:rsidDel="009B2A0D">
          <w:rPr>
            <w:bCs/>
          </w:rPr>
          <w:delText xml:space="preserve"> notwithstanding prior knowledge of systematic differences.  </w:delText>
        </w:r>
        <w:r w:rsidDel="009B2A0D">
          <w:rPr>
            <w:bCs/>
          </w:rPr>
          <w:delText xml:space="preserve">For example, </w:delText>
        </w:r>
        <w:r w:rsidR="00741B93" w:rsidDel="009B2A0D">
          <w:rPr>
            <w:bCs/>
          </w:rPr>
          <w:delText xml:space="preserve"> Global Ecosystems </w:delText>
        </w:r>
        <w:r w:rsidR="00CE191C" w:rsidDel="009B2A0D">
          <w:rPr>
            <w:bCs/>
          </w:rPr>
          <w:delText>Dynamics</w:delText>
        </w:r>
        <w:r w:rsidR="00741B93" w:rsidDel="009B2A0D">
          <w:rPr>
            <w:bCs/>
          </w:rPr>
          <w:delText xml:space="preserve"> </w:delText>
        </w:r>
        <w:r w:rsidR="00CE191C" w:rsidDel="009B2A0D">
          <w:rPr>
            <w:bCs/>
          </w:rPr>
          <w:delText>Instrument</w:delText>
        </w:r>
        <w:r w:rsidR="00741B93" w:rsidDel="009B2A0D">
          <w:rPr>
            <w:bCs/>
          </w:rPr>
          <w:delText xml:space="preserve"> </w:delText>
        </w:r>
        <w:r w:rsidR="00A530CA" w:rsidDel="009B2A0D">
          <w:rPr>
            <w:bCs/>
          </w:rPr>
          <w:delText>(GEDI</w:delText>
        </w:r>
        <w:r w:rsidR="00A530CA" w:rsidRPr="00A530CA" w:rsidDel="009B2A0D">
          <w:rPr>
            <w:bCs/>
          </w:rPr>
          <w:delText xml:space="preserve">) </w:delText>
        </w:r>
        <w:r w:rsidR="00A530CA" w:rsidRPr="00A530CA" w:rsidDel="009B2A0D">
          <w:delText>L2B Canopy Cover and Vertical Profile Metrics Data Global Footprint Level V002 product (</w:delText>
        </w:r>
        <w:r w:rsidR="00A530CA" w:rsidRPr="00A530CA" w:rsidDel="009B2A0D">
          <w:rPr>
            <w:bCs/>
          </w:rPr>
          <w:delText xml:space="preserve">Dubayah et al. 2021) </w:delText>
        </w:r>
        <w:r w:rsidR="00A530CA" w:rsidDel="009B2A0D">
          <w:rPr>
            <w:bCs/>
          </w:rPr>
          <w:delText>includes</w:delText>
        </w:r>
        <w:r w:rsidR="00741B93" w:rsidDel="009B2A0D">
          <w:rPr>
            <w:bCs/>
          </w:rPr>
          <w:delText xml:space="preserve"> </w:delText>
        </w:r>
        <w:r w:rsidR="00741B93" w:rsidRPr="00CE191C" w:rsidDel="009B2A0D">
          <w:rPr>
            <w:b/>
          </w:rPr>
          <w:delText>plant area index</w:delText>
        </w:r>
        <w:r w:rsidR="00741B93" w:rsidDel="009B2A0D">
          <w:rPr>
            <w:bCs/>
          </w:rPr>
          <w:delText xml:space="preserve"> (PAI), defined as</w:delText>
        </w:r>
        <w:r w:rsidR="00CE191C" w:rsidDel="009B2A0D">
          <w:rPr>
            <w:bCs/>
          </w:rPr>
          <w:delText xml:space="preserve"> </w:delText>
        </w:r>
        <w:r w:rsidR="00741B93" w:rsidDel="009B2A0D">
          <w:rPr>
            <w:bCs/>
          </w:rPr>
          <w:delText xml:space="preserve">half the surface area of plants area per horizontal ground area.  PAI is not a GCOS user </w:delText>
        </w:r>
        <w:r w:rsidR="001926DE" w:rsidDel="009B2A0D">
          <w:rPr>
            <w:bCs/>
          </w:rPr>
          <w:delText>requirement,</w:delText>
        </w:r>
        <w:r w:rsidR="0054032B" w:rsidDel="009B2A0D">
          <w:rPr>
            <w:bCs/>
          </w:rPr>
          <w:delText xml:space="preserve"> but </w:delText>
        </w:r>
        <w:r w:rsidR="00A530CA" w:rsidDel="009B2A0D">
          <w:rPr>
            <w:bCs/>
          </w:rPr>
          <w:delText>it is likely that product users will apply PAI products as proxies of LAI.</w:delText>
        </w:r>
      </w:del>
    </w:p>
    <w:p w14:paraId="36542779" w14:textId="6D8DBC11" w:rsidR="00C12425" w:rsidDel="009B2A0D" w:rsidRDefault="00C12425" w:rsidP="00C12425">
      <w:pPr>
        <w:pStyle w:val="Caption"/>
        <w:keepNext/>
        <w:rPr>
          <w:del w:id="4330" w:author="Fernandes, Richard (he, him, his | il, le, lui)" w:date="2026-06-05T17:46:00Z" w16du:dateUtc="2026-06-05T21:46:00Z"/>
        </w:rPr>
      </w:pPr>
    </w:p>
    <w:p w14:paraId="2EF933A0" w14:textId="1F4A7BFB" w:rsidR="00C12425" w:rsidDel="009B2A0D" w:rsidRDefault="00C12425" w:rsidP="00C12425">
      <w:pPr>
        <w:pStyle w:val="Caption"/>
        <w:keepNext/>
        <w:rPr>
          <w:del w:id="4331" w:author="Fernandes, Richard (he, him, his | il, le, lui)" w:date="2026-06-05T17:46:00Z" w16du:dateUtc="2026-06-05T21:46:00Z"/>
        </w:rPr>
      </w:pPr>
      <w:bookmarkStart w:id="4332" w:name="_Ref213336253"/>
      <w:del w:id="4333" w:author="Fernandes, Richard (he, him, his | il, le, lui)" w:date="2026-06-05T17:46:00Z" w16du:dateUtc="2026-06-05T21:46:00Z">
        <w:r w:rsidDel="009B2A0D">
          <w:delText xml:space="preserve">Table </w:delText>
        </w:r>
        <w:r w:rsidR="005A70C4" w:rsidDel="009B2A0D">
          <w:fldChar w:fldCharType="begin"/>
        </w:r>
        <w:r w:rsidR="005A70C4" w:rsidDel="009B2A0D">
          <w:delInstrText xml:space="preserve"> SEQ Table \* ARABIC </w:delInstrText>
        </w:r>
        <w:r w:rsidR="005A70C4" w:rsidDel="009B2A0D">
          <w:fldChar w:fldCharType="separate"/>
        </w:r>
      </w:del>
      <w:del w:id="4334" w:author="Fernandes, Richard (he, him, his | il, le, lui)" w:date="2026-05-11T11:37:00Z" w16du:dateUtc="2026-05-11T15:37:00Z">
        <w:r w:rsidR="00DF4D37" w:rsidDel="00CF12E0">
          <w:rPr>
            <w:noProof/>
          </w:rPr>
          <w:delText>1</w:delText>
        </w:r>
      </w:del>
      <w:del w:id="4335" w:author="Fernandes, Richard (he, him, his | il, le, lui)" w:date="2026-06-05T17:46:00Z" w16du:dateUtc="2026-06-05T21:46:00Z">
        <w:r w:rsidR="005A70C4" w:rsidDel="009B2A0D">
          <w:rPr>
            <w:noProof/>
          </w:rPr>
          <w:fldChar w:fldCharType="end"/>
        </w:r>
        <w:bookmarkEnd w:id="4332"/>
        <w:r w:rsidDel="009B2A0D">
          <w:delText xml:space="preserve">.  GCOS definition of LAI/FAPAR </w:delText>
        </w:r>
        <w:r w:rsidR="00AD669C" w:rsidDel="009B2A0D">
          <w:delText>measurands</w:delText>
        </w:r>
        <w:r w:rsidDel="009B2A0D">
          <w:delText xml:space="preserve"> (WMO, 2025)  with </w:delText>
        </w:r>
        <w:commentRangeStart w:id="4336"/>
        <w:r w:rsidDel="009B2A0D">
          <w:delText>conditions</w:delText>
        </w:r>
        <w:commentRangeEnd w:id="4336"/>
        <w:r w:rsidR="00653E40" w:rsidDel="009B2A0D">
          <w:rPr>
            <w:rStyle w:val="CommentReference"/>
            <w:sz w:val="40"/>
            <w:szCs w:val="40"/>
          </w:rPr>
          <w:commentReference w:id="4336"/>
        </w:r>
        <w:r w:rsidDel="009B2A0D">
          <w:delText xml:space="preserve"> specified by CEOS (Fernandes et al., 2024a,b)</w:delText>
        </w:r>
      </w:del>
    </w:p>
    <w:tbl>
      <w:tblPr>
        <w:tblStyle w:val="TableGrid"/>
        <w:tblW w:w="9351" w:type="dxa"/>
        <w:tblLook w:val="04A0" w:firstRow="1" w:lastRow="0" w:firstColumn="1" w:lastColumn="0" w:noHBand="0" w:noVBand="1"/>
      </w:tblPr>
      <w:tblGrid>
        <w:gridCol w:w="1378"/>
        <w:gridCol w:w="2757"/>
        <w:gridCol w:w="5216"/>
      </w:tblGrid>
      <w:tr w:rsidR="009D3801" w:rsidRPr="000604BF" w:rsidDel="009B2A0D" w14:paraId="04F4D820" w14:textId="026C098A" w:rsidTr="00EA6B8E">
        <w:trPr>
          <w:del w:id="4337" w:author="Fernandes, Richard (he, him, his | il, le, lui)" w:date="2026-06-05T17:46:00Z" w16du:dateUtc="2026-06-05T21:46:00Z"/>
        </w:trPr>
        <w:tc>
          <w:tcPr>
            <w:tcW w:w="1378" w:type="dxa"/>
          </w:tcPr>
          <w:p w14:paraId="5E208F40" w14:textId="4A42E949" w:rsidR="009D3801" w:rsidRPr="00EA6B8E" w:rsidDel="009B2A0D" w:rsidRDefault="00A530CA" w:rsidP="00D94701">
            <w:pPr>
              <w:spacing w:line="276" w:lineRule="auto"/>
              <w:rPr>
                <w:del w:id="4338" w:author="Fernandes, Richard (he, him, his | il, le, lui)" w:date="2026-06-05T17:46:00Z" w16du:dateUtc="2026-06-05T21:46:00Z"/>
                <w:b/>
                <w:sz w:val="20"/>
                <w:szCs w:val="20"/>
              </w:rPr>
            </w:pPr>
            <w:del w:id="4339" w:author="Fernandes, Richard (he, him, his | il, le, lui)" w:date="2026-06-05T17:46:00Z" w16du:dateUtc="2026-06-05T21:46:00Z">
              <w:r w:rsidRPr="00A530CA" w:rsidDel="009B2A0D">
                <w:rPr>
                  <w:b/>
                  <w:sz w:val="20"/>
                  <w:szCs w:val="20"/>
                </w:rPr>
                <w:delText>Measurand</w:delText>
              </w:r>
            </w:del>
          </w:p>
        </w:tc>
        <w:tc>
          <w:tcPr>
            <w:tcW w:w="2757" w:type="dxa"/>
          </w:tcPr>
          <w:p w14:paraId="22246298" w14:textId="08B5D22A" w:rsidR="009D3801" w:rsidRPr="00EA6B8E" w:rsidDel="009B2A0D" w:rsidRDefault="009D3801" w:rsidP="00D94701">
            <w:pPr>
              <w:spacing w:line="276" w:lineRule="auto"/>
              <w:rPr>
                <w:del w:id="4340" w:author="Fernandes, Richard (he, him, his | il, le, lui)" w:date="2026-06-05T17:46:00Z" w16du:dateUtc="2026-06-05T21:46:00Z"/>
                <w:bCs/>
                <w:sz w:val="20"/>
                <w:szCs w:val="20"/>
              </w:rPr>
            </w:pPr>
            <w:del w:id="4341" w:author="Fernandes, Richard (he, him, his | il, le, lui)" w:date="2026-06-05T17:46:00Z" w16du:dateUtc="2026-06-05T21:46:00Z">
              <w:r w:rsidRPr="00EA6B8E" w:rsidDel="009B2A0D">
                <w:rPr>
                  <w:bCs/>
                  <w:sz w:val="20"/>
                  <w:szCs w:val="20"/>
                </w:rPr>
                <w:delText>Leaf Area Index</w:delText>
              </w:r>
            </w:del>
          </w:p>
        </w:tc>
        <w:tc>
          <w:tcPr>
            <w:tcW w:w="5216" w:type="dxa"/>
          </w:tcPr>
          <w:p w14:paraId="61BD51FB" w14:textId="12A710F9" w:rsidR="00C12425" w:rsidRPr="00A530CA" w:rsidDel="009B2A0D" w:rsidRDefault="009D3801" w:rsidP="00D94701">
            <w:pPr>
              <w:spacing w:line="276" w:lineRule="auto"/>
              <w:rPr>
                <w:del w:id="4342" w:author="Fernandes, Richard (he, him, his | il, le, lui)" w:date="2026-06-05T17:46:00Z" w16du:dateUtc="2026-06-05T21:46:00Z"/>
                <w:bCs/>
                <w:sz w:val="20"/>
                <w:szCs w:val="20"/>
              </w:rPr>
            </w:pPr>
            <w:del w:id="4343" w:author="Fernandes, Richard (he, him, his | il, le, lui)" w:date="2026-06-05T17:46:00Z" w16du:dateUtc="2026-06-05T21:46:00Z">
              <w:r w:rsidRPr="00EA6B8E" w:rsidDel="009B2A0D">
                <w:rPr>
                  <w:bCs/>
                  <w:sz w:val="20"/>
                  <w:szCs w:val="20"/>
                </w:rPr>
                <w:delText xml:space="preserve">Fraction of Absorbed </w:delText>
              </w:r>
              <w:r w:rsidR="00C12425" w:rsidRPr="00A530CA" w:rsidDel="009B2A0D">
                <w:rPr>
                  <w:bCs/>
                  <w:sz w:val="20"/>
                  <w:szCs w:val="20"/>
                </w:rPr>
                <w:delText>Photosynthetically</w:delText>
              </w:r>
              <w:r w:rsidRPr="00EA6B8E" w:rsidDel="009B2A0D">
                <w:rPr>
                  <w:bCs/>
                  <w:sz w:val="20"/>
                  <w:szCs w:val="20"/>
                </w:rPr>
                <w:delText xml:space="preserve"> </w:delText>
              </w:r>
            </w:del>
          </w:p>
          <w:p w14:paraId="68E71A9D" w14:textId="15914E0D" w:rsidR="009D3801" w:rsidRPr="00EA6B8E" w:rsidDel="009B2A0D" w:rsidRDefault="009D3801" w:rsidP="00D94701">
            <w:pPr>
              <w:spacing w:line="276" w:lineRule="auto"/>
              <w:rPr>
                <w:del w:id="4344" w:author="Fernandes, Richard (he, him, his | il, le, lui)" w:date="2026-06-05T17:46:00Z" w16du:dateUtc="2026-06-05T21:46:00Z"/>
                <w:bCs/>
                <w:sz w:val="20"/>
                <w:szCs w:val="20"/>
              </w:rPr>
            </w:pPr>
            <w:del w:id="4345" w:author="Fernandes, Richard (he, him, his | il, le, lui)" w:date="2026-06-05T17:46:00Z" w16du:dateUtc="2026-06-05T21:46:00Z">
              <w:r w:rsidRPr="00EA6B8E" w:rsidDel="009B2A0D">
                <w:rPr>
                  <w:bCs/>
                  <w:sz w:val="20"/>
                  <w:szCs w:val="20"/>
                </w:rPr>
                <w:delText xml:space="preserve">Active </w:delText>
              </w:r>
              <w:r w:rsidR="00C12425" w:rsidRPr="00A530CA" w:rsidDel="009B2A0D">
                <w:rPr>
                  <w:bCs/>
                  <w:sz w:val="20"/>
                  <w:szCs w:val="20"/>
                </w:rPr>
                <w:delText>Radiation</w:delText>
              </w:r>
            </w:del>
          </w:p>
        </w:tc>
      </w:tr>
      <w:tr w:rsidR="009D3801" w:rsidRPr="000604BF" w:rsidDel="009B2A0D" w14:paraId="49077B67" w14:textId="75D7642F" w:rsidTr="00EA6B8E">
        <w:trPr>
          <w:del w:id="4346" w:author="Fernandes, Richard (he, him, his | il, le, lui)" w:date="2026-06-05T17:46:00Z" w16du:dateUtc="2026-06-05T21:46:00Z"/>
        </w:trPr>
        <w:tc>
          <w:tcPr>
            <w:tcW w:w="1378" w:type="dxa"/>
          </w:tcPr>
          <w:p w14:paraId="4013E3FF" w14:textId="4BD1D875" w:rsidR="009D3801" w:rsidRPr="00EA6B8E" w:rsidDel="009B2A0D" w:rsidRDefault="009D3801" w:rsidP="00D94701">
            <w:pPr>
              <w:spacing w:line="276" w:lineRule="auto"/>
              <w:rPr>
                <w:del w:id="4347" w:author="Fernandes, Richard (he, him, his | il, le, lui)" w:date="2026-06-05T17:46:00Z" w16du:dateUtc="2026-06-05T21:46:00Z"/>
                <w:b/>
                <w:sz w:val="20"/>
                <w:szCs w:val="20"/>
              </w:rPr>
            </w:pPr>
            <w:del w:id="4348" w:author="Fernandes, Richard (he, him, his | il, le, lui)" w:date="2026-06-05T17:46:00Z" w16du:dateUtc="2026-06-05T21:46:00Z">
              <w:r w:rsidRPr="00EA6B8E" w:rsidDel="009B2A0D">
                <w:rPr>
                  <w:b/>
                  <w:sz w:val="20"/>
                  <w:szCs w:val="20"/>
                </w:rPr>
                <w:delText>Abbreviation</w:delText>
              </w:r>
            </w:del>
          </w:p>
        </w:tc>
        <w:tc>
          <w:tcPr>
            <w:tcW w:w="2757" w:type="dxa"/>
          </w:tcPr>
          <w:p w14:paraId="561E7318" w14:textId="141D954E" w:rsidR="009D3801" w:rsidRPr="00EA6B8E" w:rsidDel="009B2A0D" w:rsidRDefault="009D3801" w:rsidP="00D94701">
            <w:pPr>
              <w:spacing w:line="276" w:lineRule="auto"/>
              <w:rPr>
                <w:del w:id="4349" w:author="Fernandes, Richard (he, him, his | il, le, lui)" w:date="2026-06-05T17:46:00Z" w16du:dateUtc="2026-06-05T21:46:00Z"/>
                <w:bCs/>
                <w:sz w:val="20"/>
                <w:szCs w:val="20"/>
              </w:rPr>
            </w:pPr>
            <w:del w:id="4350" w:author="Fernandes, Richard (he, him, his | il, le, lui)" w:date="2026-06-05T17:46:00Z" w16du:dateUtc="2026-06-05T21:46:00Z">
              <w:r w:rsidRPr="00EA6B8E" w:rsidDel="009B2A0D">
                <w:rPr>
                  <w:bCs/>
                  <w:sz w:val="20"/>
                  <w:szCs w:val="20"/>
                </w:rPr>
                <w:delText>LAI</w:delText>
              </w:r>
            </w:del>
          </w:p>
        </w:tc>
        <w:tc>
          <w:tcPr>
            <w:tcW w:w="5216" w:type="dxa"/>
          </w:tcPr>
          <w:p w14:paraId="6932482B" w14:textId="5EF4F13C" w:rsidR="009D3801" w:rsidRPr="00EA6B8E" w:rsidDel="009B2A0D" w:rsidRDefault="009D3801" w:rsidP="00D94701">
            <w:pPr>
              <w:spacing w:line="276" w:lineRule="auto"/>
              <w:rPr>
                <w:del w:id="4351" w:author="Fernandes, Richard (he, him, his | il, le, lui)" w:date="2026-06-05T17:46:00Z" w16du:dateUtc="2026-06-05T21:46:00Z"/>
                <w:bCs/>
                <w:sz w:val="20"/>
                <w:szCs w:val="20"/>
              </w:rPr>
            </w:pPr>
            <w:del w:id="4352" w:author="Fernandes, Richard (he, him, his | il, le, lui)" w:date="2026-06-05T17:46:00Z" w16du:dateUtc="2026-06-05T21:46:00Z">
              <w:r w:rsidRPr="00EA6B8E" w:rsidDel="009B2A0D">
                <w:rPr>
                  <w:bCs/>
                  <w:sz w:val="20"/>
                  <w:szCs w:val="20"/>
                </w:rPr>
                <w:delText>FAPAR</w:delText>
              </w:r>
            </w:del>
          </w:p>
        </w:tc>
      </w:tr>
      <w:tr w:rsidR="009D3801" w:rsidRPr="000604BF" w:rsidDel="009B2A0D" w14:paraId="37373926" w14:textId="15121822" w:rsidTr="00EA6B8E">
        <w:trPr>
          <w:del w:id="4353" w:author="Fernandes, Richard (he, him, his | il, le, lui)" w:date="2026-06-05T17:46:00Z" w16du:dateUtc="2026-06-05T21:46:00Z"/>
        </w:trPr>
        <w:tc>
          <w:tcPr>
            <w:tcW w:w="1378" w:type="dxa"/>
          </w:tcPr>
          <w:p w14:paraId="3F15F9D5" w14:textId="10356C83" w:rsidR="009D3801" w:rsidRPr="00EA6B8E" w:rsidDel="009B2A0D" w:rsidRDefault="009D3801" w:rsidP="00D94701">
            <w:pPr>
              <w:spacing w:line="276" w:lineRule="auto"/>
              <w:rPr>
                <w:del w:id="4354" w:author="Fernandes, Richard (he, him, his | il, le, lui)" w:date="2026-06-05T17:46:00Z" w16du:dateUtc="2026-06-05T21:46:00Z"/>
                <w:b/>
                <w:sz w:val="20"/>
                <w:szCs w:val="20"/>
              </w:rPr>
            </w:pPr>
            <w:del w:id="4355" w:author="Fernandes, Richard (he, him, his | il, le, lui)" w:date="2026-06-05T17:46:00Z" w16du:dateUtc="2026-06-05T21:46:00Z">
              <w:r w:rsidRPr="00EA6B8E" w:rsidDel="009B2A0D">
                <w:rPr>
                  <w:b/>
                  <w:sz w:val="20"/>
                  <w:szCs w:val="20"/>
                </w:rPr>
                <w:delText>SI Symbol</w:delText>
              </w:r>
            </w:del>
          </w:p>
        </w:tc>
        <w:tc>
          <w:tcPr>
            <w:tcW w:w="2757" w:type="dxa"/>
          </w:tcPr>
          <w:p w14:paraId="491E2AEF" w14:textId="04C60090" w:rsidR="009D3801" w:rsidRPr="00EA6B8E" w:rsidDel="009B2A0D" w:rsidRDefault="009D3801" w:rsidP="00D94701">
            <w:pPr>
              <w:spacing w:line="276" w:lineRule="auto"/>
              <w:rPr>
                <w:del w:id="4356" w:author="Fernandes, Richard (he, him, his | il, le, lui)" w:date="2026-06-05T17:46:00Z" w16du:dateUtc="2026-06-05T21:46:00Z"/>
                <w:bCs/>
                <w:sz w:val="20"/>
                <w:szCs w:val="20"/>
              </w:rPr>
            </w:pPr>
            <w:del w:id="4357" w:author="Fernandes, Richard (he, him, his | il, le, lui)" w:date="2026-06-05T17:46:00Z" w16du:dateUtc="2026-06-05T21:46:00Z">
              <w:r w:rsidRPr="00EA6B8E" w:rsidDel="009B2A0D">
                <w:rPr>
                  <w:bCs/>
                  <w:sz w:val="20"/>
                  <w:szCs w:val="20"/>
                </w:rPr>
                <w:delText>None</w:delText>
              </w:r>
            </w:del>
          </w:p>
        </w:tc>
        <w:tc>
          <w:tcPr>
            <w:tcW w:w="5216" w:type="dxa"/>
          </w:tcPr>
          <w:p w14:paraId="2561E266" w14:textId="79D5AB1B" w:rsidR="009D3801" w:rsidRPr="00EA6B8E" w:rsidDel="009B2A0D" w:rsidRDefault="009D3801" w:rsidP="00D94701">
            <w:pPr>
              <w:spacing w:line="276" w:lineRule="auto"/>
              <w:rPr>
                <w:del w:id="4358" w:author="Fernandes, Richard (he, him, his | il, le, lui)" w:date="2026-06-05T17:46:00Z" w16du:dateUtc="2026-06-05T21:46:00Z"/>
                <w:bCs/>
                <w:sz w:val="20"/>
                <w:szCs w:val="20"/>
              </w:rPr>
            </w:pPr>
            <w:del w:id="4359" w:author="Fernandes, Richard (he, him, his | il, le, lui)" w:date="2026-06-05T17:46:00Z" w16du:dateUtc="2026-06-05T21:46:00Z">
              <w:r w:rsidRPr="00EA6B8E" w:rsidDel="009B2A0D">
                <w:rPr>
                  <w:bCs/>
                  <w:sz w:val="20"/>
                  <w:szCs w:val="20"/>
                </w:rPr>
                <w:delText>None</w:delText>
              </w:r>
            </w:del>
          </w:p>
        </w:tc>
      </w:tr>
      <w:tr w:rsidR="009D3801" w:rsidRPr="000604BF" w:rsidDel="009B2A0D" w14:paraId="29A31835" w14:textId="343756FF" w:rsidTr="00EA6B8E">
        <w:trPr>
          <w:del w:id="4360" w:author="Fernandes, Richard (he, him, his | il, le, lui)" w:date="2026-06-05T17:46:00Z" w16du:dateUtc="2026-06-05T21:46:00Z"/>
        </w:trPr>
        <w:tc>
          <w:tcPr>
            <w:tcW w:w="1378" w:type="dxa"/>
          </w:tcPr>
          <w:p w14:paraId="5C983554" w14:textId="37C2E19A" w:rsidR="009D3801" w:rsidRPr="00EA6B8E" w:rsidDel="009B2A0D" w:rsidRDefault="009D3801" w:rsidP="00D94701">
            <w:pPr>
              <w:spacing w:line="276" w:lineRule="auto"/>
              <w:rPr>
                <w:del w:id="4361" w:author="Fernandes, Richard (he, him, his | il, le, lui)" w:date="2026-06-05T17:46:00Z" w16du:dateUtc="2026-06-05T21:46:00Z"/>
                <w:b/>
                <w:sz w:val="20"/>
                <w:szCs w:val="20"/>
              </w:rPr>
            </w:pPr>
            <w:del w:id="4362" w:author="Fernandes, Richard (he, him, his | il, le, lui)" w:date="2026-06-05T17:46:00Z" w16du:dateUtc="2026-06-05T21:46:00Z">
              <w:r w:rsidRPr="00EA6B8E" w:rsidDel="009B2A0D">
                <w:rPr>
                  <w:b/>
                  <w:sz w:val="20"/>
                  <w:szCs w:val="20"/>
                </w:rPr>
                <w:delText>SI Units</w:delText>
              </w:r>
              <w:r w:rsidR="00A60554" w:rsidRPr="00A530CA" w:rsidDel="009B2A0D">
                <w:rPr>
                  <w:b/>
                  <w:sz w:val="20"/>
                  <w:szCs w:val="20"/>
                  <w:vertAlign w:val="superscript"/>
                </w:rPr>
                <w:delText>1</w:delText>
              </w:r>
            </w:del>
          </w:p>
        </w:tc>
        <w:tc>
          <w:tcPr>
            <w:tcW w:w="2757" w:type="dxa"/>
          </w:tcPr>
          <w:p w14:paraId="5642BF24" w14:textId="5451C982" w:rsidR="009D3801" w:rsidRPr="00EA6B8E" w:rsidDel="009B2A0D" w:rsidRDefault="009D3801" w:rsidP="00D94701">
            <w:pPr>
              <w:spacing w:line="276" w:lineRule="auto"/>
              <w:rPr>
                <w:del w:id="4363" w:author="Fernandes, Richard (he, him, his | il, le, lui)" w:date="2026-06-05T17:46:00Z" w16du:dateUtc="2026-06-05T21:46:00Z"/>
                <w:bCs/>
                <w:sz w:val="20"/>
                <w:szCs w:val="20"/>
              </w:rPr>
            </w:pPr>
            <w:del w:id="4364" w:author="Fernandes, Richard (he, him, his | il, le, lui)" w:date="2026-06-05T17:46:00Z" w16du:dateUtc="2026-06-05T21:46:00Z">
              <w:r w:rsidRPr="00EA6B8E" w:rsidDel="009B2A0D">
                <w:rPr>
                  <w:bCs/>
                  <w:sz w:val="20"/>
                  <w:szCs w:val="20"/>
                </w:rPr>
                <w:delText>1</w:delText>
              </w:r>
            </w:del>
          </w:p>
        </w:tc>
        <w:tc>
          <w:tcPr>
            <w:tcW w:w="5216" w:type="dxa"/>
          </w:tcPr>
          <w:p w14:paraId="59ABA9EF" w14:textId="511BD7EC" w:rsidR="009D3801" w:rsidRPr="00EA6B8E" w:rsidDel="009B2A0D" w:rsidRDefault="009D3801" w:rsidP="00D94701">
            <w:pPr>
              <w:spacing w:line="276" w:lineRule="auto"/>
              <w:rPr>
                <w:del w:id="4365" w:author="Fernandes, Richard (he, him, his | il, le, lui)" w:date="2026-06-05T17:46:00Z" w16du:dateUtc="2026-06-05T21:46:00Z"/>
                <w:bCs/>
                <w:sz w:val="20"/>
                <w:szCs w:val="20"/>
              </w:rPr>
            </w:pPr>
            <w:del w:id="4366" w:author="Fernandes, Richard (he, him, his | il, le, lui)" w:date="2026-06-05T17:46:00Z" w16du:dateUtc="2026-06-05T21:46:00Z">
              <w:r w:rsidRPr="00EA6B8E" w:rsidDel="009B2A0D">
                <w:rPr>
                  <w:bCs/>
                  <w:sz w:val="20"/>
                  <w:szCs w:val="20"/>
                </w:rPr>
                <w:delText>1</w:delText>
              </w:r>
            </w:del>
          </w:p>
        </w:tc>
      </w:tr>
      <w:tr w:rsidR="009D3801" w:rsidRPr="000604BF" w:rsidDel="009B2A0D" w14:paraId="67A4466C" w14:textId="004EFAB6" w:rsidTr="00EA6B8E">
        <w:trPr>
          <w:del w:id="4367" w:author="Fernandes, Richard (he, him, his | il, le, lui)" w:date="2026-06-05T17:46:00Z" w16du:dateUtc="2026-06-05T21:46:00Z"/>
        </w:trPr>
        <w:tc>
          <w:tcPr>
            <w:tcW w:w="1378" w:type="dxa"/>
          </w:tcPr>
          <w:p w14:paraId="70E46FAF" w14:textId="122250D8" w:rsidR="009D3801" w:rsidRPr="00EA6B8E" w:rsidDel="009B2A0D" w:rsidRDefault="009D3801" w:rsidP="00D94701">
            <w:pPr>
              <w:spacing w:line="276" w:lineRule="auto"/>
              <w:rPr>
                <w:del w:id="4368" w:author="Fernandes, Richard (he, him, his | il, le, lui)" w:date="2026-06-05T17:46:00Z" w16du:dateUtc="2026-06-05T21:46:00Z"/>
                <w:b/>
                <w:sz w:val="20"/>
                <w:szCs w:val="20"/>
              </w:rPr>
            </w:pPr>
            <w:del w:id="4369" w:author="Fernandes, Richard (he, him, his | il, le, lui)" w:date="2026-06-05T17:46:00Z" w16du:dateUtc="2026-06-05T21:46:00Z">
              <w:r w:rsidRPr="00EA6B8E" w:rsidDel="009B2A0D">
                <w:rPr>
                  <w:b/>
                  <w:sz w:val="20"/>
                  <w:szCs w:val="20"/>
                </w:rPr>
                <w:delText>Definition</w:delText>
              </w:r>
            </w:del>
          </w:p>
        </w:tc>
        <w:tc>
          <w:tcPr>
            <w:tcW w:w="2757" w:type="dxa"/>
          </w:tcPr>
          <w:p w14:paraId="069D82E4" w14:textId="77B2C692" w:rsidR="009D3801" w:rsidRPr="00EA6B8E" w:rsidDel="009B2A0D" w:rsidRDefault="00785DB2" w:rsidP="00D94701">
            <w:pPr>
              <w:spacing w:line="276" w:lineRule="auto"/>
              <w:rPr>
                <w:del w:id="4370" w:author="Fernandes, Richard (he, him, his | il, le, lui)" w:date="2026-06-05T17:46:00Z" w16du:dateUtc="2026-06-05T21:46:00Z"/>
                <w:bCs/>
                <w:sz w:val="20"/>
                <w:szCs w:val="20"/>
              </w:rPr>
            </w:pPr>
            <w:del w:id="4371" w:author="Fernandes, Richard (he, him, his | il, le, lui)" w:date="2026-06-05T17:46:00Z" w16du:dateUtc="2026-06-05T21:46:00Z">
              <w:r w:rsidDel="009B2A0D">
                <w:rPr>
                  <w:bCs/>
                  <w:sz w:val="20"/>
                  <w:szCs w:val="20"/>
                </w:rPr>
                <w:delText>h</w:delText>
              </w:r>
              <w:r w:rsidR="009D3801" w:rsidRPr="00EA6B8E" w:rsidDel="009B2A0D">
                <w:rPr>
                  <w:bCs/>
                  <w:sz w:val="20"/>
                  <w:szCs w:val="20"/>
                </w:rPr>
                <w:delText>alf the total green leaf area per unit horizontal ground area</w:delText>
              </w:r>
            </w:del>
          </w:p>
        </w:tc>
        <w:tc>
          <w:tcPr>
            <w:tcW w:w="5216" w:type="dxa"/>
          </w:tcPr>
          <w:p w14:paraId="63B3111C" w14:textId="56150ADF" w:rsidR="009D3801" w:rsidRPr="00EA6B8E" w:rsidDel="009B2A0D" w:rsidRDefault="009D3801" w:rsidP="00D94701">
            <w:pPr>
              <w:spacing w:line="276" w:lineRule="auto"/>
              <w:rPr>
                <w:del w:id="4372" w:author="Fernandes, Richard (he, him, his | il, le, lui)" w:date="2026-06-05T17:46:00Z" w16du:dateUtc="2026-06-05T21:46:00Z"/>
                <w:bCs/>
                <w:sz w:val="20"/>
                <w:szCs w:val="20"/>
              </w:rPr>
            </w:pPr>
            <w:del w:id="4373" w:author="Fernandes, Richard (he, him, his | il, le, lui)" w:date="2026-06-05T17:46:00Z" w16du:dateUtc="2026-06-05T21:46:00Z">
              <w:r w:rsidRPr="00EA6B8E" w:rsidDel="009B2A0D">
                <w:rPr>
                  <w:bCs/>
                  <w:sz w:val="20"/>
                  <w:szCs w:val="20"/>
                </w:rPr>
                <w:delText>the fraction of incoming solar radiation in the 400–700 nm spectral range that is absorbed by green elements of plants for photosynthesis</w:delText>
              </w:r>
            </w:del>
          </w:p>
        </w:tc>
      </w:tr>
      <w:tr w:rsidR="009D3801" w:rsidRPr="000604BF" w:rsidDel="009B2A0D" w14:paraId="5CADA632" w14:textId="0CA3C58B" w:rsidTr="00EA6B8E">
        <w:trPr>
          <w:del w:id="4374" w:author="Fernandes, Richard (he, him, his | il, le, lui)" w:date="2026-06-05T17:46:00Z" w16du:dateUtc="2026-06-05T21:46:00Z"/>
        </w:trPr>
        <w:tc>
          <w:tcPr>
            <w:tcW w:w="1378" w:type="dxa"/>
          </w:tcPr>
          <w:p w14:paraId="242E829D" w14:textId="79C05D10" w:rsidR="009D3801" w:rsidRPr="00EA6B8E" w:rsidDel="009B2A0D" w:rsidRDefault="009D3801" w:rsidP="00D94701">
            <w:pPr>
              <w:spacing w:line="276" w:lineRule="auto"/>
              <w:rPr>
                <w:del w:id="4375" w:author="Fernandes, Richard (he, him, his | il, le, lui)" w:date="2026-06-05T17:46:00Z" w16du:dateUtc="2026-06-05T21:46:00Z"/>
                <w:b/>
                <w:sz w:val="20"/>
                <w:szCs w:val="20"/>
              </w:rPr>
            </w:pPr>
            <w:del w:id="4376" w:author="Fernandes, Richard (he, him, his | il, le, lui)" w:date="2026-06-05T17:46:00Z" w16du:dateUtc="2026-06-05T21:46:00Z">
              <w:r w:rsidRPr="00EA6B8E" w:rsidDel="009B2A0D">
                <w:rPr>
                  <w:b/>
                  <w:sz w:val="20"/>
                  <w:szCs w:val="20"/>
                </w:rPr>
                <w:delText>Exclusions</w:delText>
              </w:r>
            </w:del>
          </w:p>
        </w:tc>
        <w:tc>
          <w:tcPr>
            <w:tcW w:w="2757" w:type="dxa"/>
          </w:tcPr>
          <w:p w14:paraId="275591A9" w14:textId="46582D4A" w:rsidR="009D3801" w:rsidRPr="00EA6B8E" w:rsidDel="009B2A0D" w:rsidRDefault="00A530CA" w:rsidP="00D94701">
            <w:pPr>
              <w:spacing w:line="276" w:lineRule="auto"/>
              <w:rPr>
                <w:del w:id="4377" w:author="Fernandes, Richard (he, him, his | il, le, lui)" w:date="2026-06-05T17:46:00Z" w16du:dateUtc="2026-06-05T21:46:00Z"/>
                <w:bCs/>
                <w:sz w:val="20"/>
                <w:szCs w:val="20"/>
              </w:rPr>
            </w:pPr>
            <w:del w:id="4378" w:author="Fernandes, Richard (he, him, his | il, le, lui)" w:date="2026-06-05T17:46:00Z" w16du:dateUtc="2026-06-05T21:46:00Z">
              <w:r w:rsidDel="009B2A0D">
                <w:rPr>
                  <w:bCs/>
                  <w:sz w:val="20"/>
                  <w:szCs w:val="20"/>
                </w:rPr>
                <w:delText>n</w:delText>
              </w:r>
              <w:commentRangeStart w:id="4379"/>
              <w:r w:rsidR="009D3801" w:rsidRPr="00EA6B8E" w:rsidDel="009B2A0D">
                <w:rPr>
                  <w:bCs/>
                  <w:sz w:val="20"/>
                  <w:szCs w:val="20"/>
                </w:rPr>
                <w:delText xml:space="preserve">on vascular </w:delText>
              </w:r>
              <w:commentRangeEnd w:id="4379"/>
              <w:r w:rsidR="00AD669C" w:rsidRPr="00EA6B8E" w:rsidDel="009B2A0D">
                <w:rPr>
                  <w:rStyle w:val="CommentReference"/>
                  <w:bCs/>
                  <w:sz w:val="20"/>
                  <w:szCs w:val="20"/>
                </w:rPr>
                <w:commentReference w:id="4379"/>
              </w:r>
              <w:r w:rsidR="009D3801" w:rsidRPr="00EA6B8E" w:rsidDel="009B2A0D">
                <w:rPr>
                  <w:bCs/>
                  <w:sz w:val="20"/>
                  <w:szCs w:val="20"/>
                </w:rPr>
                <w:delText>organs (miss, bryophytes, green stems).  Green leaves  below the ground  or water surface.</w:delText>
              </w:r>
            </w:del>
          </w:p>
        </w:tc>
        <w:tc>
          <w:tcPr>
            <w:tcW w:w="5216" w:type="dxa"/>
          </w:tcPr>
          <w:p w14:paraId="18C1C4F5" w14:textId="7EC953E0" w:rsidR="009D3801" w:rsidRPr="00EA6B8E" w:rsidDel="009B2A0D" w:rsidRDefault="009D3801" w:rsidP="00D94701">
            <w:pPr>
              <w:spacing w:line="276" w:lineRule="auto"/>
              <w:rPr>
                <w:del w:id="4380" w:author="Fernandes, Richard (he, him, his | il, le, lui)" w:date="2026-06-05T17:46:00Z" w16du:dateUtc="2026-06-05T21:46:00Z"/>
                <w:bCs/>
                <w:sz w:val="20"/>
                <w:szCs w:val="20"/>
              </w:rPr>
            </w:pPr>
            <w:del w:id="4381" w:author="Fernandes, Richard (he, him, his | il, le, lui)" w:date="2026-06-05T17:46:00Z" w16du:dateUtc="2026-06-05T21:46:00Z">
              <w:r w:rsidRPr="00EA6B8E" w:rsidDel="009B2A0D">
                <w:rPr>
                  <w:bCs/>
                  <w:sz w:val="20"/>
                  <w:szCs w:val="20"/>
                </w:rPr>
                <w:delText xml:space="preserve">Plants </w:delText>
              </w:r>
              <w:commentRangeStart w:id="4382"/>
              <w:r w:rsidRPr="00EA6B8E" w:rsidDel="009B2A0D">
                <w:rPr>
                  <w:bCs/>
                  <w:sz w:val="20"/>
                  <w:szCs w:val="20"/>
                </w:rPr>
                <w:delText>below the ground or water surface</w:delText>
              </w:r>
              <w:commentRangeEnd w:id="4382"/>
              <w:r w:rsidR="00AD669C" w:rsidRPr="00EA6B8E" w:rsidDel="009B2A0D">
                <w:rPr>
                  <w:rStyle w:val="CommentReference"/>
                  <w:bCs/>
                  <w:sz w:val="20"/>
                  <w:szCs w:val="20"/>
                </w:rPr>
                <w:commentReference w:id="4382"/>
              </w:r>
              <w:r w:rsidRPr="00EA6B8E" w:rsidDel="009B2A0D">
                <w:rPr>
                  <w:bCs/>
                  <w:sz w:val="20"/>
                  <w:szCs w:val="20"/>
                </w:rPr>
                <w:delText>.</w:delText>
              </w:r>
            </w:del>
          </w:p>
        </w:tc>
      </w:tr>
      <w:tr w:rsidR="009D3801" w:rsidRPr="000604BF" w:rsidDel="009B2A0D" w14:paraId="682BF63A" w14:textId="66D92B63" w:rsidTr="00EA6B8E">
        <w:trPr>
          <w:del w:id="4383" w:author="Fernandes, Richard (he, him, his | il, le, lui)" w:date="2026-06-05T17:46:00Z" w16du:dateUtc="2026-06-05T21:46:00Z"/>
        </w:trPr>
        <w:tc>
          <w:tcPr>
            <w:tcW w:w="1378" w:type="dxa"/>
          </w:tcPr>
          <w:p w14:paraId="0CCDB90A" w14:textId="41A74C29" w:rsidR="009D3801" w:rsidRPr="00EA6B8E" w:rsidDel="009B2A0D" w:rsidRDefault="00C12425" w:rsidP="00D94701">
            <w:pPr>
              <w:spacing w:line="276" w:lineRule="auto"/>
              <w:rPr>
                <w:del w:id="4384" w:author="Fernandes, Richard (he, him, his | il, le, lui)" w:date="2026-06-05T17:46:00Z" w16du:dateUtc="2026-06-05T21:46:00Z"/>
                <w:b/>
                <w:sz w:val="20"/>
                <w:szCs w:val="20"/>
              </w:rPr>
            </w:pPr>
            <w:commentRangeStart w:id="4385"/>
            <w:del w:id="4386" w:author="Fernandes, Richard (he, him, his | il, le, lui)" w:date="2026-06-05T17:46:00Z" w16du:dateUtc="2026-06-05T21:46:00Z">
              <w:r w:rsidRPr="00A530CA" w:rsidDel="009B2A0D">
                <w:rPr>
                  <w:b/>
                  <w:sz w:val="20"/>
                  <w:szCs w:val="20"/>
                </w:rPr>
                <w:delText>Conditions</w:delText>
              </w:r>
            </w:del>
          </w:p>
        </w:tc>
        <w:tc>
          <w:tcPr>
            <w:tcW w:w="2757" w:type="dxa"/>
          </w:tcPr>
          <w:p w14:paraId="4B406530" w14:textId="05DC4AD0" w:rsidR="009D3801" w:rsidRPr="00EA6B8E" w:rsidDel="009B2A0D" w:rsidRDefault="00C12425" w:rsidP="00D94701">
            <w:pPr>
              <w:spacing w:line="276" w:lineRule="auto"/>
              <w:rPr>
                <w:del w:id="4387" w:author="Fernandes, Richard (he, him, his | il, le, lui)" w:date="2026-06-05T17:46:00Z" w16du:dateUtc="2026-06-05T21:46:00Z"/>
                <w:bCs/>
                <w:sz w:val="20"/>
                <w:szCs w:val="20"/>
              </w:rPr>
            </w:pPr>
            <w:del w:id="4388" w:author="Fernandes, Richard (he, him, his | il, le, lui)" w:date="2026-06-05T17:46:00Z" w16du:dateUtc="2026-06-05T21:46:00Z">
              <w:r w:rsidRPr="000814DE" w:rsidDel="009B2A0D">
                <w:rPr>
                  <w:bCs/>
                  <w:sz w:val="20"/>
                  <w:szCs w:val="20"/>
                </w:rPr>
                <w:delText>Definition</w:delText>
              </w:r>
              <w:r w:rsidR="009D3801" w:rsidRPr="00EA6B8E" w:rsidDel="009B2A0D">
                <w:rPr>
                  <w:bCs/>
                  <w:sz w:val="20"/>
                  <w:szCs w:val="20"/>
                </w:rPr>
                <w:delText xml:space="preserve"> of </w:delText>
              </w:r>
              <w:r w:rsidDel="009B2A0D">
                <w:rPr>
                  <w:bCs/>
                  <w:sz w:val="20"/>
                  <w:szCs w:val="20"/>
                </w:rPr>
                <w:delText>“</w:delText>
              </w:r>
              <w:r w:rsidR="009D3801" w:rsidRPr="00EA6B8E" w:rsidDel="009B2A0D">
                <w:rPr>
                  <w:bCs/>
                  <w:sz w:val="20"/>
                  <w:szCs w:val="20"/>
                </w:rPr>
                <w:delText>green</w:delText>
              </w:r>
              <w:r w:rsidDel="009B2A0D">
                <w:rPr>
                  <w:bCs/>
                  <w:sz w:val="20"/>
                  <w:szCs w:val="20"/>
                </w:rPr>
                <w:delText>”</w:delText>
              </w:r>
            </w:del>
          </w:p>
        </w:tc>
        <w:tc>
          <w:tcPr>
            <w:tcW w:w="5216" w:type="dxa"/>
          </w:tcPr>
          <w:p w14:paraId="0076B0E4" w14:textId="2E828CE0" w:rsidR="009D3801" w:rsidRPr="00EA6B8E" w:rsidDel="009B2A0D" w:rsidRDefault="009D3801" w:rsidP="00D94701">
            <w:pPr>
              <w:spacing w:line="276" w:lineRule="auto"/>
              <w:rPr>
                <w:del w:id="4389" w:author="Fernandes, Richard (he, him, his | il, le, lui)" w:date="2026-06-05T17:46:00Z" w16du:dateUtc="2026-06-05T21:46:00Z"/>
                <w:bCs/>
                <w:sz w:val="20"/>
                <w:szCs w:val="20"/>
              </w:rPr>
            </w:pPr>
            <w:del w:id="4390" w:author="Fernandes, Richard (he, him, his | il, le, lui)" w:date="2026-06-05T17:46:00Z" w16du:dateUtc="2026-06-05T21:46:00Z">
              <w:r w:rsidRPr="00EA6B8E" w:rsidDel="009B2A0D">
                <w:rPr>
                  <w:bCs/>
                  <w:sz w:val="20"/>
                  <w:szCs w:val="20"/>
                </w:rPr>
                <w:delText xml:space="preserve">Definition of </w:delText>
              </w:r>
              <w:r w:rsidR="00C12425" w:rsidDel="009B2A0D">
                <w:rPr>
                  <w:bCs/>
                  <w:sz w:val="20"/>
                  <w:szCs w:val="20"/>
                </w:rPr>
                <w:delText>“</w:delText>
              </w:r>
              <w:r w:rsidRPr="00EA6B8E" w:rsidDel="009B2A0D">
                <w:rPr>
                  <w:bCs/>
                  <w:sz w:val="20"/>
                  <w:szCs w:val="20"/>
                </w:rPr>
                <w:delText>green</w:delText>
              </w:r>
              <w:r w:rsidR="00C12425" w:rsidDel="009B2A0D">
                <w:rPr>
                  <w:bCs/>
                  <w:sz w:val="20"/>
                  <w:szCs w:val="20"/>
                </w:rPr>
                <w:delText>” and “effectively”</w:delText>
              </w:r>
            </w:del>
          </w:p>
          <w:p w14:paraId="646CD51F" w14:textId="37A7668D" w:rsidR="009D3801" w:rsidRPr="00EA6B8E" w:rsidDel="009B2A0D" w:rsidRDefault="009D3801" w:rsidP="00D94701">
            <w:pPr>
              <w:spacing w:line="276" w:lineRule="auto"/>
              <w:rPr>
                <w:del w:id="4391" w:author="Fernandes, Richard (he, him, his | il, le, lui)" w:date="2026-06-05T17:46:00Z" w16du:dateUtc="2026-06-05T21:46:00Z"/>
                <w:bCs/>
                <w:sz w:val="20"/>
                <w:szCs w:val="20"/>
              </w:rPr>
            </w:pPr>
            <w:del w:id="4392" w:author="Fernandes, Richard (he, him, his | il, le, lui)" w:date="2026-06-05T17:46:00Z" w16du:dateUtc="2026-06-05T21:46:00Z">
              <w:r w:rsidRPr="00EA6B8E" w:rsidDel="009B2A0D">
                <w:rPr>
                  <w:bCs/>
                  <w:sz w:val="20"/>
                  <w:szCs w:val="20"/>
                </w:rPr>
                <w:delText>Incoming solar radiation field.  Adjectives include:</w:delText>
              </w:r>
            </w:del>
          </w:p>
          <w:p w14:paraId="3E38EC3E" w14:textId="63A8C505" w:rsidR="009D3801" w:rsidRPr="00EA6B8E" w:rsidDel="009B2A0D" w:rsidRDefault="009D3801" w:rsidP="00D94701">
            <w:pPr>
              <w:spacing w:line="276" w:lineRule="auto"/>
              <w:rPr>
                <w:del w:id="4393" w:author="Fernandes, Richard (he, him, his | il, le, lui)" w:date="2026-06-05T17:46:00Z" w16du:dateUtc="2026-06-05T21:46:00Z"/>
                <w:bCs/>
                <w:sz w:val="20"/>
                <w:szCs w:val="20"/>
              </w:rPr>
            </w:pPr>
            <w:del w:id="4394" w:author="Fernandes, Richard (he, him, his | il, le, lui)" w:date="2026-06-05T17:46:00Z" w16du:dateUtc="2026-06-05T21:46:00Z">
              <w:r w:rsidRPr="00EA6B8E" w:rsidDel="009B2A0D">
                <w:rPr>
                  <w:bCs/>
                  <w:sz w:val="20"/>
                  <w:szCs w:val="20"/>
                </w:rPr>
                <w:delText>Direct: direct solar illumination</w:delText>
              </w:r>
            </w:del>
          </w:p>
          <w:p w14:paraId="28CBCDA2" w14:textId="6AECD8FD" w:rsidR="009D3801" w:rsidRPr="00EA6B8E" w:rsidDel="009B2A0D" w:rsidRDefault="009D3801" w:rsidP="00D94701">
            <w:pPr>
              <w:spacing w:line="276" w:lineRule="auto"/>
              <w:rPr>
                <w:del w:id="4395" w:author="Fernandes, Richard (he, him, his | il, le, lui)" w:date="2026-06-05T17:46:00Z" w16du:dateUtc="2026-06-05T21:46:00Z"/>
                <w:bCs/>
                <w:sz w:val="20"/>
                <w:szCs w:val="20"/>
              </w:rPr>
            </w:pPr>
            <w:del w:id="4396" w:author="Fernandes, Richard (he, him, his | il, le, lui)" w:date="2026-06-05T17:46:00Z" w16du:dateUtc="2026-06-05T21:46:00Z">
              <w:r w:rsidRPr="00EA6B8E" w:rsidDel="009B2A0D">
                <w:rPr>
                  <w:bCs/>
                  <w:sz w:val="20"/>
                  <w:szCs w:val="20"/>
                </w:rPr>
                <w:delText>Diffuse:</w:delText>
              </w:r>
              <w:r w:rsidR="00C12425" w:rsidDel="009B2A0D">
                <w:rPr>
                  <w:bCs/>
                  <w:sz w:val="20"/>
                  <w:szCs w:val="20"/>
                </w:rPr>
                <w:delText xml:space="preserve"> </w:delText>
              </w:r>
              <w:r w:rsidRPr="00EA6B8E" w:rsidDel="009B2A0D">
                <w:rPr>
                  <w:bCs/>
                  <w:sz w:val="20"/>
                  <w:szCs w:val="20"/>
                </w:rPr>
                <w:delText xml:space="preserve">isotropic over lower hemisphere downwelling solar radiation </w:delText>
              </w:r>
            </w:del>
          </w:p>
          <w:p w14:paraId="2D9C81CA" w14:textId="15D6A734" w:rsidR="009D3801" w:rsidRPr="00EA6B8E" w:rsidDel="009B2A0D" w:rsidRDefault="009D3801" w:rsidP="00D94701">
            <w:pPr>
              <w:spacing w:line="276" w:lineRule="auto"/>
              <w:rPr>
                <w:del w:id="4397" w:author="Fernandes, Richard (he, him, his | il, le, lui)" w:date="2026-06-05T17:46:00Z" w16du:dateUtc="2026-06-05T21:46:00Z"/>
                <w:bCs/>
                <w:sz w:val="20"/>
                <w:szCs w:val="20"/>
              </w:rPr>
            </w:pPr>
            <w:del w:id="4398" w:author="Fernandes, Richard (he, him, his | il, le, lui)" w:date="2026-06-05T17:46:00Z" w16du:dateUtc="2026-06-05T21:46:00Z">
              <w:r w:rsidRPr="00EA6B8E" w:rsidDel="009B2A0D">
                <w:rPr>
                  <w:bCs/>
                  <w:sz w:val="20"/>
                  <w:szCs w:val="20"/>
                </w:rPr>
                <w:delText xml:space="preserve">Ambient:  ambient downwelling  </w:delText>
              </w:r>
              <w:r w:rsidR="00653E40" w:rsidRPr="000604BF" w:rsidDel="009B2A0D">
                <w:rPr>
                  <w:bCs/>
                  <w:sz w:val="20"/>
                  <w:szCs w:val="20"/>
                </w:rPr>
                <w:delText>solar</w:delText>
              </w:r>
              <w:r w:rsidRPr="00EA6B8E" w:rsidDel="009B2A0D">
                <w:rPr>
                  <w:bCs/>
                  <w:sz w:val="20"/>
                  <w:szCs w:val="20"/>
                </w:rPr>
                <w:delText xml:space="preserve"> radiation </w:delText>
              </w:r>
              <w:r w:rsidR="00653E40" w:rsidRPr="000604BF" w:rsidDel="009B2A0D">
                <w:rPr>
                  <w:bCs/>
                  <w:sz w:val="20"/>
                  <w:szCs w:val="20"/>
                </w:rPr>
                <w:delText>field</w:delText>
              </w:r>
              <w:commentRangeEnd w:id="4385"/>
              <w:r w:rsidR="00653E40" w:rsidRPr="00EA6B8E" w:rsidDel="009B2A0D">
                <w:rPr>
                  <w:rStyle w:val="CommentReference"/>
                  <w:bCs/>
                  <w:sz w:val="20"/>
                  <w:szCs w:val="20"/>
                </w:rPr>
                <w:commentReference w:id="4385"/>
              </w:r>
            </w:del>
          </w:p>
        </w:tc>
      </w:tr>
    </w:tbl>
    <w:p w14:paraId="33DDB668" w14:textId="5A42EFE9" w:rsidR="00A60554" w:rsidDel="009B2A0D" w:rsidRDefault="00A60554" w:rsidP="00A60554">
      <w:pPr>
        <w:pBdr>
          <w:top w:val="nil"/>
          <w:left w:val="nil"/>
          <w:bottom w:val="nil"/>
          <w:right w:val="nil"/>
          <w:between w:val="nil"/>
        </w:pBdr>
        <w:spacing w:after="200" w:line="240" w:lineRule="auto"/>
        <w:rPr>
          <w:del w:id="4399" w:author="Fernandes, Richard (he, him, his | il, le, lui)" w:date="2026-06-05T17:46:00Z" w16du:dateUtc="2026-06-05T21:46:00Z"/>
          <w:i/>
          <w:color w:val="0E2841"/>
          <w:sz w:val="18"/>
          <w:szCs w:val="18"/>
        </w:rPr>
      </w:pPr>
      <w:bookmarkStart w:id="4400" w:name="_heading=h.5hhq6xu4a7mk" w:colFirst="0" w:colLast="0"/>
      <w:bookmarkEnd w:id="4400"/>
      <w:del w:id="4401" w:author="Fernandes, Richard (he, him, his | il, le, lui)" w:date="2026-06-05T17:46:00Z" w16du:dateUtc="2026-06-05T21:46:00Z">
        <w:r w:rsidRPr="00A60554" w:rsidDel="009B2A0D">
          <w:rPr>
            <w:i/>
            <w:color w:val="0E2841"/>
            <w:sz w:val="18"/>
            <w:szCs w:val="18"/>
            <w:vertAlign w:val="superscript"/>
          </w:rPr>
          <w:delText>1</w:delText>
        </w:r>
        <w:r w:rsidDel="009B2A0D">
          <w:rPr>
            <w:i/>
            <w:color w:val="0E2841"/>
            <w:sz w:val="18"/>
            <w:szCs w:val="18"/>
          </w:rPr>
          <w:delText>The System International dimensions of LAI and FAPAR units is “1” and are omitted (Thompson and Taylor, 2008).</w:delText>
        </w:r>
      </w:del>
    </w:p>
    <w:p w14:paraId="385D38BA" w14:textId="54FA9D67" w:rsidR="009D3801" w:rsidDel="009B2A0D" w:rsidRDefault="009D3801" w:rsidP="009D3801">
      <w:pPr>
        <w:spacing w:line="360" w:lineRule="auto"/>
        <w:rPr>
          <w:del w:id="4402" w:author="Fernandes, Richard (he, him, his | il, le, lui)" w:date="2026-06-05T17:46:00Z" w16du:dateUtc="2026-06-05T21:46:00Z"/>
          <w:bCs/>
        </w:rPr>
      </w:pPr>
      <w:bookmarkStart w:id="4403" w:name="_heading=h.wkp8qkde81za" w:colFirst="0" w:colLast="0"/>
      <w:bookmarkEnd w:id="4403"/>
    </w:p>
    <w:p w14:paraId="16596F5B" w14:textId="6CF5ED2D" w:rsidR="00D83171" w:rsidDel="009B2A0D" w:rsidRDefault="00C12425">
      <w:pPr>
        <w:spacing w:line="360" w:lineRule="auto"/>
        <w:rPr>
          <w:del w:id="4404" w:author="Fernandes, Richard (he, him, his | il, le, lui)" w:date="2026-06-05T17:46:00Z" w16du:dateUtc="2026-06-05T21:46:00Z"/>
          <w:bCs/>
        </w:rPr>
      </w:pPr>
      <w:del w:id="4405" w:author="Fernandes, Richard (he, him, his | il, le, lui)" w:date="2026-06-05T17:46:00Z" w16du:dateUtc="2026-06-05T21:46:00Z">
        <w:r w:rsidDel="009B2A0D">
          <w:rPr>
            <w:bCs/>
          </w:rPr>
          <w:delText>GCOS</w:delText>
        </w:r>
        <w:r w:rsidR="00B62D13" w:rsidDel="009B2A0D">
          <w:rPr>
            <w:bCs/>
          </w:rPr>
          <w:delText xml:space="preserve"> LAI and FAPAR </w:delText>
        </w:r>
        <w:r w:rsidDel="009B2A0D">
          <w:rPr>
            <w:bCs/>
          </w:rPr>
          <w:delText>measurands</w:delText>
        </w:r>
        <w:r w:rsidR="00B62D13" w:rsidDel="009B2A0D">
          <w:rPr>
            <w:bCs/>
          </w:rPr>
          <w:delText xml:space="preserve"> are ambiguous</w:delText>
        </w:r>
        <w:r w:rsidDel="009B2A0D">
          <w:rPr>
            <w:bCs/>
          </w:rPr>
          <w:delText xml:space="preserve"> in that they use the condition “green” without definition.</w:delText>
        </w:r>
        <w:r w:rsidR="00B62D13" w:rsidDel="009B2A0D">
          <w:rPr>
            <w:bCs/>
          </w:rPr>
          <w:delText xml:space="preserve">  </w:delText>
        </w:r>
        <w:commentRangeStart w:id="4406"/>
        <w:commentRangeStart w:id="4407"/>
        <w:r w:rsidDel="009B2A0D">
          <w:rPr>
            <w:bCs/>
          </w:rPr>
          <w:delText xml:space="preserve">The proposed </w:delText>
        </w:r>
        <w:r w:rsidR="00741B93" w:rsidDel="009B2A0D">
          <w:rPr>
            <w:bCs/>
          </w:rPr>
          <w:delText xml:space="preserve">CEOS </w:delText>
        </w:r>
        <w:r w:rsidDel="009B2A0D">
          <w:rPr>
            <w:bCs/>
          </w:rPr>
          <w:delText xml:space="preserve">definition of “green” based on the </w:delText>
        </w:r>
        <w:r w:rsidR="00741B93" w:rsidDel="009B2A0D">
          <w:rPr>
            <w:bCs/>
          </w:rPr>
          <w:delText xml:space="preserve"> </w:delText>
        </w:r>
        <w:r w:rsidR="00D94701" w:rsidDel="009B2A0D">
          <w:rPr>
            <w:bCs/>
          </w:rPr>
          <w:delText xml:space="preserve">International Commission of Illumination  </w:delText>
        </w:r>
        <w:r w:rsidR="00D83171" w:rsidDel="009B2A0D">
          <w:rPr>
            <w:bCs/>
          </w:rPr>
          <w:delText>(</w:delText>
        </w:r>
        <w:r w:rsidR="00D83171" w:rsidDel="009B2A0D">
          <w:fldChar w:fldCharType="begin"/>
        </w:r>
        <w:r w:rsidR="00D83171" w:rsidDel="009B2A0D">
          <w:delInstrText>HYPERLINK "https://cie.co.at/"</w:delInstrText>
        </w:r>
        <w:r w:rsidR="00D83171" w:rsidDel="009B2A0D">
          <w:fldChar w:fldCharType="separate"/>
        </w:r>
        <w:r w:rsidR="00D83171" w:rsidRPr="00D83171" w:rsidDel="009B2A0D">
          <w:rPr>
            <w:rStyle w:val="Hyperlink"/>
            <w:bCs/>
          </w:rPr>
          <w:delText xml:space="preserve">CIE | International Commission on Illumination / </w:delText>
        </w:r>
        <w:r w:rsidR="00D83171" w:rsidDel="009B2A0D">
          <w:rPr>
            <w:rStyle w:val="Hyperlink"/>
            <w:bCs/>
          </w:rPr>
          <w:delText xml:space="preserve">CIE, </w:delText>
        </w:r>
        <w:r w:rsidR="00D83171" w:rsidRPr="00D83171" w:rsidDel="009B2A0D">
          <w:rPr>
            <w:rStyle w:val="Hyperlink"/>
            <w:bCs/>
          </w:rPr>
          <w:delText>Comission internationale de l'Eclairage / Internationale Beleuchtungskommission | CIE</w:delText>
        </w:r>
        <w:r w:rsidR="00D83171" w:rsidDel="009B2A0D">
          <w:fldChar w:fldCharType="end"/>
        </w:r>
        <w:r w:rsidR="00D83171" w:rsidDel="009B2A0D">
          <w:rPr>
            <w:bCs/>
          </w:rPr>
          <w:delText>)</w:delText>
        </w:r>
        <w:r w:rsidR="00741B93" w:rsidDel="009B2A0D">
          <w:rPr>
            <w:bCs/>
          </w:rPr>
          <w:delText xml:space="preserve"> </w:delText>
        </w:r>
        <w:r w:rsidDel="009B2A0D">
          <w:rPr>
            <w:bCs/>
          </w:rPr>
          <w:delText>is used in this paper</w:delText>
        </w:r>
        <w:r w:rsidR="00AD669C" w:rsidDel="009B2A0D">
          <w:rPr>
            <w:bCs/>
          </w:rPr>
          <w:delText xml:space="preserve"> (Fernandes et al., 2024a)</w:delText>
        </w:r>
        <w:r w:rsidR="00741B93" w:rsidDel="009B2A0D">
          <w:rPr>
            <w:bCs/>
          </w:rPr>
          <w:delText xml:space="preserve">. </w:delText>
        </w:r>
        <w:r w:rsidR="00D83171" w:rsidDel="009B2A0D">
          <w:rPr>
            <w:bCs/>
          </w:rPr>
          <w:delText xml:space="preserve">The FAPAR </w:delText>
        </w:r>
        <w:r w:rsidR="00D94701" w:rsidDel="009B2A0D">
          <w:rPr>
            <w:bCs/>
          </w:rPr>
          <w:delText>measurand</w:delText>
        </w:r>
        <w:r w:rsidR="00D83171" w:rsidDel="009B2A0D">
          <w:rPr>
            <w:bCs/>
          </w:rPr>
          <w:delText xml:space="preserve"> </w:delText>
        </w:r>
        <w:r w:rsidDel="009B2A0D">
          <w:rPr>
            <w:bCs/>
          </w:rPr>
          <w:delText>is also ambiguous in that it does not define the term ‘‘effectively intercepted”</w:delText>
        </w:r>
        <w:r w:rsidR="00D83171" w:rsidDel="009B2A0D">
          <w:rPr>
            <w:bCs/>
          </w:rPr>
          <w:delText xml:space="preserve">.  </w:delText>
        </w:r>
        <w:r w:rsidDel="009B2A0D">
          <w:rPr>
            <w:bCs/>
          </w:rPr>
          <w:delText>The proposed CEO definition of ‘effective</w:delText>
        </w:r>
        <w:r w:rsidR="00D94701" w:rsidDel="009B2A0D">
          <w:rPr>
            <w:bCs/>
          </w:rPr>
          <w:delText>ly</w:delText>
        </w:r>
        <w:r w:rsidDel="009B2A0D">
          <w:rPr>
            <w:bCs/>
          </w:rPr>
          <w:delText xml:space="preserve"> intercepted’ as </w:delText>
        </w:r>
        <w:r w:rsidR="00D83171" w:rsidDel="009B2A0D">
          <w:rPr>
            <w:bCs/>
          </w:rPr>
          <w:delText xml:space="preserve"> </w:delText>
        </w:r>
        <w:r w:rsidDel="009B2A0D">
          <w:rPr>
            <w:bCs/>
          </w:rPr>
          <w:delText>“</w:delText>
        </w:r>
        <w:r w:rsidR="00D83171" w:rsidDel="009B2A0D">
          <w:rPr>
            <w:bCs/>
          </w:rPr>
          <w:delText xml:space="preserve">intercepted by </w:delText>
        </w:r>
        <w:r w:rsidR="00D94701" w:rsidDel="009B2A0D">
          <w:rPr>
            <w:bCs/>
          </w:rPr>
          <w:delText xml:space="preserve">plant </w:delText>
        </w:r>
        <w:r w:rsidR="00D83171" w:rsidDel="009B2A0D">
          <w:rPr>
            <w:bCs/>
          </w:rPr>
          <w:delText>organs capable of photosynthesis”</w:delText>
        </w:r>
        <w:r w:rsidR="00AD669C" w:rsidDel="009B2A0D">
          <w:rPr>
            <w:bCs/>
          </w:rPr>
          <w:delText xml:space="preserve"> (Fernandes et al., 2024b)</w:delText>
        </w:r>
        <w:r w:rsidDel="009B2A0D">
          <w:rPr>
            <w:bCs/>
          </w:rPr>
          <w:delText>.</w:delText>
        </w:r>
        <w:commentRangeEnd w:id="4406"/>
        <w:r w:rsidDel="009B2A0D">
          <w:rPr>
            <w:rStyle w:val="CommentReference"/>
            <w:bCs/>
            <w:sz w:val="40"/>
            <w:szCs w:val="40"/>
          </w:rPr>
          <w:commentReference w:id="4406"/>
        </w:r>
        <w:commentRangeEnd w:id="4407"/>
        <w:r w:rsidR="00785DB2" w:rsidDel="009B2A0D">
          <w:rPr>
            <w:rStyle w:val="CommentReference"/>
            <w:bCs/>
            <w:sz w:val="40"/>
            <w:szCs w:val="40"/>
          </w:rPr>
          <w:commentReference w:id="4407"/>
        </w:r>
      </w:del>
    </w:p>
    <w:p w14:paraId="10381739" w14:textId="3198C75E" w:rsidR="00D83171" w:rsidDel="009B2A0D" w:rsidRDefault="00D83171">
      <w:pPr>
        <w:spacing w:line="360" w:lineRule="auto"/>
        <w:rPr>
          <w:del w:id="4408" w:author="Fernandes, Richard (he, him, his | il, le, lui)" w:date="2026-06-05T17:46:00Z" w16du:dateUtc="2026-06-05T21:46:00Z"/>
          <w:bCs/>
        </w:rPr>
      </w:pPr>
    </w:p>
    <w:p w14:paraId="76B3ECF1" w14:textId="788C9C4F" w:rsidR="00FA691E" w:rsidDel="009B2A0D" w:rsidRDefault="00C12425" w:rsidP="001A4050">
      <w:pPr>
        <w:pStyle w:val="Heading4"/>
        <w:numPr>
          <w:ilvl w:val="3"/>
          <w:numId w:val="5"/>
        </w:numPr>
        <w:rPr>
          <w:del w:id="4409" w:author="Fernandes, Richard (he, him, his | il, le, lui)" w:date="2026-06-05T17:46:00Z" w16du:dateUtc="2026-06-05T21:46:00Z"/>
          <w:bCs/>
        </w:rPr>
      </w:pPr>
      <w:del w:id="4410" w:author="Fernandes, Richard (he, him, his | il, le, lui)" w:date="2026-06-05T17:46:00Z" w16du:dateUtc="2026-06-05T21:46:00Z">
        <w:r w:rsidDel="009B2A0D">
          <w:rPr>
            <w:bCs/>
          </w:rPr>
          <w:delText>Tolerance</w:delText>
        </w:r>
        <w:r w:rsidR="00D83171" w:rsidDel="009B2A0D">
          <w:rPr>
            <w:bCs/>
          </w:rPr>
          <w:delText xml:space="preserve"> L</w:delText>
        </w:r>
        <w:r w:rsidR="00D94701" w:rsidDel="009B2A0D">
          <w:rPr>
            <w:bCs/>
          </w:rPr>
          <w:delText>imits</w:delText>
        </w:r>
      </w:del>
    </w:p>
    <w:p w14:paraId="7F85E545" w14:textId="4555721E" w:rsidR="00FA691E" w:rsidDel="009B2A0D" w:rsidRDefault="00FA691E">
      <w:pPr>
        <w:spacing w:line="360" w:lineRule="auto"/>
        <w:rPr>
          <w:del w:id="4411" w:author="Fernandes, Richard (he, him, his | il, le, lui)" w:date="2026-06-05T17:46:00Z" w16du:dateUtc="2026-06-05T21:46:00Z"/>
          <w:bCs/>
        </w:rPr>
      </w:pPr>
    </w:p>
    <w:p w14:paraId="3912940B" w14:textId="35271FBA" w:rsidR="00973D88" w:rsidDel="009B2A0D" w:rsidRDefault="00D94701" w:rsidP="00973D88">
      <w:pPr>
        <w:spacing w:line="360" w:lineRule="auto"/>
        <w:rPr>
          <w:del w:id="4412" w:author="Fernandes, Richard (he, him, his | il, le, lui)" w:date="2026-06-05T17:46:00Z" w16du:dateUtc="2026-06-05T21:46:00Z"/>
          <w:bCs/>
        </w:rPr>
      </w:pPr>
      <w:del w:id="4413" w:author="Fernandes, Richard (he, him, his | il, le, lui)" w:date="2026-06-05T17:46:00Z" w16du:dateUtc="2026-06-05T21:46:00Z">
        <w:r w:rsidRPr="00D94701" w:rsidDel="009B2A0D">
          <w:rPr>
            <w:b/>
          </w:rPr>
          <w:delText>Tolerance l</w:delText>
        </w:r>
        <w:r w:rsidDel="009B2A0D">
          <w:rPr>
            <w:b/>
          </w:rPr>
          <w:delText xml:space="preserve">imits,  </w:delText>
        </w:r>
        <w:r w:rsidRPr="00D94701" w:rsidDel="009B2A0D">
          <w:rPr>
            <w:bCs/>
          </w:rPr>
          <w:delText xml:space="preserve">are </w:delText>
        </w:r>
        <w:commentRangeStart w:id="4414"/>
        <w:r w:rsidRPr="00D94701" w:rsidDel="009B2A0D">
          <w:rPr>
            <w:bCs/>
          </w:rPr>
          <w:delText xml:space="preserve">limiting values for requirements for a </w:delText>
        </w:r>
        <w:r w:rsidR="00C12425" w:rsidRPr="00D94701" w:rsidDel="009B2A0D">
          <w:rPr>
            <w:bCs/>
          </w:rPr>
          <w:delText>measurand</w:delText>
        </w:r>
        <w:r w:rsidR="00973D88" w:rsidRPr="00D94701" w:rsidDel="009B2A0D">
          <w:rPr>
            <w:bCs/>
          </w:rPr>
          <w:delText xml:space="preserve"> </w:delText>
        </w:r>
        <w:commentRangeEnd w:id="4414"/>
        <w:r w:rsidR="00653E40" w:rsidRPr="00D94701" w:rsidDel="009B2A0D">
          <w:rPr>
            <w:rStyle w:val="CommentReference"/>
            <w:bCs/>
            <w:sz w:val="40"/>
            <w:szCs w:val="40"/>
          </w:rPr>
          <w:commentReference w:id="4414"/>
        </w:r>
        <w:r w:rsidR="00973D88" w:rsidRPr="00D94701" w:rsidDel="009B2A0D">
          <w:rPr>
            <w:bCs/>
          </w:rPr>
          <w:delText>to test compliance of products with user requirements.</w:delText>
        </w:r>
        <w:r w:rsidR="00973D88" w:rsidDel="009B2A0D">
          <w:rPr>
            <w:bCs/>
          </w:rPr>
          <w:delText xml:space="preserve"> </w:delText>
        </w:r>
      </w:del>
    </w:p>
    <w:p w14:paraId="621ACC0A" w14:textId="38F8E316" w:rsidR="00973D88" w:rsidDel="009B2A0D" w:rsidRDefault="00973D88">
      <w:pPr>
        <w:spacing w:line="360" w:lineRule="auto"/>
        <w:rPr>
          <w:del w:id="4415" w:author="Fernandes, Richard (he, him, his | il, le, lui)" w:date="2026-06-05T17:46:00Z" w16du:dateUtc="2026-06-05T21:46:00Z"/>
          <w:bCs/>
        </w:rPr>
      </w:pPr>
    </w:p>
    <w:p w14:paraId="28D47304" w14:textId="150280EC" w:rsidR="00973D88" w:rsidDel="009B2A0D" w:rsidRDefault="00973D88">
      <w:pPr>
        <w:spacing w:line="360" w:lineRule="auto"/>
        <w:rPr>
          <w:del w:id="4416" w:author="Fernandes, Richard (he, him, his | il, le, lui)" w:date="2026-06-05T17:46:00Z" w16du:dateUtc="2026-06-05T21:46:00Z"/>
          <w:bCs/>
        </w:rPr>
      </w:pPr>
      <w:del w:id="4417" w:author="Fernandes, Richard (he, him, his | il, le, lui)" w:date="2026-06-05T17:46:00Z" w16du:dateUtc="2026-06-05T21:46:00Z">
        <w:r w:rsidDel="009B2A0D">
          <w:rPr>
            <w:bCs/>
          </w:rPr>
          <w:delText xml:space="preserve">GCOS specifies three </w:delText>
        </w:r>
        <w:r w:rsidR="005433A3" w:rsidDel="009B2A0D">
          <w:rPr>
            <w:bCs/>
          </w:rPr>
          <w:delText xml:space="preserve">types of </w:delText>
        </w:r>
        <w:r w:rsidDel="009B2A0D">
          <w:rPr>
            <w:bCs/>
          </w:rPr>
          <w:delText>tolerance l</w:delText>
        </w:r>
        <w:r w:rsidR="00D94701" w:rsidDel="009B2A0D">
          <w:rPr>
            <w:bCs/>
          </w:rPr>
          <w:delText>imits</w:delText>
        </w:r>
        <w:r w:rsidDel="009B2A0D">
          <w:rPr>
            <w:bCs/>
          </w:rPr>
          <w:delText xml:space="preserve"> for user requirements:</w:delText>
        </w:r>
        <w:r w:rsidRPr="00A60554" w:rsidDel="009B2A0D">
          <w:rPr>
            <w:b/>
          </w:rPr>
          <w:delText xml:space="preserve"> </w:delText>
        </w:r>
        <w:commentRangeStart w:id="4418"/>
        <w:r w:rsidR="00C12425" w:rsidRPr="00A60554" w:rsidDel="009B2A0D">
          <w:rPr>
            <w:b/>
          </w:rPr>
          <w:delText>t</w:delText>
        </w:r>
        <w:r w:rsidRPr="00A60554" w:rsidDel="009B2A0D">
          <w:rPr>
            <w:b/>
          </w:rPr>
          <w:delText>hreshold</w:delText>
        </w:r>
        <w:r w:rsidDel="009B2A0D">
          <w:rPr>
            <w:bCs/>
          </w:rPr>
          <w:delText>,</w:delText>
        </w:r>
        <w:r w:rsidR="00C12425" w:rsidDel="009B2A0D">
          <w:rPr>
            <w:bCs/>
          </w:rPr>
          <w:delText xml:space="preserve"> </w:delText>
        </w:r>
        <w:r w:rsidR="00C12425" w:rsidRPr="00A60554" w:rsidDel="009B2A0D">
          <w:delText>the minimum requirement that must be met</w:delText>
        </w:r>
        <w:r w:rsidRPr="00A60554" w:rsidDel="009B2A0D">
          <w:delText xml:space="preserve"> </w:delText>
        </w:r>
        <w:r w:rsidR="00C12425" w:rsidDel="009B2A0D">
          <w:rPr>
            <w:bCs/>
          </w:rPr>
          <w:delText xml:space="preserve">, </w:delText>
        </w:r>
        <w:r w:rsidR="00C12425" w:rsidRPr="00A60554" w:rsidDel="009B2A0D">
          <w:rPr>
            <w:b/>
          </w:rPr>
          <w:delText>breakthrough</w:delText>
        </w:r>
        <w:r w:rsidR="00C12425" w:rsidDel="009B2A0D">
          <w:rPr>
            <w:bCs/>
          </w:rPr>
          <w:delText xml:space="preserve">, </w:delText>
        </w:r>
        <w:r w:rsidR="00C12425" w:rsidRPr="00C12425" w:rsidDel="009B2A0D">
          <w:rPr>
            <w:bCs/>
          </w:rPr>
          <w:delText xml:space="preserve">an intermediate level indicating a significant improvement in </w:delText>
        </w:r>
        <w:r w:rsidR="00C12425" w:rsidDel="009B2A0D">
          <w:rPr>
            <w:bCs/>
          </w:rPr>
          <w:delText xml:space="preserve">applicability, </w:delText>
        </w:r>
        <w:r w:rsidDel="009B2A0D">
          <w:rPr>
            <w:bCs/>
          </w:rPr>
          <w:delText xml:space="preserve"> and </w:delText>
        </w:r>
        <w:r w:rsidRPr="00A60554" w:rsidDel="009B2A0D">
          <w:rPr>
            <w:b/>
          </w:rPr>
          <w:delText>goal</w:delText>
        </w:r>
        <w:r w:rsidDel="009B2A0D">
          <w:rPr>
            <w:bCs/>
          </w:rPr>
          <w:delText xml:space="preserve"> </w:delText>
        </w:r>
        <w:r w:rsidR="00A60554" w:rsidDel="009B2A0D">
          <w:rPr>
            <w:bCs/>
          </w:rPr>
          <w:delText>, the ideal requirement</w:delText>
        </w:r>
        <w:commentRangeEnd w:id="4418"/>
        <w:r w:rsidR="00785DB2" w:rsidDel="009B2A0D">
          <w:rPr>
            <w:rStyle w:val="CommentReference"/>
            <w:bCs/>
            <w:sz w:val="40"/>
            <w:szCs w:val="40"/>
          </w:rPr>
          <w:commentReference w:id="4418"/>
        </w:r>
        <w:r w:rsidDel="009B2A0D">
          <w:rPr>
            <w:bCs/>
          </w:rPr>
          <w:delText xml:space="preserve">.  </w:delText>
        </w:r>
        <w:r w:rsidR="00A60554" w:rsidDel="009B2A0D">
          <w:rPr>
            <w:bCs/>
          </w:rPr>
          <w:delText>The</w:delText>
        </w:r>
        <w:r w:rsidDel="009B2A0D">
          <w:rPr>
            <w:bCs/>
          </w:rPr>
          <w:delText xml:space="preserve"> least restrictive level is assumed in cases where a level is not specified.</w:delText>
        </w:r>
      </w:del>
    </w:p>
    <w:p w14:paraId="2A273D0F" w14:textId="1C189688" w:rsidR="00FA691E" w:rsidDel="009B2A0D" w:rsidRDefault="00FA691E">
      <w:pPr>
        <w:spacing w:line="360" w:lineRule="auto"/>
        <w:rPr>
          <w:del w:id="4419" w:author="Fernandes, Richard (he, him, his | il, le, lui)" w:date="2026-06-05T17:46:00Z" w16du:dateUtc="2026-06-05T21:46:00Z"/>
          <w:bCs/>
        </w:rPr>
      </w:pPr>
    </w:p>
    <w:p w14:paraId="53235D5F" w14:textId="57D3CCF1" w:rsidR="00A60554" w:rsidDel="009B2A0D" w:rsidRDefault="00973D88">
      <w:pPr>
        <w:spacing w:line="360" w:lineRule="auto"/>
        <w:rPr>
          <w:del w:id="4420" w:author="Fernandes, Richard (he, him, his | il, le, lui)" w:date="2026-06-05T17:46:00Z" w16du:dateUtc="2026-06-05T21:46:00Z"/>
          <w:bCs/>
        </w:rPr>
      </w:pPr>
      <w:del w:id="4421" w:author="Fernandes, Richard (he, him, his | il, le, lui)" w:date="2026-06-05T17:46:00Z" w16du:dateUtc="2026-06-05T21:46:00Z">
        <w:r w:rsidDel="009B2A0D">
          <w:rPr>
            <w:bCs/>
          </w:rPr>
          <w:delText xml:space="preserve">GCOS </w:delText>
        </w:r>
        <w:r w:rsidR="005433A3" w:rsidDel="009B2A0D">
          <w:rPr>
            <w:bCs/>
          </w:rPr>
          <w:delText xml:space="preserve">tolerance limits are provided for </w:delText>
        </w:r>
        <w:r w:rsidR="00D94701" w:rsidDel="009B2A0D">
          <w:rPr>
            <w:bCs/>
          </w:rPr>
          <w:delText xml:space="preserve"> (</w:delText>
        </w:r>
        <w:r w:rsidR="005433A3" w:rsidDel="009B2A0D">
          <w:rPr>
            <w:bCs/>
          </w:rPr>
          <w:fldChar w:fldCharType="begin"/>
        </w:r>
        <w:r w:rsidR="005433A3" w:rsidDel="009B2A0D">
          <w:rPr>
            <w:bCs/>
          </w:rPr>
          <w:delInstrText xml:space="preserve"> REF _Ref213336348 \h </w:delInstrText>
        </w:r>
        <w:r w:rsidR="005433A3" w:rsidDel="009B2A0D">
          <w:rPr>
            <w:bCs/>
          </w:rPr>
        </w:r>
        <w:r w:rsidR="005433A3" w:rsidDel="009B2A0D">
          <w:rPr>
            <w:bCs/>
          </w:rPr>
          <w:fldChar w:fldCharType="separate"/>
        </w:r>
        <w:r w:rsidR="005433A3" w:rsidDel="009B2A0D">
          <w:delText xml:space="preserve">Table </w:delText>
        </w:r>
        <w:r w:rsidR="005433A3" w:rsidDel="009B2A0D">
          <w:rPr>
            <w:noProof/>
          </w:rPr>
          <w:delText>2</w:delText>
        </w:r>
        <w:r w:rsidR="005433A3" w:rsidDel="009B2A0D">
          <w:rPr>
            <w:bCs/>
          </w:rPr>
          <w:fldChar w:fldCharType="end"/>
        </w:r>
        <w:r w:rsidR="005433A3" w:rsidDel="009B2A0D">
          <w:rPr>
            <w:bCs/>
          </w:rPr>
          <w:delText xml:space="preserve">, </w:delText>
        </w:r>
        <w:r w:rsidR="000B654B" w:rsidDel="009B2A0D">
          <w:rPr>
            <w:bCs/>
          </w:rPr>
          <w:delText>WMO</w:delText>
        </w:r>
        <w:r w:rsidR="003118C7" w:rsidDel="009B2A0D">
          <w:rPr>
            <w:bCs/>
          </w:rPr>
          <w:delText>, 2025)</w:delText>
        </w:r>
        <w:r w:rsidR="00D94701" w:rsidDel="009B2A0D">
          <w:rPr>
            <w:bCs/>
          </w:rPr>
          <w:delText>:</w:delText>
        </w:r>
        <w:r w:rsidR="003118C7" w:rsidDel="009B2A0D">
          <w:rPr>
            <w:bCs/>
          </w:rPr>
          <w:delText xml:space="preserve"> </w:delText>
        </w:r>
      </w:del>
    </w:p>
    <w:p w14:paraId="40516F42" w14:textId="119910EE" w:rsidR="003118C7" w:rsidRPr="003118C7" w:rsidDel="009B2A0D" w:rsidRDefault="003118C7" w:rsidP="003118C7">
      <w:pPr>
        <w:spacing w:line="360" w:lineRule="auto"/>
        <w:rPr>
          <w:del w:id="4422" w:author="Fernandes, Richard (he, him, his | il, le, lui)" w:date="2026-06-05T17:46:00Z" w16du:dateUtc="2026-06-05T21:46:00Z"/>
          <w:bCs/>
        </w:rPr>
      </w:pPr>
      <w:commentRangeStart w:id="4423"/>
      <w:del w:id="4424" w:author="Fernandes, Richard (he, him, his | il, le, lui)" w:date="2026-06-05T17:46:00Z" w16du:dateUtc="2026-06-05T21:46:00Z">
        <w:r w:rsidDel="009B2A0D">
          <w:rPr>
            <w:bCs/>
          </w:rPr>
          <w:delText>“</w:delText>
        </w:r>
        <w:r w:rsidRPr="003118C7" w:rsidDel="009B2A0D">
          <w:rPr>
            <w:bCs/>
          </w:rPr>
          <w:delText xml:space="preserve">1. </w:delText>
        </w:r>
        <w:r w:rsidRPr="00AD669C" w:rsidDel="009B2A0D">
          <w:rPr>
            <w:b/>
          </w:rPr>
          <w:delText>Spatial Resolution</w:delText>
        </w:r>
        <w:r w:rsidRPr="003118C7" w:rsidDel="009B2A0D">
          <w:rPr>
            <w:bCs/>
          </w:rPr>
          <w:delText xml:space="preserve"> - horizontal and vertical (if needed). </w:delText>
        </w:r>
      </w:del>
    </w:p>
    <w:p w14:paraId="0F25FE76" w14:textId="4EF179C0" w:rsidR="003118C7" w:rsidRPr="003118C7" w:rsidDel="009B2A0D" w:rsidRDefault="003118C7" w:rsidP="003118C7">
      <w:pPr>
        <w:spacing w:line="360" w:lineRule="auto"/>
        <w:rPr>
          <w:del w:id="4425" w:author="Fernandes, Richard (he, him, his | il, le, lui)" w:date="2026-06-05T17:46:00Z" w16du:dateUtc="2026-06-05T21:46:00Z"/>
          <w:bCs/>
        </w:rPr>
      </w:pPr>
      <w:del w:id="4426" w:author="Fernandes, Richard (he, him, his | il, le, lui)" w:date="2026-06-05T17:46:00Z" w16du:dateUtc="2026-06-05T21:46:00Z">
        <w:r w:rsidRPr="003118C7" w:rsidDel="009B2A0D">
          <w:rPr>
            <w:bCs/>
          </w:rPr>
          <w:delText xml:space="preserve">2. </w:delText>
        </w:r>
        <w:r w:rsidRPr="00A60554" w:rsidDel="009B2A0D">
          <w:rPr>
            <w:b/>
          </w:rPr>
          <w:delText>Temporal resolution</w:delText>
        </w:r>
        <w:r w:rsidRPr="003118C7" w:rsidDel="009B2A0D">
          <w:rPr>
            <w:bCs/>
          </w:rPr>
          <w:delText xml:space="preserve"> (or frequency) – the frequency of observations e.g. hourly, daily or annual. </w:delText>
        </w:r>
      </w:del>
    </w:p>
    <w:p w14:paraId="3F9FB348" w14:textId="188DC593" w:rsidR="003118C7" w:rsidRPr="003118C7" w:rsidDel="009B2A0D" w:rsidRDefault="003118C7" w:rsidP="003118C7">
      <w:pPr>
        <w:spacing w:line="360" w:lineRule="auto"/>
        <w:rPr>
          <w:del w:id="4427" w:author="Fernandes, Richard (he, him, his | il, le, lui)" w:date="2026-06-05T17:46:00Z" w16du:dateUtc="2026-06-05T21:46:00Z"/>
          <w:bCs/>
        </w:rPr>
      </w:pPr>
      <w:del w:id="4428" w:author="Fernandes, Richard (he, him, his | il, le, lui)" w:date="2026-06-05T17:46:00Z" w16du:dateUtc="2026-06-05T21:46:00Z">
        <w:r w:rsidRPr="003118C7" w:rsidDel="009B2A0D">
          <w:rPr>
            <w:bCs/>
          </w:rPr>
          <w:delText xml:space="preserve">3. </w:delText>
        </w:r>
        <w:r w:rsidRPr="00AD669C" w:rsidDel="009B2A0D">
          <w:rPr>
            <w:b/>
          </w:rPr>
          <w:delText xml:space="preserve">Measurement </w:delText>
        </w:r>
        <w:r w:rsidRPr="00A60554" w:rsidDel="009B2A0D">
          <w:rPr>
            <w:b/>
          </w:rPr>
          <w:delText>Uncertainty</w:delText>
        </w:r>
        <w:r w:rsidR="00AD669C" w:rsidDel="009B2A0D">
          <w:rPr>
            <w:b/>
          </w:rPr>
          <w:delText xml:space="preserve"> (uncertainty)</w:delText>
        </w:r>
        <w:r w:rsidRPr="003118C7" w:rsidDel="009B2A0D">
          <w:rPr>
            <w:bCs/>
          </w:rPr>
          <w:delText xml:space="preserve"> – the parameter, associated with the result of a measurement, that characterizes the dispersion of the values that could reasonably be attributed to the measurand (GUM)1. It includes all contributions to the uncertainty, expressed in units of 2 standard deviations, unless stated otherwise. </w:delText>
        </w:r>
      </w:del>
    </w:p>
    <w:p w14:paraId="6CADB6C2" w14:textId="11DD6375" w:rsidR="003118C7" w:rsidRPr="003118C7" w:rsidDel="009B2A0D" w:rsidRDefault="003118C7" w:rsidP="003118C7">
      <w:pPr>
        <w:spacing w:line="360" w:lineRule="auto"/>
        <w:rPr>
          <w:del w:id="4429" w:author="Fernandes, Richard (he, him, his | il, le, lui)" w:date="2026-06-05T17:46:00Z" w16du:dateUtc="2026-06-05T21:46:00Z"/>
          <w:bCs/>
        </w:rPr>
      </w:pPr>
      <w:del w:id="4430" w:author="Fernandes, Richard (he, him, his | il, le, lui)" w:date="2026-06-05T17:46:00Z" w16du:dateUtc="2026-06-05T21:46:00Z">
        <w:r w:rsidRPr="003118C7" w:rsidDel="009B2A0D">
          <w:rPr>
            <w:bCs/>
          </w:rPr>
          <w:delText xml:space="preserve">4. </w:delText>
        </w:r>
        <w:r w:rsidRPr="00A60554" w:rsidDel="009B2A0D">
          <w:rPr>
            <w:b/>
          </w:rPr>
          <w:delText xml:space="preserve">Stability </w:delText>
        </w:r>
        <w:r w:rsidRPr="003118C7" w:rsidDel="009B2A0D">
          <w:rPr>
            <w:bCs/>
          </w:rPr>
          <w:delText xml:space="preserve">– The change in bias over time. Stability is quoted per decade. </w:delText>
        </w:r>
      </w:del>
    </w:p>
    <w:p w14:paraId="13D6E183" w14:textId="7CF6147A" w:rsidR="00DE2F91" w:rsidRPr="003118C7" w:rsidDel="009B2A0D" w:rsidRDefault="003118C7" w:rsidP="003118C7">
      <w:pPr>
        <w:spacing w:line="360" w:lineRule="auto"/>
        <w:rPr>
          <w:del w:id="4431" w:author="Fernandes, Richard (he, him, his | il, le, lui)" w:date="2026-06-05T17:46:00Z" w16du:dateUtc="2026-06-05T21:46:00Z"/>
          <w:bCs/>
        </w:rPr>
      </w:pPr>
      <w:del w:id="4432" w:author="Fernandes, Richard (he, him, his | il, le, lui)" w:date="2026-06-05T17:46:00Z" w16du:dateUtc="2026-06-05T21:46:00Z">
        <w:r w:rsidRPr="003118C7" w:rsidDel="009B2A0D">
          <w:rPr>
            <w:bCs/>
          </w:rPr>
          <w:delText xml:space="preserve">5. </w:delText>
        </w:r>
        <w:r w:rsidRPr="00A60554" w:rsidDel="009B2A0D">
          <w:rPr>
            <w:b/>
          </w:rPr>
          <w:delText>Timeliness</w:delText>
        </w:r>
        <w:r w:rsidRPr="003118C7" w:rsidDel="009B2A0D">
          <w:rPr>
            <w:bCs/>
          </w:rPr>
          <w:delText xml:space="preserve"> - The time expectation for accessibility and availability of data.</w:delText>
        </w:r>
        <w:r w:rsidDel="009B2A0D">
          <w:rPr>
            <w:bCs/>
          </w:rPr>
          <w:delText>”</w:delText>
        </w:r>
        <w:commentRangeEnd w:id="4423"/>
        <w:r w:rsidR="00A60554" w:rsidRPr="003118C7" w:rsidDel="009B2A0D">
          <w:rPr>
            <w:rStyle w:val="CommentReference"/>
            <w:bCs/>
            <w:sz w:val="40"/>
            <w:szCs w:val="40"/>
          </w:rPr>
          <w:commentReference w:id="4423"/>
        </w:r>
      </w:del>
    </w:p>
    <w:p w14:paraId="53646633" w14:textId="129DEAC8" w:rsidR="00A60554" w:rsidDel="009B2A0D" w:rsidRDefault="00A60554" w:rsidP="00A60554">
      <w:pPr>
        <w:pStyle w:val="Caption"/>
        <w:keepNext/>
        <w:rPr>
          <w:del w:id="4433" w:author="Fernandes, Richard (he, him, his | il, le, lui)" w:date="2026-06-05T17:46:00Z" w16du:dateUtc="2026-06-05T21:46:00Z"/>
        </w:rPr>
      </w:pPr>
      <w:bookmarkStart w:id="4434" w:name="_Ref213336348"/>
      <w:del w:id="4435" w:author="Fernandes, Richard (he, him, his | il, le, lui)" w:date="2026-06-05T17:46:00Z" w16du:dateUtc="2026-06-05T21:46:00Z">
        <w:r w:rsidDel="009B2A0D">
          <w:delText xml:space="preserve">Table </w:delText>
        </w:r>
        <w:r w:rsidR="005A70C4" w:rsidDel="009B2A0D">
          <w:fldChar w:fldCharType="begin"/>
        </w:r>
        <w:r w:rsidR="005A70C4" w:rsidDel="009B2A0D">
          <w:delInstrText xml:space="preserve"> SEQ Table \* ARABIC </w:delInstrText>
        </w:r>
        <w:r w:rsidR="005A70C4" w:rsidDel="009B2A0D">
          <w:fldChar w:fldCharType="separate"/>
        </w:r>
      </w:del>
      <w:del w:id="4436" w:author="Fernandes, Richard (he, him, his | il, le, lui)" w:date="2026-05-11T11:37:00Z" w16du:dateUtc="2026-05-11T15:37:00Z">
        <w:r w:rsidR="00DF4D37" w:rsidDel="00CF12E0">
          <w:rPr>
            <w:noProof/>
          </w:rPr>
          <w:delText>2</w:delText>
        </w:r>
      </w:del>
      <w:del w:id="4437" w:author="Fernandes, Richard (he, him, his | il, le, lui)" w:date="2026-06-05T17:46:00Z" w16du:dateUtc="2026-06-05T21:46:00Z">
        <w:r w:rsidR="005A70C4" w:rsidDel="009B2A0D">
          <w:rPr>
            <w:noProof/>
          </w:rPr>
          <w:fldChar w:fldCharType="end"/>
        </w:r>
        <w:bookmarkEnd w:id="4434"/>
        <w:r w:rsidDel="009B2A0D">
          <w:delText xml:space="preserve">.  </w:delText>
        </w:r>
        <w:commentRangeStart w:id="4438"/>
        <w:r w:rsidDel="009B2A0D">
          <w:rPr>
            <w:color w:val="0E2841"/>
          </w:rPr>
          <w:delText>GCOS threshold, breakthrough, and goal user requirements for LAI/FAPAR products</w:delText>
        </w:r>
        <w:commentRangeEnd w:id="4438"/>
        <w:r w:rsidR="00653E40" w:rsidDel="009B2A0D">
          <w:rPr>
            <w:rStyle w:val="CommentReference"/>
            <w:color w:val="0E2841"/>
            <w:sz w:val="40"/>
            <w:szCs w:val="40"/>
          </w:rPr>
          <w:commentReference w:id="4438"/>
        </w:r>
        <w:r w:rsidDel="009B2A0D">
          <w:rPr>
            <w:color w:val="0E2841"/>
          </w:rPr>
          <w:delText xml:space="preserve">.  </w:delText>
        </w:r>
      </w:del>
    </w:p>
    <w:tbl>
      <w:tblPr>
        <w:tblStyle w:val="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8"/>
        <w:gridCol w:w="1036"/>
        <w:gridCol w:w="1099"/>
        <w:gridCol w:w="1394"/>
        <w:gridCol w:w="804"/>
        <w:gridCol w:w="1099"/>
        <w:gridCol w:w="1499"/>
        <w:gridCol w:w="991"/>
      </w:tblGrid>
      <w:tr w:rsidR="00C12425" w:rsidDel="009B2A0D" w14:paraId="54F6259D" w14:textId="3E4F3A1A" w:rsidTr="00C73EB6">
        <w:trPr>
          <w:del w:id="4439" w:author="Fernandes, Richard (he, him, his | il, le, lui)" w:date="2026-06-05T17:46:00Z" w16du:dateUtc="2026-06-05T21:46:00Z"/>
        </w:trPr>
        <w:tc>
          <w:tcPr>
            <w:tcW w:w="1428" w:type="dxa"/>
            <w:vMerge w:val="restart"/>
          </w:tcPr>
          <w:p w14:paraId="5C80891E" w14:textId="193DBB80" w:rsidR="00C12425" w:rsidDel="009B2A0D" w:rsidRDefault="00C12425" w:rsidP="00C73EB6">
            <w:pPr>
              <w:rPr>
                <w:del w:id="4440" w:author="Fernandes, Richard (he, him, his | il, le, lui)" w:date="2026-06-05T17:46:00Z" w16du:dateUtc="2026-06-05T21:46:00Z"/>
                <w:b/>
                <w:sz w:val="20"/>
                <w:szCs w:val="20"/>
              </w:rPr>
            </w:pPr>
            <w:del w:id="4441" w:author="Fernandes, Richard (he, him, his | il, le, lui)" w:date="2026-06-05T17:46:00Z" w16du:dateUtc="2026-06-05T21:46:00Z">
              <w:r w:rsidDel="009B2A0D">
                <w:rPr>
                  <w:b/>
                  <w:sz w:val="20"/>
                  <w:szCs w:val="20"/>
                </w:rPr>
                <w:delText>Requirement</w:delText>
              </w:r>
            </w:del>
          </w:p>
        </w:tc>
        <w:tc>
          <w:tcPr>
            <w:tcW w:w="1036" w:type="dxa"/>
            <w:vMerge w:val="restart"/>
          </w:tcPr>
          <w:p w14:paraId="4A193587" w14:textId="1C04295D" w:rsidR="00C12425" w:rsidDel="009B2A0D" w:rsidRDefault="00C12425" w:rsidP="00C73EB6">
            <w:pPr>
              <w:rPr>
                <w:del w:id="4442" w:author="Fernandes, Richard (he, him, his | il, le, lui)" w:date="2026-06-05T17:46:00Z" w16du:dateUtc="2026-06-05T21:46:00Z"/>
                <w:b/>
                <w:sz w:val="20"/>
                <w:szCs w:val="20"/>
              </w:rPr>
            </w:pPr>
            <w:del w:id="4443" w:author="Fernandes, Richard (he, him, his | il, le, lui)" w:date="2026-06-05T17:46:00Z" w16du:dateUtc="2026-06-05T21:46:00Z">
              <w:r w:rsidDel="009B2A0D">
                <w:rPr>
                  <w:b/>
                  <w:sz w:val="20"/>
                  <w:szCs w:val="20"/>
                </w:rPr>
                <w:delText>Units</w:delText>
              </w:r>
            </w:del>
          </w:p>
        </w:tc>
        <w:tc>
          <w:tcPr>
            <w:tcW w:w="3297" w:type="dxa"/>
            <w:gridSpan w:val="3"/>
          </w:tcPr>
          <w:p w14:paraId="4427544F" w14:textId="12EC2815" w:rsidR="00C12425" w:rsidDel="009B2A0D" w:rsidRDefault="00C12425" w:rsidP="00C73EB6">
            <w:pPr>
              <w:jc w:val="center"/>
              <w:rPr>
                <w:del w:id="4444" w:author="Fernandes, Richard (he, him, his | il, le, lui)" w:date="2026-06-05T17:46:00Z" w16du:dateUtc="2026-06-05T21:46:00Z"/>
                <w:b/>
                <w:sz w:val="20"/>
                <w:szCs w:val="20"/>
              </w:rPr>
            </w:pPr>
            <w:del w:id="4445" w:author="Fernandes, Richard (he, him, his | il, le, lui)" w:date="2026-06-05T17:46:00Z" w16du:dateUtc="2026-06-05T21:46:00Z">
              <w:r w:rsidDel="009B2A0D">
                <w:rPr>
                  <w:b/>
                  <w:sz w:val="20"/>
                  <w:szCs w:val="20"/>
                </w:rPr>
                <w:delText>LAI</w:delText>
              </w:r>
            </w:del>
          </w:p>
        </w:tc>
        <w:tc>
          <w:tcPr>
            <w:tcW w:w="3589" w:type="dxa"/>
            <w:gridSpan w:val="3"/>
          </w:tcPr>
          <w:p w14:paraId="33DA337E" w14:textId="55BFE8B5" w:rsidR="00C12425" w:rsidDel="009B2A0D" w:rsidRDefault="00C12425" w:rsidP="00C73EB6">
            <w:pPr>
              <w:jc w:val="center"/>
              <w:rPr>
                <w:del w:id="4446" w:author="Fernandes, Richard (he, him, his | il, le, lui)" w:date="2026-06-05T17:46:00Z" w16du:dateUtc="2026-06-05T21:46:00Z"/>
                <w:b/>
                <w:sz w:val="20"/>
                <w:szCs w:val="20"/>
              </w:rPr>
            </w:pPr>
            <w:del w:id="4447" w:author="Fernandes, Richard (he, him, his | il, le, lui)" w:date="2026-06-05T17:46:00Z" w16du:dateUtc="2026-06-05T21:46:00Z">
              <w:r w:rsidDel="009B2A0D">
                <w:rPr>
                  <w:b/>
                  <w:sz w:val="20"/>
                  <w:szCs w:val="20"/>
                </w:rPr>
                <w:delText>FAPAR</w:delText>
              </w:r>
            </w:del>
          </w:p>
        </w:tc>
      </w:tr>
      <w:tr w:rsidR="00A60554" w:rsidDel="009B2A0D" w14:paraId="46C533A1" w14:textId="2B023731" w:rsidTr="005433A3">
        <w:trPr>
          <w:del w:id="4448" w:author="Fernandes, Richard (he, him, his | il, le, lui)" w:date="2026-06-05T17:46:00Z" w16du:dateUtc="2026-06-05T21:46:00Z"/>
        </w:trPr>
        <w:tc>
          <w:tcPr>
            <w:tcW w:w="1428" w:type="dxa"/>
            <w:vMerge/>
          </w:tcPr>
          <w:p w14:paraId="020DE4C3" w14:textId="0074C2D4" w:rsidR="00A60554" w:rsidDel="009B2A0D" w:rsidRDefault="00A60554" w:rsidP="00A60554">
            <w:pPr>
              <w:widowControl w:val="0"/>
              <w:pBdr>
                <w:top w:val="nil"/>
                <w:left w:val="nil"/>
                <w:bottom w:val="nil"/>
                <w:right w:val="nil"/>
                <w:between w:val="nil"/>
              </w:pBdr>
              <w:spacing w:line="276" w:lineRule="auto"/>
              <w:rPr>
                <w:del w:id="4449" w:author="Fernandes, Richard (he, him, his | il, le, lui)" w:date="2026-06-05T17:46:00Z" w16du:dateUtc="2026-06-05T21:46:00Z"/>
                <w:b/>
                <w:sz w:val="20"/>
                <w:szCs w:val="20"/>
              </w:rPr>
            </w:pPr>
          </w:p>
        </w:tc>
        <w:tc>
          <w:tcPr>
            <w:tcW w:w="1036" w:type="dxa"/>
            <w:vMerge/>
          </w:tcPr>
          <w:p w14:paraId="6A0DAF74" w14:textId="1A62E827" w:rsidR="00A60554" w:rsidDel="009B2A0D" w:rsidRDefault="00A60554" w:rsidP="00A60554">
            <w:pPr>
              <w:widowControl w:val="0"/>
              <w:pBdr>
                <w:top w:val="nil"/>
                <w:left w:val="nil"/>
                <w:bottom w:val="nil"/>
                <w:right w:val="nil"/>
                <w:between w:val="nil"/>
              </w:pBdr>
              <w:spacing w:line="276" w:lineRule="auto"/>
              <w:rPr>
                <w:del w:id="4450" w:author="Fernandes, Richard (he, him, his | il, le, lui)" w:date="2026-06-05T17:46:00Z" w16du:dateUtc="2026-06-05T21:46:00Z"/>
                <w:b/>
                <w:sz w:val="20"/>
                <w:szCs w:val="20"/>
              </w:rPr>
            </w:pPr>
          </w:p>
        </w:tc>
        <w:tc>
          <w:tcPr>
            <w:tcW w:w="1099" w:type="dxa"/>
          </w:tcPr>
          <w:p w14:paraId="2A10F233" w14:textId="0A98EE66" w:rsidR="00A60554" w:rsidRPr="005433A3" w:rsidDel="009B2A0D" w:rsidRDefault="00A60554" w:rsidP="00A60554">
            <w:pPr>
              <w:jc w:val="center"/>
              <w:rPr>
                <w:del w:id="4451" w:author="Fernandes, Richard (he, him, his | il, le, lui)" w:date="2026-06-05T17:46:00Z" w16du:dateUtc="2026-06-05T21:46:00Z"/>
                <w:sz w:val="20"/>
                <w:szCs w:val="20"/>
              </w:rPr>
            </w:pPr>
            <w:del w:id="4452" w:author="Fernandes, Richard (he, him, his | il, le, lui)" w:date="2026-06-05T17:46:00Z" w16du:dateUtc="2026-06-05T21:46:00Z">
              <w:r w:rsidRPr="005433A3" w:rsidDel="009B2A0D">
                <w:rPr>
                  <w:sz w:val="20"/>
                  <w:szCs w:val="20"/>
                </w:rPr>
                <w:delText>threshold</w:delText>
              </w:r>
            </w:del>
          </w:p>
        </w:tc>
        <w:tc>
          <w:tcPr>
            <w:tcW w:w="1394" w:type="dxa"/>
          </w:tcPr>
          <w:p w14:paraId="67285F13" w14:textId="65F2CECB" w:rsidR="00A60554" w:rsidRPr="005433A3" w:rsidDel="009B2A0D" w:rsidRDefault="00A60554" w:rsidP="00A60554">
            <w:pPr>
              <w:jc w:val="center"/>
              <w:rPr>
                <w:del w:id="4453" w:author="Fernandes, Richard (he, him, his | il, le, lui)" w:date="2026-06-05T17:46:00Z" w16du:dateUtc="2026-06-05T21:46:00Z"/>
                <w:sz w:val="20"/>
                <w:szCs w:val="20"/>
              </w:rPr>
            </w:pPr>
            <w:del w:id="4454" w:author="Fernandes, Richard (he, him, his | il, le, lui)" w:date="2026-06-05T17:46:00Z" w16du:dateUtc="2026-06-05T21:46:00Z">
              <w:r w:rsidRPr="005433A3" w:rsidDel="009B2A0D">
                <w:rPr>
                  <w:sz w:val="20"/>
                  <w:szCs w:val="20"/>
                </w:rPr>
                <w:delText>breakthrough</w:delText>
              </w:r>
            </w:del>
          </w:p>
        </w:tc>
        <w:tc>
          <w:tcPr>
            <w:tcW w:w="804" w:type="dxa"/>
          </w:tcPr>
          <w:p w14:paraId="12D43FDC" w14:textId="69E0CC7A" w:rsidR="00A60554" w:rsidRPr="005433A3" w:rsidDel="009B2A0D" w:rsidRDefault="00A60554" w:rsidP="00A60554">
            <w:pPr>
              <w:jc w:val="center"/>
              <w:rPr>
                <w:del w:id="4455" w:author="Fernandes, Richard (he, him, his | il, le, lui)" w:date="2026-06-05T17:46:00Z" w16du:dateUtc="2026-06-05T21:46:00Z"/>
                <w:sz w:val="20"/>
                <w:szCs w:val="20"/>
              </w:rPr>
            </w:pPr>
            <w:del w:id="4456" w:author="Fernandes, Richard (he, him, his | il, le, lui)" w:date="2026-06-05T17:46:00Z" w16du:dateUtc="2026-06-05T21:46:00Z">
              <w:r w:rsidRPr="005433A3" w:rsidDel="009B2A0D">
                <w:rPr>
                  <w:sz w:val="20"/>
                  <w:szCs w:val="20"/>
                </w:rPr>
                <w:delText>goal</w:delText>
              </w:r>
            </w:del>
          </w:p>
        </w:tc>
        <w:tc>
          <w:tcPr>
            <w:tcW w:w="1099" w:type="dxa"/>
          </w:tcPr>
          <w:p w14:paraId="73A29A3C" w14:textId="61BE0EBA" w:rsidR="00A60554" w:rsidRPr="005433A3" w:rsidDel="009B2A0D" w:rsidRDefault="00A60554" w:rsidP="00A60554">
            <w:pPr>
              <w:jc w:val="center"/>
              <w:rPr>
                <w:del w:id="4457" w:author="Fernandes, Richard (he, him, his | il, le, lui)" w:date="2026-06-05T17:46:00Z" w16du:dateUtc="2026-06-05T21:46:00Z"/>
                <w:sz w:val="20"/>
                <w:szCs w:val="20"/>
              </w:rPr>
            </w:pPr>
            <w:del w:id="4458" w:author="Fernandes, Richard (he, him, his | il, le, lui)" w:date="2026-06-05T17:46:00Z" w16du:dateUtc="2026-06-05T21:46:00Z">
              <w:r w:rsidRPr="005433A3" w:rsidDel="009B2A0D">
                <w:rPr>
                  <w:sz w:val="20"/>
                  <w:szCs w:val="20"/>
                </w:rPr>
                <w:delText>threshold</w:delText>
              </w:r>
            </w:del>
          </w:p>
        </w:tc>
        <w:tc>
          <w:tcPr>
            <w:tcW w:w="1499" w:type="dxa"/>
          </w:tcPr>
          <w:p w14:paraId="4003DC4B" w14:textId="738AFB8A" w:rsidR="00A60554" w:rsidRPr="005433A3" w:rsidDel="009B2A0D" w:rsidRDefault="00A60554" w:rsidP="00A60554">
            <w:pPr>
              <w:jc w:val="center"/>
              <w:rPr>
                <w:del w:id="4459" w:author="Fernandes, Richard (he, him, his | il, le, lui)" w:date="2026-06-05T17:46:00Z" w16du:dateUtc="2026-06-05T21:46:00Z"/>
                <w:sz w:val="20"/>
                <w:szCs w:val="20"/>
              </w:rPr>
            </w:pPr>
            <w:del w:id="4460" w:author="Fernandes, Richard (he, him, his | il, le, lui)" w:date="2026-06-05T17:46:00Z" w16du:dateUtc="2026-06-05T21:46:00Z">
              <w:r w:rsidRPr="005433A3" w:rsidDel="009B2A0D">
                <w:rPr>
                  <w:sz w:val="20"/>
                  <w:szCs w:val="20"/>
                </w:rPr>
                <w:delText>breakthroug</w:delText>
              </w:r>
              <w:r w:rsidR="005433A3" w:rsidRPr="005433A3" w:rsidDel="009B2A0D">
                <w:rPr>
                  <w:sz w:val="20"/>
                  <w:szCs w:val="20"/>
                </w:rPr>
                <w:delText>h</w:delText>
              </w:r>
            </w:del>
          </w:p>
        </w:tc>
        <w:tc>
          <w:tcPr>
            <w:tcW w:w="991" w:type="dxa"/>
          </w:tcPr>
          <w:p w14:paraId="6F2703AF" w14:textId="0F9D924C" w:rsidR="00A60554" w:rsidRPr="005433A3" w:rsidDel="009B2A0D" w:rsidRDefault="00A60554" w:rsidP="00A60554">
            <w:pPr>
              <w:jc w:val="center"/>
              <w:rPr>
                <w:del w:id="4461" w:author="Fernandes, Richard (he, him, his | il, le, lui)" w:date="2026-06-05T17:46:00Z" w16du:dateUtc="2026-06-05T21:46:00Z"/>
                <w:sz w:val="20"/>
                <w:szCs w:val="20"/>
              </w:rPr>
            </w:pPr>
            <w:del w:id="4462" w:author="Fernandes, Richard (he, him, his | il, le, lui)" w:date="2026-06-05T17:46:00Z" w16du:dateUtc="2026-06-05T21:46:00Z">
              <w:r w:rsidRPr="005433A3" w:rsidDel="009B2A0D">
                <w:rPr>
                  <w:sz w:val="20"/>
                  <w:szCs w:val="20"/>
                </w:rPr>
                <w:delText>goal</w:delText>
              </w:r>
            </w:del>
          </w:p>
        </w:tc>
      </w:tr>
      <w:tr w:rsidR="00C12425" w:rsidDel="009B2A0D" w14:paraId="0B5E14EA" w14:textId="550A5193" w:rsidTr="005433A3">
        <w:trPr>
          <w:del w:id="4463" w:author="Fernandes, Richard (he, him, his | il, le, lui)" w:date="2026-06-05T17:46:00Z" w16du:dateUtc="2026-06-05T21:46:00Z"/>
        </w:trPr>
        <w:tc>
          <w:tcPr>
            <w:tcW w:w="1428" w:type="dxa"/>
          </w:tcPr>
          <w:p w14:paraId="165A866D" w14:textId="5D7BCAE4" w:rsidR="00C12425" w:rsidDel="009B2A0D" w:rsidRDefault="00C12425" w:rsidP="00C73EB6">
            <w:pPr>
              <w:rPr>
                <w:del w:id="4464" w:author="Fernandes, Richard (he, him, his | il, le, lui)" w:date="2026-06-05T17:46:00Z" w16du:dateUtc="2026-06-05T21:46:00Z"/>
                <w:sz w:val="20"/>
                <w:szCs w:val="20"/>
              </w:rPr>
            </w:pPr>
            <w:del w:id="4465" w:author="Fernandes, Richard (he, him, his | il, le, lui)" w:date="2026-06-05T17:46:00Z" w16du:dateUtc="2026-06-05T21:46:00Z">
              <w:r w:rsidDel="009B2A0D">
                <w:rPr>
                  <w:sz w:val="20"/>
                  <w:szCs w:val="20"/>
                </w:rPr>
                <w:delText>Horizontal</w:delText>
              </w:r>
            </w:del>
          </w:p>
          <w:p w14:paraId="29E3BC65" w14:textId="79795982" w:rsidR="00C12425" w:rsidDel="009B2A0D" w:rsidRDefault="00C12425" w:rsidP="00C73EB6">
            <w:pPr>
              <w:rPr>
                <w:del w:id="4466" w:author="Fernandes, Richard (he, him, his | il, le, lui)" w:date="2026-06-05T17:46:00Z" w16du:dateUtc="2026-06-05T21:46:00Z"/>
                <w:sz w:val="20"/>
                <w:szCs w:val="20"/>
              </w:rPr>
            </w:pPr>
            <w:del w:id="4467" w:author="Fernandes, Richard (he, him, his | il, le, lui)" w:date="2026-06-05T17:46:00Z" w16du:dateUtc="2026-06-05T21:46:00Z">
              <w:r w:rsidDel="009B2A0D">
                <w:rPr>
                  <w:sz w:val="20"/>
                  <w:szCs w:val="20"/>
                </w:rPr>
                <w:delText>Resolution</w:delText>
              </w:r>
            </w:del>
          </w:p>
        </w:tc>
        <w:tc>
          <w:tcPr>
            <w:tcW w:w="1036" w:type="dxa"/>
          </w:tcPr>
          <w:p w14:paraId="20BF3C65" w14:textId="274750C7" w:rsidR="00C12425" w:rsidDel="009B2A0D" w:rsidRDefault="00C12425" w:rsidP="00C73EB6">
            <w:pPr>
              <w:rPr>
                <w:del w:id="4468" w:author="Fernandes, Richard (he, him, his | il, le, lui)" w:date="2026-06-05T17:46:00Z" w16du:dateUtc="2026-06-05T21:46:00Z"/>
                <w:sz w:val="20"/>
                <w:szCs w:val="20"/>
              </w:rPr>
            </w:pPr>
            <w:del w:id="4469" w:author="Fernandes, Richard (he, him, his | il, le, lui)" w:date="2026-06-05T17:46:00Z" w16du:dateUtc="2026-06-05T21:46:00Z">
              <w:r w:rsidDel="009B2A0D">
                <w:rPr>
                  <w:sz w:val="20"/>
                  <w:szCs w:val="20"/>
                </w:rPr>
                <w:delText>m</w:delText>
              </w:r>
            </w:del>
          </w:p>
        </w:tc>
        <w:tc>
          <w:tcPr>
            <w:tcW w:w="1099" w:type="dxa"/>
          </w:tcPr>
          <w:p w14:paraId="637CB007" w14:textId="78DDFBEA" w:rsidR="00C12425" w:rsidDel="009B2A0D" w:rsidRDefault="00C12425" w:rsidP="00C73EB6">
            <w:pPr>
              <w:jc w:val="center"/>
              <w:rPr>
                <w:del w:id="4470" w:author="Fernandes, Richard (he, him, his | il, le, lui)" w:date="2026-06-05T17:46:00Z" w16du:dateUtc="2026-06-05T21:46:00Z"/>
                <w:sz w:val="20"/>
                <w:szCs w:val="20"/>
              </w:rPr>
            </w:pPr>
            <w:del w:id="4471" w:author="Fernandes, Richard (he, him, his | il, le, lui)" w:date="2026-06-05T17:46:00Z" w16du:dateUtc="2026-06-05T21:46:00Z">
              <w:r w:rsidDel="009B2A0D">
                <w:rPr>
                  <w:sz w:val="20"/>
                  <w:szCs w:val="20"/>
                </w:rPr>
                <w:delText>250</w:delText>
              </w:r>
            </w:del>
          </w:p>
        </w:tc>
        <w:tc>
          <w:tcPr>
            <w:tcW w:w="1394" w:type="dxa"/>
          </w:tcPr>
          <w:p w14:paraId="4179E55E" w14:textId="28968CCD" w:rsidR="00C12425" w:rsidDel="009B2A0D" w:rsidRDefault="00C12425" w:rsidP="00C73EB6">
            <w:pPr>
              <w:jc w:val="center"/>
              <w:rPr>
                <w:del w:id="4472" w:author="Fernandes, Richard (he, him, his | il, le, lui)" w:date="2026-06-05T17:46:00Z" w16du:dateUtc="2026-06-05T21:46:00Z"/>
                <w:sz w:val="20"/>
                <w:szCs w:val="20"/>
              </w:rPr>
            </w:pPr>
            <w:del w:id="4473" w:author="Fernandes, Richard (he, him, his | il, le, lui)" w:date="2026-06-05T17:46:00Z" w16du:dateUtc="2026-06-05T21:46:00Z">
              <w:r w:rsidDel="009B2A0D">
                <w:rPr>
                  <w:sz w:val="20"/>
                  <w:szCs w:val="20"/>
                </w:rPr>
                <w:delText>100</w:delText>
              </w:r>
            </w:del>
          </w:p>
        </w:tc>
        <w:tc>
          <w:tcPr>
            <w:tcW w:w="804" w:type="dxa"/>
          </w:tcPr>
          <w:p w14:paraId="7C612568" w14:textId="66E41EDB" w:rsidR="00C12425" w:rsidDel="009B2A0D" w:rsidRDefault="00C12425" w:rsidP="00C73EB6">
            <w:pPr>
              <w:jc w:val="center"/>
              <w:rPr>
                <w:del w:id="4474" w:author="Fernandes, Richard (he, him, his | il, le, lui)" w:date="2026-06-05T17:46:00Z" w16du:dateUtc="2026-06-05T21:46:00Z"/>
                <w:sz w:val="20"/>
                <w:szCs w:val="20"/>
              </w:rPr>
            </w:pPr>
            <w:del w:id="4475" w:author="Fernandes, Richard (he, him, his | il, le, lui)" w:date="2026-06-05T17:46:00Z" w16du:dateUtc="2026-06-05T21:46:00Z">
              <w:r w:rsidDel="009B2A0D">
                <w:rPr>
                  <w:sz w:val="20"/>
                  <w:szCs w:val="20"/>
                </w:rPr>
                <w:delText>10</w:delText>
              </w:r>
            </w:del>
          </w:p>
        </w:tc>
        <w:tc>
          <w:tcPr>
            <w:tcW w:w="1099" w:type="dxa"/>
          </w:tcPr>
          <w:p w14:paraId="35E4F3F4" w14:textId="5B4A9A34" w:rsidR="00C12425" w:rsidDel="009B2A0D" w:rsidRDefault="00C12425" w:rsidP="00C73EB6">
            <w:pPr>
              <w:jc w:val="center"/>
              <w:rPr>
                <w:del w:id="4476" w:author="Fernandes, Richard (he, him, his | il, le, lui)" w:date="2026-06-05T17:46:00Z" w16du:dateUtc="2026-06-05T21:46:00Z"/>
                <w:sz w:val="20"/>
                <w:szCs w:val="20"/>
              </w:rPr>
            </w:pPr>
            <w:del w:id="4477" w:author="Fernandes, Richard (he, him, his | il, le, lui)" w:date="2026-06-05T17:46:00Z" w16du:dateUtc="2026-06-05T21:46:00Z">
              <w:r w:rsidDel="009B2A0D">
                <w:rPr>
                  <w:sz w:val="20"/>
                  <w:szCs w:val="20"/>
                </w:rPr>
                <w:delText>250</w:delText>
              </w:r>
            </w:del>
          </w:p>
        </w:tc>
        <w:tc>
          <w:tcPr>
            <w:tcW w:w="1499" w:type="dxa"/>
          </w:tcPr>
          <w:p w14:paraId="2B6FA425" w14:textId="2A4809F8" w:rsidR="00C12425" w:rsidDel="009B2A0D" w:rsidRDefault="00C12425" w:rsidP="00C73EB6">
            <w:pPr>
              <w:jc w:val="center"/>
              <w:rPr>
                <w:del w:id="4478" w:author="Fernandes, Richard (he, him, his | il, le, lui)" w:date="2026-06-05T17:46:00Z" w16du:dateUtc="2026-06-05T21:46:00Z"/>
                <w:sz w:val="20"/>
                <w:szCs w:val="20"/>
              </w:rPr>
            </w:pPr>
            <w:del w:id="4479" w:author="Fernandes, Richard (he, him, his | il, le, lui)" w:date="2026-06-05T17:46:00Z" w16du:dateUtc="2026-06-05T21:46:00Z">
              <w:r w:rsidDel="009B2A0D">
                <w:rPr>
                  <w:sz w:val="20"/>
                  <w:szCs w:val="20"/>
                </w:rPr>
                <w:delText>250</w:delText>
              </w:r>
            </w:del>
          </w:p>
        </w:tc>
        <w:tc>
          <w:tcPr>
            <w:tcW w:w="991" w:type="dxa"/>
          </w:tcPr>
          <w:p w14:paraId="74F8E45F" w14:textId="7D197780" w:rsidR="00C12425" w:rsidDel="009B2A0D" w:rsidRDefault="00C12425" w:rsidP="00C73EB6">
            <w:pPr>
              <w:jc w:val="center"/>
              <w:rPr>
                <w:del w:id="4480" w:author="Fernandes, Richard (he, him, his | il, le, lui)" w:date="2026-06-05T17:46:00Z" w16du:dateUtc="2026-06-05T21:46:00Z"/>
                <w:sz w:val="20"/>
                <w:szCs w:val="20"/>
              </w:rPr>
            </w:pPr>
            <w:del w:id="4481" w:author="Fernandes, Richard (he, him, his | il, le, lui)" w:date="2026-06-05T17:46:00Z" w16du:dateUtc="2026-06-05T21:46:00Z">
              <w:r w:rsidDel="009B2A0D">
                <w:rPr>
                  <w:sz w:val="20"/>
                  <w:szCs w:val="20"/>
                </w:rPr>
                <w:delText>10</w:delText>
              </w:r>
            </w:del>
          </w:p>
        </w:tc>
      </w:tr>
      <w:tr w:rsidR="00C12425" w:rsidDel="009B2A0D" w14:paraId="331B899B" w14:textId="76CE1FC0" w:rsidTr="005433A3">
        <w:trPr>
          <w:del w:id="4482" w:author="Fernandes, Richard (he, him, his | il, le, lui)" w:date="2026-06-05T17:46:00Z" w16du:dateUtc="2026-06-05T21:46:00Z"/>
        </w:trPr>
        <w:tc>
          <w:tcPr>
            <w:tcW w:w="1428" w:type="dxa"/>
          </w:tcPr>
          <w:p w14:paraId="335506FC" w14:textId="77C91E47" w:rsidR="00C12425" w:rsidDel="009B2A0D" w:rsidRDefault="00C12425" w:rsidP="00C73EB6">
            <w:pPr>
              <w:rPr>
                <w:del w:id="4483" w:author="Fernandes, Richard (he, him, his | il, le, lui)" w:date="2026-06-05T17:46:00Z" w16du:dateUtc="2026-06-05T21:46:00Z"/>
                <w:sz w:val="20"/>
                <w:szCs w:val="20"/>
              </w:rPr>
            </w:pPr>
            <w:del w:id="4484" w:author="Fernandes, Richard (he, him, his | il, le, lui)" w:date="2026-06-05T17:46:00Z" w16du:dateUtc="2026-06-05T21:46:00Z">
              <w:r w:rsidDel="009B2A0D">
                <w:rPr>
                  <w:sz w:val="20"/>
                  <w:szCs w:val="20"/>
                </w:rPr>
                <w:delText>Temporal</w:delText>
              </w:r>
            </w:del>
          </w:p>
          <w:p w14:paraId="5FF9D14E" w14:textId="5BD9721C" w:rsidR="00C12425" w:rsidDel="009B2A0D" w:rsidRDefault="00C12425" w:rsidP="00C73EB6">
            <w:pPr>
              <w:rPr>
                <w:del w:id="4485" w:author="Fernandes, Richard (he, him, his | il, le, lui)" w:date="2026-06-05T17:46:00Z" w16du:dateUtc="2026-06-05T21:46:00Z"/>
                <w:sz w:val="20"/>
                <w:szCs w:val="20"/>
              </w:rPr>
            </w:pPr>
            <w:del w:id="4486" w:author="Fernandes, Richard (he, him, his | il, le, lui)" w:date="2026-06-05T17:46:00Z" w16du:dateUtc="2026-06-05T21:46:00Z">
              <w:r w:rsidDel="009B2A0D">
                <w:rPr>
                  <w:sz w:val="20"/>
                  <w:szCs w:val="20"/>
                </w:rPr>
                <w:delText>Resolution</w:delText>
              </w:r>
            </w:del>
          </w:p>
        </w:tc>
        <w:tc>
          <w:tcPr>
            <w:tcW w:w="1036" w:type="dxa"/>
          </w:tcPr>
          <w:p w14:paraId="0DDF7C6C" w14:textId="30D375C2" w:rsidR="00C12425" w:rsidDel="009B2A0D" w:rsidRDefault="00C12425" w:rsidP="00C73EB6">
            <w:pPr>
              <w:rPr>
                <w:del w:id="4487" w:author="Fernandes, Richard (he, him, his | il, le, lui)" w:date="2026-06-05T17:46:00Z" w16du:dateUtc="2026-06-05T21:46:00Z"/>
                <w:sz w:val="20"/>
                <w:szCs w:val="20"/>
              </w:rPr>
            </w:pPr>
            <w:del w:id="4488" w:author="Fernandes, Richard (he, him, his | il, le, lui)" w:date="2026-06-05T17:46:00Z" w16du:dateUtc="2026-06-05T21:46:00Z">
              <w:r w:rsidDel="009B2A0D">
                <w:rPr>
                  <w:sz w:val="20"/>
                  <w:szCs w:val="20"/>
                </w:rPr>
                <w:delText>d</w:delText>
              </w:r>
            </w:del>
          </w:p>
        </w:tc>
        <w:tc>
          <w:tcPr>
            <w:tcW w:w="1099" w:type="dxa"/>
          </w:tcPr>
          <w:p w14:paraId="51B501F7" w14:textId="6E7EE838" w:rsidR="00C12425" w:rsidDel="009B2A0D" w:rsidRDefault="00C12425" w:rsidP="00C73EB6">
            <w:pPr>
              <w:jc w:val="center"/>
              <w:rPr>
                <w:del w:id="4489" w:author="Fernandes, Richard (he, him, his | il, le, lui)" w:date="2026-06-05T17:46:00Z" w16du:dateUtc="2026-06-05T21:46:00Z"/>
                <w:sz w:val="20"/>
                <w:szCs w:val="20"/>
              </w:rPr>
            </w:pPr>
            <w:del w:id="4490" w:author="Fernandes, Richard (he, him, his | il, le, lui)" w:date="2026-06-05T17:46:00Z" w16du:dateUtc="2026-06-05T21:46:00Z">
              <w:r w:rsidDel="009B2A0D">
                <w:rPr>
                  <w:sz w:val="20"/>
                  <w:szCs w:val="20"/>
                </w:rPr>
                <w:delText>10</w:delText>
              </w:r>
            </w:del>
          </w:p>
        </w:tc>
        <w:tc>
          <w:tcPr>
            <w:tcW w:w="1394" w:type="dxa"/>
          </w:tcPr>
          <w:p w14:paraId="28194C8E" w14:textId="27DF5D4D" w:rsidR="00C12425" w:rsidDel="009B2A0D" w:rsidRDefault="00C12425" w:rsidP="00C73EB6">
            <w:pPr>
              <w:jc w:val="center"/>
              <w:rPr>
                <w:del w:id="4491" w:author="Fernandes, Richard (he, him, his | il, le, lui)" w:date="2026-06-05T17:46:00Z" w16du:dateUtc="2026-06-05T21:46:00Z"/>
                <w:sz w:val="20"/>
                <w:szCs w:val="20"/>
              </w:rPr>
            </w:pPr>
            <w:del w:id="4492" w:author="Fernandes, Richard (he, him, his | il, le, lui)" w:date="2026-06-05T17:46:00Z" w16du:dateUtc="2026-06-05T21:46:00Z">
              <w:r w:rsidDel="009B2A0D">
                <w:rPr>
                  <w:sz w:val="20"/>
                  <w:szCs w:val="20"/>
                </w:rPr>
                <w:delText>10</w:delText>
              </w:r>
            </w:del>
          </w:p>
        </w:tc>
        <w:tc>
          <w:tcPr>
            <w:tcW w:w="804" w:type="dxa"/>
          </w:tcPr>
          <w:p w14:paraId="6D9AA5AC" w14:textId="271143C9" w:rsidR="00C12425" w:rsidDel="009B2A0D" w:rsidRDefault="00C12425" w:rsidP="00C73EB6">
            <w:pPr>
              <w:jc w:val="center"/>
              <w:rPr>
                <w:del w:id="4493" w:author="Fernandes, Richard (he, him, his | il, le, lui)" w:date="2026-06-05T17:46:00Z" w16du:dateUtc="2026-06-05T21:46:00Z"/>
                <w:sz w:val="20"/>
                <w:szCs w:val="20"/>
              </w:rPr>
            </w:pPr>
            <w:del w:id="4494" w:author="Fernandes, Richard (he, him, his | il, le, lui)" w:date="2026-06-05T17:46:00Z" w16du:dateUtc="2026-06-05T21:46:00Z">
              <w:r w:rsidDel="009B2A0D">
                <w:rPr>
                  <w:sz w:val="20"/>
                  <w:szCs w:val="20"/>
                </w:rPr>
                <w:delText>1</w:delText>
              </w:r>
            </w:del>
          </w:p>
        </w:tc>
        <w:tc>
          <w:tcPr>
            <w:tcW w:w="1099" w:type="dxa"/>
          </w:tcPr>
          <w:p w14:paraId="60D29944" w14:textId="3EC488F4" w:rsidR="00C12425" w:rsidDel="009B2A0D" w:rsidRDefault="00C12425" w:rsidP="00C73EB6">
            <w:pPr>
              <w:jc w:val="center"/>
              <w:rPr>
                <w:del w:id="4495" w:author="Fernandes, Richard (he, him, his | il, le, lui)" w:date="2026-06-05T17:46:00Z" w16du:dateUtc="2026-06-05T21:46:00Z"/>
                <w:sz w:val="20"/>
                <w:szCs w:val="20"/>
              </w:rPr>
            </w:pPr>
            <w:del w:id="4496" w:author="Fernandes, Richard (he, him, his | il, le, lui)" w:date="2026-06-05T17:46:00Z" w16du:dateUtc="2026-06-05T21:46:00Z">
              <w:r w:rsidDel="009B2A0D">
                <w:rPr>
                  <w:sz w:val="20"/>
                  <w:szCs w:val="20"/>
                </w:rPr>
                <w:delText>10</w:delText>
              </w:r>
            </w:del>
          </w:p>
        </w:tc>
        <w:tc>
          <w:tcPr>
            <w:tcW w:w="1499" w:type="dxa"/>
          </w:tcPr>
          <w:p w14:paraId="0A4EA132" w14:textId="2991355A" w:rsidR="00C12425" w:rsidDel="009B2A0D" w:rsidRDefault="00C12425" w:rsidP="00C73EB6">
            <w:pPr>
              <w:jc w:val="center"/>
              <w:rPr>
                <w:del w:id="4497" w:author="Fernandes, Richard (he, him, his | il, le, lui)" w:date="2026-06-05T17:46:00Z" w16du:dateUtc="2026-06-05T21:46:00Z"/>
                <w:sz w:val="20"/>
                <w:szCs w:val="20"/>
              </w:rPr>
            </w:pPr>
            <w:del w:id="4498" w:author="Fernandes, Richard (he, him, his | il, le, lui)" w:date="2026-06-05T17:46:00Z" w16du:dateUtc="2026-06-05T21:46:00Z">
              <w:r w:rsidDel="009B2A0D">
                <w:rPr>
                  <w:sz w:val="20"/>
                  <w:szCs w:val="20"/>
                </w:rPr>
                <w:delText>10</w:delText>
              </w:r>
            </w:del>
          </w:p>
        </w:tc>
        <w:tc>
          <w:tcPr>
            <w:tcW w:w="991" w:type="dxa"/>
          </w:tcPr>
          <w:p w14:paraId="058AA654" w14:textId="3989CEC5" w:rsidR="00C12425" w:rsidDel="009B2A0D" w:rsidRDefault="00C12425" w:rsidP="00C73EB6">
            <w:pPr>
              <w:jc w:val="center"/>
              <w:rPr>
                <w:del w:id="4499" w:author="Fernandes, Richard (he, him, his | il, le, lui)" w:date="2026-06-05T17:46:00Z" w16du:dateUtc="2026-06-05T21:46:00Z"/>
                <w:sz w:val="20"/>
                <w:szCs w:val="20"/>
              </w:rPr>
            </w:pPr>
            <w:del w:id="4500" w:author="Fernandes, Richard (he, him, his | il, le, lui)" w:date="2026-06-05T17:46:00Z" w16du:dateUtc="2026-06-05T21:46:00Z">
              <w:r w:rsidDel="009B2A0D">
                <w:rPr>
                  <w:sz w:val="20"/>
                  <w:szCs w:val="20"/>
                </w:rPr>
                <w:delText>1</w:delText>
              </w:r>
            </w:del>
          </w:p>
        </w:tc>
      </w:tr>
      <w:tr w:rsidR="00C12425" w:rsidDel="009B2A0D" w14:paraId="22AD6A50" w14:textId="3CBC46BD" w:rsidTr="005433A3">
        <w:trPr>
          <w:trHeight w:val="113"/>
          <w:del w:id="4501" w:author="Fernandes, Richard (he, him, his | il, le, lui)" w:date="2026-06-05T17:46:00Z" w16du:dateUtc="2026-06-05T21:46:00Z"/>
        </w:trPr>
        <w:tc>
          <w:tcPr>
            <w:tcW w:w="1428" w:type="dxa"/>
          </w:tcPr>
          <w:p w14:paraId="427AD5C7" w14:textId="3E44B934" w:rsidR="00C12425" w:rsidDel="009B2A0D" w:rsidRDefault="00C12425" w:rsidP="00C73EB6">
            <w:pPr>
              <w:rPr>
                <w:del w:id="4502" w:author="Fernandes, Richard (he, him, his | il, le, lui)" w:date="2026-06-05T17:46:00Z" w16du:dateUtc="2026-06-05T21:46:00Z"/>
                <w:sz w:val="20"/>
                <w:szCs w:val="20"/>
              </w:rPr>
            </w:pPr>
            <w:del w:id="4503" w:author="Fernandes, Richard (he, him, his | il, le, lui)" w:date="2026-06-05T17:46:00Z" w16du:dateUtc="2026-06-05T21:46:00Z">
              <w:r w:rsidDel="009B2A0D">
                <w:rPr>
                  <w:sz w:val="20"/>
                  <w:szCs w:val="20"/>
                </w:rPr>
                <w:delText>Timeliness</w:delText>
              </w:r>
            </w:del>
          </w:p>
        </w:tc>
        <w:tc>
          <w:tcPr>
            <w:tcW w:w="1036" w:type="dxa"/>
          </w:tcPr>
          <w:p w14:paraId="7D67FE4B" w14:textId="29DE08DB" w:rsidR="00C12425" w:rsidDel="009B2A0D" w:rsidRDefault="00C12425" w:rsidP="00C73EB6">
            <w:pPr>
              <w:rPr>
                <w:del w:id="4504" w:author="Fernandes, Richard (he, him, his | il, le, lui)" w:date="2026-06-05T17:46:00Z" w16du:dateUtc="2026-06-05T21:46:00Z"/>
                <w:sz w:val="20"/>
                <w:szCs w:val="20"/>
              </w:rPr>
            </w:pPr>
            <w:del w:id="4505" w:author="Fernandes, Richard (he, him, his | il, le, lui)" w:date="2026-06-05T17:46:00Z" w16du:dateUtc="2026-06-05T21:46:00Z">
              <w:r w:rsidDel="009B2A0D">
                <w:rPr>
                  <w:sz w:val="20"/>
                  <w:szCs w:val="20"/>
                </w:rPr>
                <w:delText>d</w:delText>
              </w:r>
            </w:del>
          </w:p>
        </w:tc>
        <w:tc>
          <w:tcPr>
            <w:tcW w:w="1099" w:type="dxa"/>
          </w:tcPr>
          <w:p w14:paraId="19937CA2" w14:textId="04998A02" w:rsidR="00C12425" w:rsidDel="009B2A0D" w:rsidRDefault="00C12425" w:rsidP="00C73EB6">
            <w:pPr>
              <w:jc w:val="center"/>
              <w:rPr>
                <w:del w:id="4506" w:author="Fernandes, Richard (he, him, his | il, le, lui)" w:date="2026-06-05T17:46:00Z" w16du:dateUtc="2026-06-05T21:46:00Z"/>
                <w:sz w:val="20"/>
                <w:szCs w:val="20"/>
              </w:rPr>
            </w:pPr>
            <w:del w:id="4507" w:author="Fernandes, Richard (he, him, his | il, le, lui)" w:date="2026-06-05T17:46:00Z" w16du:dateUtc="2026-06-05T21:46:00Z">
              <w:r w:rsidDel="009B2A0D">
                <w:rPr>
                  <w:sz w:val="20"/>
                  <w:szCs w:val="20"/>
                </w:rPr>
                <w:delText>10</w:delText>
              </w:r>
            </w:del>
          </w:p>
        </w:tc>
        <w:tc>
          <w:tcPr>
            <w:tcW w:w="1394" w:type="dxa"/>
          </w:tcPr>
          <w:p w14:paraId="4A211038" w14:textId="4973BF9D" w:rsidR="00C12425" w:rsidDel="009B2A0D" w:rsidRDefault="00C12425" w:rsidP="00C73EB6">
            <w:pPr>
              <w:jc w:val="center"/>
              <w:rPr>
                <w:del w:id="4508" w:author="Fernandes, Richard (he, him, his | il, le, lui)" w:date="2026-06-05T17:46:00Z" w16du:dateUtc="2026-06-05T21:46:00Z"/>
                <w:sz w:val="20"/>
                <w:szCs w:val="20"/>
              </w:rPr>
            </w:pPr>
            <w:del w:id="4509" w:author="Fernandes, Richard (he, him, his | il, le, lui)" w:date="2026-06-05T17:46:00Z" w16du:dateUtc="2026-06-05T21:46:00Z">
              <w:r w:rsidDel="009B2A0D">
                <w:rPr>
                  <w:sz w:val="20"/>
                  <w:szCs w:val="20"/>
                </w:rPr>
                <w:delText>5</w:delText>
              </w:r>
            </w:del>
          </w:p>
        </w:tc>
        <w:tc>
          <w:tcPr>
            <w:tcW w:w="804" w:type="dxa"/>
          </w:tcPr>
          <w:p w14:paraId="7178051D" w14:textId="0174986D" w:rsidR="00C12425" w:rsidDel="009B2A0D" w:rsidRDefault="00C12425" w:rsidP="00C73EB6">
            <w:pPr>
              <w:jc w:val="center"/>
              <w:rPr>
                <w:del w:id="4510" w:author="Fernandes, Richard (he, him, his | il, le, lui)" w:date="2026-06-05T17:46:00Z" w16du:dateUtc="2026-06-05T21:46:00Z"/>
                <w:sz w:val="20"/>
                <w:szCs w:val="20"/>
              </w:rPr>
            </w:pPr>
            <w:del w:id="4511" w:author="Fernandes, Richard (he, him, his | il, le, lui)" w:date="2026-06-05T17:46:00Z" w16du:dateUtc="2026-06-05T21:46:00Z">
              <w:r w:rsidDel="009B2A0D">
                <w:rPr>
                  <w:sz w:val="20"/>
                  <w:szCs w:val="20"/>
                </w:rPr>
                <w:delText>1</w:delText>
              </w:r>
            </w:del>
          </w:p>
        </w:tc>
        <w:tc>
          <w:tcPr>
            <w:tcW w:w="1099" w:type="dxa"/>
          </w:tcPr>
          <w:p w14:paraId="24692266" w14:textId="6511436F" w:rsidR="00C12425" w:rsidDel="009B2A0D" w:rsidRDefault="00C12425" w:rsidP="00C73EB6">
            <w:pPr>
              <w:jc w:val="center"/>
              <w:rPr>
                <w:del w:id="4512" w:author="Fernandes, Richard (he, him, his | il, le, lui)" w:date="2026-06-05T17:46:00Z" w16du:dateUtc="2026-06-05T21:46:00Z"/>
                <w:sz w:val="20"/>
                <w:szCs w:val="20"/>
              </w:rPr>
            </w:pPr>
            <w:del w:id="4513" w:author="Fernandes, Richard (he, him, his | il, le, lui)" w:date="2026-06-05T17:46:00Z" w16du:dateUtc="2026-06-05T21:46:00Z">
              <w:r w:rsidDel="009B2A0D">
                <w:rPr>
                  <w:sz w:val="20"/>
                  <w:szCs w:val="20"/>
                </w:rPr>
                <w:delText>10</w:delText>
              </w:r>
            </w:del>
          </w:p>
        </w:tc>
        <w:tc>
          <w:tcPr>
            <w:tcW w:w="1499" w:type="dxa"/>
          </w:tcPr>
          <w:p w14:paraId="70595614" w14:textId="701B0B8A" w:rsidR="00C12425" w:rsidDel="009B2A0D" w:rsidRDefault="00C12425" w:rsidP="00C73EB6">
            <w:pPr>
              <w:jc w:val="center"/>
              <w:rPr>
                <w:del w:id="4514" w:author="Fernandes, Richard (he, him, his | il, le, lui)" w:date="2026-06-05T17:46:00Z" w16du:dateUtc="2026-06-05T21:46:00Z"/>
                <w:sz w:val="20"/>
                <w:szCs w:val="20"/>
              </w:rPr>
            </w:pPr>
            <w:del w:id="4515" w:author="Fernandes, Richard (he, him, his | il, le, lui)" w:date="2026-06-05T17:46:00Z" w16du:dateUtc="2026-06-05T21:46:00Z">
              <w:r w:rsidDel="009B2A0D">
                <w:rPr>
                  <w:sz w:val="20"/>
                  <w:szCs w:val="20"/>
                </w:rPr>
                <w:delText>5</w:delText>
              </w:r>
            </w:del>
          </w:p>
        </w:tc>
        <w:tc>
          <w:tcPr>
            <w:tcW w:w="991" w:type="dxa"/>
          </w:tcPr>
          <w:p w14:paraId="2E4831DB" w14:textId="2864C3E7" w:rsidR="00C12425" w:rsidDel="009B2A0D" w:rsidRDefault="00C12425" w:rsidP="00C73EB6">
            <w:pPr>
              <w:jc w:val="center"/>
              <w:rPr>
                <w:del w:id="4516" w:author="Fernandes, Richard (he, him, his | il, le, lui)" w:date="2026-06-05T17:46:00Z" w16du:dateUtc="2026-06-05T21:46:00Z"/>
                <w:sz w:val="20"/>
                <w:szCs w:val="20"/>
              </w:rPr>
            </w:pPr>
            <w:del w:id="4517" w:author="Fernandes, Richard (he, him, his | il, le, lui)" w:date="2026-06-05T17:46:00Z" w16du:dateUtc="2026-06-05T21:46:00Z">
              <w:r w:rsidDel="009B2A0D">
                <w:rPr>
                  <w:sz w:val="20"/>
                  <w:szCs w:val="20"/>
                </w:rPr>
                <w:delText>1</w:delText>
              </w:r>
            </w:del>
          </w:p>
        </w:tc>
      </w:tr>
      <w:tr w:rsidR="00C12425" w:rsidDel="009B2A0D" w14:paraId="3941882A" w14:textId="48879FE2" w:rsidTr="005433A3">
        <w:trPr>
          <w:del w:id="4518" w:author="Fernandes, Richard (he, him, his | il, le, lui)" w:date="2026-06-05T17:46:00Z" w16du:dateUtc="2026-06-05T21:46:00Z"/>
        </w:trPr>
        <w:tc>
          <w:tcPr>
            <w:tcW w:w="1428" w:type="dxa"/>
          </w:tcPr>
          <w:p w14:paraId="71D44B09" w14:textId="01235AE6" w:rsidR="00C12425" w:rsidDel="009B2A0D" w:rsidRDefault="00C12425" w:rsidP="00C73EB6">
            <w:pPr>
              <w:rPr>
                <w:del w:id="4519" w:author="Fernandes, Richard (he, him, his | il, le, lui)" w:date="2026-06-05T17:46:00Z" w16du:dateUtc="2026-06-05T21:46:00Z"/>
                <w:sz w:val="20"/>
                <w:szCs w:val="20"/>
              </w:rPr>
            </w:pPr>
            <w:del w:id="4520" w:author="Fernandes, Richard (he, him, his | il, le, lui)" w:date="2026-06-05T17:46:00Z" w16du:dateUtc="2026-06-05T21:46:00Z">
              <w:r w:rsidDel="009B2A0D">
                <w:rPr>
                  <w:sz w:val="20"/>
                  <w:szCs w:val="20"/>
                </w:rPr>
                <w:delText>Relative Standard Uncertainty</w:delText>
              </w:r>
            </w:del>
          </w:p>
        </w:tc>
        <w:tc>
          <w:tcPr>
            <w:tcW w:w="1036" w:type="dxa"/>
          </w:tcPr>
          <w:p w14:paraId="784F9F83" w14:textId="1DC6A49A" w:rsidR="00C12425" w:rsidDel="009B2A0D" w:rsidRDefault="00C12425" w:rsidP="00C73EB6">
            <w:pPr>
              <w:rPr>
                <w:del w:id="4521" w:author="Fernandes, Richard (he, him, his | il, le, lui)" w:date="2026-06-05T17:46:00Z" w16du:dateUtc="2026-06-05T21:46:00Z"/>
                <w:sz w:val="20"/>
                <w:szCs w:val="20"/>
              </w:rPr>
            </w:pPr>
            <w:del w:id="4522" w:author="Fernandes, Richard (he, him, his | il, le, lui)" w:date="2026-06-05T17:46:00Z" w16du:dateUtc="2026-06-05T21:46:00Z">
              <w:r w:rsidDel="009B2A0D">
                <w:rPr>
                  <w:sz w:val="20"/>
                  <w:szCs w:val="20"/>
                </w:rPr>
                <w:delText>%</w:delText>
              </w:r>
            </w:del>
          </w:p>
        </w:tc>
        <w:tc>
          <w:tcPr>
            <w:tcW w:w="1099" w:type="dxa"/>
          </w:tcPr>
          <w:p w14:paraId="21A75F8D" w14:textId="2D09D4E1" w:rsidR="00C12425" w:rsidDel="009B2A0D" w:rsidRDefault="00C12425" w:rsidP="00C73EB6">
            <w:pPr>
              <w:jc w:val="center"/>
              <w:rPr>
                <w:del w:id="4523" w:author="Fernandes, Richard (he, him, his | il, le, lui)" w:date="2026-06-05T17:46:00Z" w16du:dateUtc="2026-06-05T21:46:00Z"/>
                <w:sz w:val="20"/>
                <w:szCs w:val="20"/>
              </w:rPr>
            </w:pPr>
            <w:del w:id="4524" w:author="Fernandes, Richard (he, him, his | il, le, lui)" w:date="2026-06-05T17:46:00Z" w16du:dateUtc="2026-06-05T21:46:00Z">
              <w:r w:rsidDel="009B2A0D">
                <w:rPr>
                  <w:sz w:val="20"/>
                  <w:szCs w:val="20"/>
                </w:rPr>
                <w:delText>10</w:delText>
              </w:r>
            </w:del>
          </w:p>
        </w:tc>
        <w:tc>
          <w:tcPr>
            <w:tcW w:w="1394" w:type="dxa"/>
          </w:tcPr>
          <w:p w14:paraId="2D095A8C" w14:textId="2C25DF17" w:rsidR="00C12425" w:rsidDel="009B2A0D" w:rsidRDefault="00C12425" w:rsidP="00C73EB6">
            <w:pPr>
              <w:jc w:val="center"/>
              <w:rPr>
                <w:del w:id="4525" w:author="Fernandes, Richard (he, him, his | il, le, lui)" w:date="2026-06-05T17:46:00Z" w16du:dateUtc="2026-06-05T21:46:00Z"/>
                <w:sz w:val="20"/>
                <w:szCs w:val="20"/>
              </w:rPr>
            </w:pPr>
            <w:del w:id="4526" w:author="Fernandes, Richard (he, him, his | il, le, lui)" w:date="2026-06-05T17:46:00Z" w16du:dateUtc="2026-06-05T21:46:00Z">
              <w:r w:rsidDel="009B2A0D">
                <w:rPr>
                  <w:sz w:val="20"/>
                  <w:szCs w:val="20"/>
                </w:rPr>
                <w:delText>10</w:delText>
              </w:r>
            </w:del>
          </w:p>
        </w:tc>
        <w:tc>
          <w:tcPr>
            <w:tcW w:w="804" w:type="dxa"/>
          </w:tcPr>
          <w:p w14:paraId="5AE37AC9" w14:textId="587C674E" w:rsidR="00C12425" w:rsidDel="009B2A0D" w:rsidRDefault="00C12425" w:rsidP="00C73EB6">
            <w:pPr>
              <w:jc w:val="center"/>
              <w:rPr>
                <w:del w:id="4527" w:author="Fernandes, Richard (he, him, his | il, le, lui)" w:date="2026-06-05T17:46:00Z" w16du:dateUtc="2026-06-05T21:46:00Z"/>
                <w:sz w:val="20"/>
                <w:szCs w:val="20"/>
              </w:rPr>
            </w:pPr>
            <w:del w:id="4528" w:author="Fernandes, Richard (he, him, his | il, le, lui)" w:date="2026-06-05T17:46:00Z" w16du:dateUtc="2026-06-05T21:46:00Z">
              <w:r w:rsidDel="009B2A0D">
                <w:rPr>
                  <w:sz w:val="20"/>
                  <w:szCs w:val="20"/>
                </w:rPr>
                <w:delText>5</w:delText>
              </w:r>
            </w:del>
          </w:p>
        </w:tc>
        <w:tc>
          <w:tcPr>
            <w:tcW w:w="1099" w:type="dxa"/>
          </w:tcPr>
          <w:p w14:paraId="63EA4743" w14:textId="43CF7E66" w:rsidR="00C12425" w:rsidDel="009B2A0D" w:rsidRDefault="00C12425" w:rsidP="00C73EB6">
            <w:pPr>
              <w:jc w:val="center"/>
              <w:rPr>
                <w:del w:id="4529" w:author="Fernandes, Richard (he, him, his | il, le, lui)" w:date="2026-06-05T17:46:00Z" w16du:dateUtc="2026-06-05T21:46:00Z"/>
                <w:sz w:val="20"/>
                <w:szCs w:val="20"/>
              </w:rPr>
            </w:pPr>
            <w:del w:id="4530" w:author="Fernandes, Richard (he, him, his | il, le, lui)" w:date="2026-06-05T17:46:00Z" w16du:dateUtc="2026-06-05T21:46:00Z">
              <w:r w:rsidDel="009B2A0D">
                <w:rPr>
                  <w:sz w:val="20"/>
                  <w:szCs w:val="20"/>
                </w:rPr>
                <w:delText>5</w:delText>
              </w:r>
            </w:del>
          </w:p>
        </w:tc>
        <w:tc>
          <w:tcPr>
            <w:tcW w:w="1499" w:type="dxa"/>
          </w:tcPr>
          <w:p w14:paraId="2DBCB1CE" w14:textId="0EA04AAE" w:rsidR="00C12425" w:rsidDel="009B2A0D" w:rsidRDefault="00C12425" w:rsidP="00C73EB6">
            <w:pPr>
              <w:jc w:val="center"/>
              <w:rPr>
                <w:del w:id="4531" w:author="Fernandes, Richard (he, him, his | il, le, lui)" w:date="2026-06-05T17:46:00Z" w16du:dateUtc="2026-06-05T21:46:00Z"/>
                <w:sz w:val="20"/>
                <w:szCs w:val="20"/>
              </w:rPr>
            </w:pPr>
            <w:del w:id="4532" w:author="Fernandes, Richard (he, him, his | il, le, lui)" w:date="2026-06-05T17:46:00Z" w16du:dateUtc="2026-06-05T21:46:00Z">
              <w:r w:rsidDel="009B2A0D">
                <w:rPr>
                  <w:sz w:val="20"/>
                  <w:szCs w:val="20"/>
                </w:rPr>
                <w:delText>5</w:delText>
              </w:r>
            </w:del>
          </w:p>
        </w:tc>
        <w:tc>
          <w:tcPr>
            <w:tcW w:w="991" w:type="dxa"/>
          </w:tcPr>
          <w:p w14:paraId="3AFDE4DB" w14:textId="447E9E31" w:rsidR="00C12425" w:rsidDel="009B2A0D" w:rsidRDefault="00C12425" w:rsidP="00C73EB6">
            <w:pPr>
              <w:jc w:val="center"/>
              <w:rPr>
                <w:del w:id="4533" w:author="Fernandes, Richard (he, him, his | il, le, lui)" w:date="2026-06-05T17:46:00Z" w16du:dateUtc="2026-06-05T21:46:00Z"/>
                <w:sz w:val="20"/>
                <w:szCs w:val="20"/>
              </w:rPr>
            </w:pPr>
            <w:del w:id="4534" w:author="Fernandes, Richard (he, him, his | il, le, lui)" w:date="2026-06-05T17:46:00Z" w16du:dateUtc="2026-06-05T21:46:00Z">
              <w:r w:rsidDel="009B2A0D">
                <w:rPr>
                  <w:sz w:val="20"/>
                  <w:szCs w:val="20"/>
                </w:rPr>
                <w:delText>2.5</w:delText>
              </w:r>
            </w:del>
          </w:p>
        </w:tc>
      </w:tr>
      <w:tr w:rsidR="00C12425" w:rsidDel="009B2A0D" w14:paraId="2960DD4F" w14:textId="3D5F2F0E" w:rsidTr="005433A3">
        <w:trPr>
          <w:del w:id="4535" w:author="Fernandes, Richard (he, him, his | il, le, lui)" w:date="2026-06-05T17:46:00Z" w16du:dateUtc="2026-06-05T21:46:00Z"/>
        </w:trPr>
        <w:tc>
          <w:tcPr>
            <w:tcW w:w="1428" w:type="dxa"/>
          </w:tcPr>
          <w:p w14:paraId="22118E99" w14:textId="1CDC309D" w:rsidR="00C12425" w:rsidDel="009B2A0D" w:rsidRDefault="00C12425" w:rsidP="00C73EB6">
            <w:pPr>
              <w:rPr>
                <w:del w:id="4536" w:author="Fernandes, Richard (he, him, his | il, le, lui)" w:date="2026-06-05T17:46:00Z" w16du:dateUtc="2026-06-05T21:46:00Z"/>
                <w:sz w:val="20"/>
                <w:szCs w:val="20"/>
              </w:rPr>
            </w:pPr>
            <w:commentRangeStart w:id="4537"/>
            <w:del w:id="4538" w:author="Fernandes, Richard (he, him, his | il, le, lui)" w:date="2026-06-05T17:46:00Z" w16du:dateUtc="2026-06-05T21:46:00Z">
              <w:r w:rsidDel="009B2A0D">
                <w:rPr>
                  <w:sz w:val="20"/>
                  <w:szCs w:val="20"/>
                </w:rPr>
                <w:delText>Minimum Standard Uncertainty</w:delText>
              </w:r>
              <w:commentRangeEnd w:id="4537"/>
              <w:r w:rsidR="00CF71B0" w:rsidDel="009B2A0D">
                <w:rPr>
                  <w:rStyle w:val="CommentReference"/>
                  <w:sz w:val="20"/>
                  <w:szCs w:val="20"/>
                </w:rPr>
                <w:commentReference w:id="4537"/>
              </w:r>
            </w:del>
          </w:p>
        </w:tc>
        <w:tc>
          <w:tcPr>
            <w:tcW w:w="1036" w:type="dxa"/>
          </w:tcPr>
          <w:p w14:paraId="1698472C" w14:textId="64A6A22D" w:rsidR="00C12425" w:rsidDel="009B2A0D" w:rsidRDefault="00CF71B0" w:rsidP="00C73EB6">
            <w:pPr>
              <w:rPr>
                <w:del w:id="4539" w:author="Fernandes, Richard (he, him, his | il, le, lui)" w:date="2026-06-05T17:46:00Z" w16du:dateUtc="2026-06-05T21:46:00Z"/>
                <w:sz w:val="20"/>
                <w:szCs w:val="20"/>
              </w:rPr>
            </w:pPr>
            <w:commentRangeStart w:id="4540"/>
            <w:del w:id="4541" w:author="Fernandes, Richard (he, him, his | il, le, lui)" w:date="2026-06-05T17:46:00Z" w16du:dateUtc="2026-06-05T21:46:00Z">
              <w:r w:rsidDel="009B2A0D">
                <w:rPr>
                  <w:sz w:val="20"/>
                  <w:szCs w:val="20"/>
                </w:rPr>
                <w:delText>1</w:delText>
              </w:r>
              <w:commentRangeEnd w:id="4540"/>
              <w:r w:rsidR="00653E40" w:rsidDel="009B2A0D">
                <w:rPr>
                  <w:rStyle w:val="CommentReference"/>
                  <w:sz w:val="20"/>
                  <w:szCs w:val="20"/>
                </w:rPr>
                <w:commentReference w:id="4540"/>
              </w:r>
            </w:del>
          </w:p>
        </w:tc>
        <w:tc>
          <w:tcPr>
            <w:tcW w:w="1099" w:type="dxa"/>
          </w:tcPr>
          <w:p w14:paraId="6AEF1050" w14:textId="4764A840" w:rsidR="00C12425" w:rsidDel="009B2A0D" w:rsidRDefault="00C12425" w:rsidP="00C73EB6">
            <w:pPr>
              <w:jc w:val="center"/>
              <w:rPr>
                <w:del w:id="4542" w:author="Fernandes, Richard (he, him, his | il, le, lui)" w:date="2026-06-05T17:46:00Z" w16du:dateUtc="2026-06-05T21:46:00Z"/>
                <w:sz w:val="20"/>
                <w:szCs w:val="20"/>
              </w:rPr>
            </w:pPr>
            <w:del w:id="4543" w:author="Fernandes, Richard (he, him, his | il, le, lui)" w:date="2026-06-05T17:46:00Z" w16du:dateUtc="2026-06-05T21:46:00Z">
              <w:r w:rsidDel="009B2A0D">
                <w:rPr>
                  <w:sz w:val="20"/>
                  <w:szCs w:val="20"/>
                </w:rPr>
                <w:delText>0.05</w:delText>
              </w:r>
            </w:del>
          </w:p>
        </w:tc>
        <w:tc>
          <w:tcPr>
            <w:tcW w:w="1394" w:type="dxa"/>
          </w:tcPr>
          <w:p w14:paraId="7051C924" w14:textId="7F324053" w:rsidR="00C12425" w:rsidDel="009B2A0D" w:rsidRDefault="00C12425" w:rsidP="00C73EB6">
            <w:pPr>
              <w:jc w:val="center"/>
              <w:rPr>
                <w:del w:id="4544" w:author="Fernandes, Richard (he, him, his | il, le, lui)" w:date="2026-06-05T17:46:00Z" w16du:dateUtc="2026-06-05T21:46:00Z"/>
                <w:sz w:val="20"/>
                <w:szCs w:val="20"/>
              </w:rPr>
            </w:pPr>
            <w:del w:id="4545" w:author="Fernandes, Richard (he, him, his | il, le, lui)" w:date="2026-06-05T17:46:00Z" w16du:dateUtc="2026-06-05T21:46:00Z">
              <w:r w:rsidDel="009B2A0D">
                <w:rPr>
                  <w:sz w:val="20"/>
                  <w:szCs w:val="20"/>
                </w:rPr>
                <w:delText>0.05</w:delText>
              </w:r>
            </w:del>
          </w:p>
        </w:tc>
        <w:tc>
          <w:tcPr>
            <w:tcW w:w="804" w:type="dxa"/>
          </w:tcPr>
          <w:p w14:paraId="0C9E627E" w14:textId="6EA447B9" w:rsidR="00C12425" w:rsidDel="009B2A0D" w:rsidRDefault="00C12425" w:rsidP="00C73EB6">
            <w:pPr>
              <w:jc w:val="center"/>
              <w:rPr>
                <w:del w:id="4546" w:author="Fernandes, Richard (he, him, his | il, le, lui)" w:date="2026-06-05T17:46:00Z" w16du:dateUtc="2026-06-05T21:46:00Z"/>
                <w:sz w:val="20"/>
                <w:szCs w:val="20"/>
              </w:rPr>
            </w:pPr>
            <w:del w:id="4547" w:author="Fernandes, Richard (he, him, his | il, le, lui)" w:date="2026-06-05T17:46:00Z" w16du:dateUtc="2026-06-05T21:46:00Z">
              <w:r w:rsidDel="009B2A0D">
                <w:rPr>
                  <w:sz w:val="20"/>
                  <w:szCs w:val="20"/>
                </w:rPr>
                <w:delText>0.025</w:delText>
              </w:r>
            </w:del>
          </w:p>
        </w:tc>
        <w:tc>
          <w:tcPr>
            <w:tcW w:w="1099" w:type="dxa"/>
          </w:tcPr>
          <w:p w14:paraId="33352B5B" w14:textId="20049886" w:rsidR="00C12425" w:rsidDel="009B2A0D" w:rsidRDefault="00C12425" w:rsidP="00C73EB6">
            <w:pPr>
              <w:jc w:val="center"/>
              <w:rPr>
                <w:del w:id="4548" w:author="Fernandes, Richard (he, him, his | il, le, lui)" w:date="2026-06-05T17:46:00Z" w16du:dateUtc="2026-06-05T21:46:00Z"/>
                <w:sz w:val="20"/>
                <w:szCs w:val="20"/>
              </w:rPr>
            </w:pPr>
            <w:del w:id="4549" w:author="Fernandes, Richard (he, him, his | il, le, lui)" w:date="2026-06-05T17:46:00Z" w16du:dateUtc="2026-06-05T21:46:00Z">
              <w:r w:rsidDel="009B2A0D">
                <w:rPr>
                  <w:sz w:val="20"/>
                  <w:szCs w:val="20"/>
                </w:rPr>
                <w:delText>0.025</w:delText>
              </w:r>
            </w:del>
          </w:p>
        </w:tc>
        <w:tc>
          <w:tcPr>
            <w:tcW w:w="1499" w:type="dxa"/>
          </w:tcPr>
          <w:p w14:paraId="19CD02A6" w14:textId="45F453E1" w:rsidR="00C12425" w:rsidDel="009B2A0D" w:rsidRDefault="00C12425" w:rsidP="00C73EB6">
            <w:pPr>
              <w:jc w:val="center"/>
              <w:rPr>
                <w:del w:id="4550" w:author="Fernandes, Richard (he, him, his | il, le, lui)" w:date="2026-06-05T17:46:00Z" w16du:dateUtc="2026-06-05T21:46:00Z"/>
                <w:sz w:val="20"/>
                <w:szCs w:val="20"/>
              </w:rPr>
            </w:pPr>
            <w:del w:id="4551" w:author="Fernandes, Richard (he, him, his | il, le, lui)" w:date="2026-06-05T17:46:00Z" w16du:dateUtc="2026-06-05T21:46:00Z">
              <w:r w:rsidDel="009B2A0D">
                <w:rPr>
                  <w:sz w:val="20"/>
                  <w:szCs w:val="20"/>
                </w:rPr>
                <w:delText>0.025</w:delText>
              </w:r>
            </w:del>
          </w:p>
        </w:tc>
        <w:tc>
          <w:tcPr>
            <w:tcW w:w="991" w:type="dxa"/>
          </w:tcPr>
          <w:p w14:paraId="68EB63CF" w14:textId="225BF8A9" w:rsidR="00C12425" w:rsidDel="009B2A0D" w:rsidRDefault="00C12425" w:rsidP="00C73EB6">
            <w:pPr>
              <w:jc w:val="center"/>
              <w:rPr>
                <w:del w:id="4552" w:author="Fernandes, Richard (he, him, his | il, le, lui)" w:date="2026-06-05T17:46:00Z" w16du:dateUtc="2026-06-05T21:46:00Z"/>
                <w:sz w:val="20"/>
                <w:szCs w:val="20"/>
              </w:rPr>
            </w:pPr>
            <w:del w:id="4553" w:author="Fernandes, Richard (he, him, his | il, le, lui)" w:date="2026-06-05T17:46:00Z" w16du:dateUtc="2026-06-05T21:46:00Z">
              <w:r w:rsidDel="009B2A0D">
                <w:rPr>
                  <w:sz w:val="20"/>
                  <w:szCs w:val="20"/>
                </w:rPr>
                <w:delText>0.0125</w:delText>
              </w:r>
            </w:del>
          </w:p>
        </w:tc>
      </w:tr>
      <w:tr w:rsidR="00C12425" w:rsidDel="009B2A0D" w14:paraId="3ABA5BF3" w14:textId="363E35EE" w:rsidTr="005433A3">
        <w:trPr>
          <w:del w:id="4554" w:author="Fernandes, Richard (he, him, his | il, le, lui)" w:date="2026-06-05T17:46:00Z" w16du:dateUtc="2026-06-05T21:46:00Z"/>
        </w:trPr>
        <w:tc>
          <w:tcPr>
            <w:tcW w:w="1428" w:type="dxa"/>
          </w:tcPr>
          <w:p w14:paraId="0416E2C4" w14:textId="2E18C559" w:rsidR="00C12425" w:rsidDel="009B2A0D" w:rsidRDefault="00C12425" w:rsidP="00C73EB6">
            <w:pPr>
              <w:rPr>
                <w:del w:id="4555" w:author="Fernandes, Richard (he, him, his | il, le, lui)" w:date="2026-06-05T17:46:00Z" w16du:dateUtc="2026-06-05T21:46:00Z"/>
                <w:sz w:val="20"/>
                <w:szCs w:val="20"/>
              </w:rPr>
            </w:pPr>
            <w:del w:id="4556" w:author="Fernandes, Richard (he, him, his | il, le, lui)" w:date="2026-06-05T17:46:00Z" w16du:dateUtc="2026-06-05T21:46:00Z">
              <w:r w:rsidDel="009B2A0D">
                <w:rPr>
                  <w:sz w:val="20"/>
                  <w:szCs w:val="20"/>
                </w:rPr>
                <w:delText>Stability</w:delText>
              </w:r>
            </w:del>
          </w:p>
        </w:tc>
        <w:tc>
          <w:tcPr>
            <w:tcW w:w="1036" w:type="dxa"/>
          </w:tcPr>
          <w:p w14:paraId="7D061C1E" w14:textId="4B7DF376" w:rsidR="00C12425" w:rsidDel="009B2A0D" w:rsidRDefault="00C12425" w:rsidP="00C73EB6">
            <w:pPr>
              <w:rPr>
                <w:del w:id="4557" w:author="Fernandes, Richard (he, him, his | il, le, lui)" w:date="2026-06-05T17:46:00Z" w16du:dateUtc="2026-06-05T21:46:00Z"/>
                <w:sz w:val="20"/>
                <w:szCs w:val="20"/>
              </w:rPr>
            </w:pPr>
            <w:del w:id="4558" w:author="Fernandes, Richard (he, him, his | il, le, lui)" w:date="2026-06-05T17:46:00Z" w16du:dateUtc="2026-06-05T21:46:00Z">
              <w:r w:rsidDel="009B2A0D">
                <w:rPr>
                  <w:sz w:val="20"/>
                  <w:szCs w:val="20"/>
                </w:rPr>
                <w:delText>%/year</w:delText>
              </w:r>
            </w:del>
          </w:p>
        </w:tc>
        <w:tc>
          <w:tcPr>
            <w:tcW w:w="1099" w:type="dxa"/>
          </w:tcPr>
          <w:p w14:paraId="6E719D76" w14:textId="0A8F5D64" w:rsidR="00C12425" w:rsidDel="009B2A0D" w:rsidRDefault="00C12425" w:rsidP="00C73EB6">
            <w:pPr>
              <w:jc w:val="center"/>
              <w:rPr>
                <w:del w:id="4559" w:author="Fernandes, Richard (he, him, his | il, le, lui)" w:date="2026-06-05T17:46:00Z" w16du:dateUtc="2026-06-05T21:46:00Z"/>
                <w:sz w:val="20"/>
                <w:szCs w:val="20"/>
              </w:rPr>
            </w:pPr>
            <w:del w:id="4560" w:author="Fernandes, Richard (he, him, his | il, le, lui)" w:date="2026-06-05T17:46:00Z" w16du:dateUtc="2026-06-05T21:46:00Z">
              <w:r w:rsidDel="009B2A0D">
                <w:rPr>
                  <w:sz w:val="20"/>
                  <w:szCs w:val="20"/>
                </w:rPr>
                <w:delText>0.6</w:delText>
              </w:r>
            </w:del>
          </w:p>
        </w:tc>
        <w:tc>
          <w:tcPr>
            <w:tcW w:w="1394" w:type="dxa"/>
          </w:tcPr>
          <w:p w14:paraId="17B2ADBB" w14:textId="13D23B01" w:rsidR="00C12425" w:rsidDel="009B2A0D" w:rsidRDefault="00C12425" w:rsidP="00C73EB6">
            <w:pPr>
              <w:jc w:val="center"/>
              <w:rPr>
                <w:del w:id="4561" w:author="Fernandes, Richard (he, him, his | il, le, lui)" w:date="2026-06-05T17:46:00Z" w16du:dateUtc="2026-06-05T21:46:00Z"/>
                <w:sz w:val="20"/>
                <w:szCs w:val="20"/>
              </w:rPr>
            </w:pPr>
            <w:del w:id="4562" w:author="Fernandes, Richard (he, him, his | il, le, lui)" w:date="2026-06-05T17:46:00Z" w16du:dateUtc="2026-06-05T21:46:00Z">
              <w:r w:rsidDel="009B2A0D">
                <w:rPr>
                  <w:sz w:val="20"/>
                  <w:szCs w:val="20"/>
                </w:rPr>
                <w:delText>0.6</w:delText>
              </w:r>
            </w:del>
          </w:p>
        </w:tc>
        <w:tc>
          <w:tcPr>
            <w:tcW w:w="804" w:type="dxa"/>
          </w:tcPr>
          <w:p w14:paraId="3CBFAE22" w14:textId="23AFBAA1" w:rsidR="00C12425" w:rsidDel="009B2A0D" w:rsidRDefault="00C12425" w:rsidP="00C73EB6">
            <w:pPr>
              <w:jc w:val="center"/>
              <w:rPr>
                <w:del w:id="4563" w:author="Fernandes, Richard (he, him, his | il, le, lui)" w:date="2026-06-05T17:46:00Z" w16du:dateUtc="2026-06-05T21:46:00Z"/>
                <w:sz w:val="20"/>
                <w:szCs w:val="20"/>
              </w:rPr>
            </w:pPr>
            <w:del w:id="4564" w:author="Fernandes, Richard (he, him, his | il, le, lui)" w:date="2026-06-05T17:46:00Z" w16du:dateUtc="2026-06-05T21:46:00Z">
              <w:r w:rsidDel="009B2A0D">
                <w:rPr>
                  <w:sz w:val="20"/>
                  <w:szCs w:val="20"/>
                </w:rPr>
                <w:delText>0.3</w:delText>
              </w:r>
            </w:del>
          </w:p>
        </w:tc>
        <w:tc>
          <w:tcPr>
            <w:tcW w:w="1099" w:type="dxa"/>
          </w:tcPr>
          <w:p w14:paraId="208827F8" w14:textId="7A8DCB18" w:rsidR="00C12425" w:rsidDel="009B2A0D" w:rsidRDefault="00C12425" w:rsidP="00C73EB6">
            <w:pPr>
              <w:jc w:val="center"/>
              <w:rPr>
                <w:del w:id="4565" w:author="Fernandes, Richard (he, him, his | il, le, lui)" w:date="2026-06-05T17:46:00Z" w16du:dateUtc="2026-06-05T21:46:00Z"/>
                <w:sz w:val="20"/>
                <w:szCs w:val="20"/>
              </w:rPr>
            </w:pPr>
            <w:del w:id="4566" w:author="Fernandes, Richard (he, him, his | il, le, lui)" w:date="2026-06-05T17:46:00Z" w16du:dateUtc="2026-06-05T21:46:00Z">
              <w:r w:rsidDel="009B2A0D">
                <w:rPr>
                  <w:sz w:val="20"/>
                  <w:szCs w:val="20"/>
                </w:rPr>
                <w:delText>0.3</w:delText>
              </w:r>
            </w:del>
          </w:p>
        </w:tc>
        <w:tc>
          <w:tcPr>
            <w:tcW w:w="1499" w:type="dxa"/>
          </w:tcPr>
          <w:p w14:paraId="227211DD" w14:textId="43C70CCF" w:rsidR="00C12425" w:rsidDel="009B2A0D" w:rsidRDefault="00C12425" w:rsidP="00C73EB6">
            <w:pPr>
              <w:jc w:val="center"/>
              <w:rPr>
                <w:del w:id="4567" w:author="Fernandes, Richard (he, him, his | il, le, lui)" w:date="2026-06-05T17:46:00Z" w16du:dateUtc="2026-06-05T21:46:00Z"/>
                <w:sz w:val="20"/>
                <w:szCs w:val="20"/>
              </w:rPr>
            </w:pPr>
            <w:del w:id="4568" w:author="Fernandes, Richard (he, him, his | il, le, lui)" w:date="2026-06-05T17:46:00Z" w16du:dateUtc="2026-06-05T21:46:00Z">
              <w:r w:rsidDel="009B2A0D">
                <w:rPr>
                  <w:sz w:val="20"/>
                  <w:szCs w:val="20"/>
                </w:rPr>
                <w:delText>0.3</w:delText>
              </w:r>
            </w:del>
          </w:p>
        </w:tc>
        <w:tc>
          <w:tcPr>
            <w:tcW w:w="991" w:type="dxa"/>
          </w:tcPr>
          <w:p w14:paraId="0D240AAE" w14:textId="1CD51974" w:rsidR="00C12425" w:rsidDel="009B2A0D" w:rsidRDefault="00C12425" w:rsidP="00C73EB6">
            <w:pPr>
              <w:keepNext/>
              <w:jc w:val="center"/>
              <w:rPr>
                <w:del w:id="4569" w:author="Fernandes, Richard (he, him, his | il, le, lui)" w:date="2026-06-05T17:46:00Z" w16du:dateUtc="2026-06-05T21:46:00Z"/>
                <w:sz w:val="20"/>
                <w:szCs w:val="20"/>
              </w:rPr>
            </w:pPr>
            <w:del w:id="4570" w:author="Fernandes, Richard (he, him, his | il, le, lui)" w:date="2026-06-05T17:46:00Z" w16du:dateUtc="2026-06-05T21:46:00Z">
              <w:r w:rsidDel="009B2A0D">
                <w:rPr>
                  <w:sz w:val="20"/>
                  <w:szCs w:val="20"/>
                </w:rPr>
                <w:delText>0.1</w:delText>
              </w:r>
            </w:del>
          </w:p>
        </w:tc>
      </w:tr>
    </w:tbl>
    <w:p w14:paraId="423E24CE" w14:textId="0BA7CD8C" w:rsidR="00DE2F91" w:rsidRPr="00C12425" w:rsidDel="009B2A0D" w:rsidRDefault="00DE2F91">
      <w:pPr>
        <w:spacing w:line="360" w:lineRule="auto"/>
        <w:rPr>
          <w:del w:id="4571" w:author="Fernandes, Richard (he, him, his | il, le, lui)" w:date="2026-06-05T17:46:00Z" w16du:dateUtc="2026-06-05T21:46:00Z"/>
          <w:b/>
        </w:rPr>
      </w:pPr>
    </w:p>
    <w:p w14:paraId="72972FAE" w14:textId="70ECCF4D" w:rsidR="00092312" w:rsidRPr="00092312" w:rsidDel="009B2A0D" w:rsidRDefault="00092312" w:rsidP="001A4050">
      <w:pPr>
        <w:pStyle w:val="Heading5"/>
        <w:numPr>
          <w:ilvl w:val="4"/>
          <w:numId w:val="5"/>
        </w:numPr>
        <w:rPr>
          <w:del w:id="4572" w:author="Fernandes, Richard (he, him, his | il, le, lui)" w:date="2026-06-05T17:46:00Z" w16du:dateUtc="2026-06-05T21:46:00Z"/>
          <w:bCs/>
          <w:lang w:val="en-US"/>
        </w:rPr>
      </w:pPr>
      <w:del w:id="4573" w:author="Fernandes, Richard (he, him, his | il, le, lui)" w:date="2026-06-05T17:46:00Z" w16du:dateUtc="2026-06-05T21:46:00Z">
        <w:r w:rsidRPr="00092312" w:rsidDel="009B2A0D">
          <w:rPr>
            <w:bCs/>
            <w:lang w:val="en-US"/>
          </w:rPr>
          <w:delText>Timeliness</w:delText>
        </w:r>
      </w:del>
    </w:p>
    <w:p w14:paraId="7CE6D80E" w14:textId="47D9B469" w:rsidR="00092312" w:rsidDel="009B2A0D" w:rsidRDefault="00092312">
      <w:pPr>
        <w:spacing w:line="360" w:lineRule="auto"/>
        <w:rPr>
          <w:del w:id="4574" w:author="Fernandes, Richard (he, him, his | il, le, lui)" w:date="2026-06-05T17:46:00Z" w16du:dateUtc="2026-06-05T21:46:00Z"/>
          <w:b/>
          <w:lang w:val="en-US"/>
        </w:rPr>
      </w:pPr>
    </w:p>
    <w:p w14:paraId="0E53C042" w14:textId="63AD0D67" w:rsidR="00AF7238" w:rsidDel="009B2A0D" w:rsidRDefault="003118C7">
      <w:pPr>
        <w:spacing w:line="360" w:lineRule="auto"/>
        <w:rPr>
          <w:del w:id="4575" w:author="Fernandes, Richard (he, him, his | il, le, lui)" w:date="2026-06-05T17:46:00Z" w16du:dateUtc="2026-06-05T21:46:00Z"/>
          <w:bCs/>
          <w:lang w:val="en-US"/>
        </w:rPr>
      </w:pPr>
      <w:del w:id="4576" w:author="Fernandes, Richard (he, him, his | il, le, lui)" w:date="2026-06-05T17:46:00Z" w16du:dateUtc="2026-06-05T21:46:00Z">
        <w:r w:rsidDel="009B2A0D">
          <w:rPr>
            <w:bCs/>
            <w:lang w:val="en-US"/>
          </w:rPr>
          <w:delText>Timeliness</w:delText>
        </w:r>
        <w:r w:rsidR="008722D5" w:rsidRPr="00EA6B8E" w:rsidDel="009B2A0D">
          <w:rPr>
            <w:bCs/>
            <w:lang w:val="en-US"/>
          </w:rPr>
          <w:delText xml:space="preserve"> requirements can be satisfied with sufficient computing resources assuming the current access to input </w:delText>
        </w:r>
        <w:r w:rsidR="00D16203" w:rsidDel="009B2A0D">
          <w:rPr>
            <w:bCs/>
            <w:lang w:val="en-US"/>
          </w:rPr>
          <w:delText>FDR</w:delText>
        </w:r>
        <w:r w:rsidR="008722D5" w:rsidRPr="00EA6B8E" w:rsidDel="009B2A0D">
          <w:rPr>
            <w:bCs/>
            <w:lang w:val="en-US"/>
          </w:rPr>
          <w:delText xml:space="preserve">s with latency of &lt;1d continues. </w:delText>
        </w:r>
        <w:r w:rsidR="004F1BDE" w:rsidRPr="00EA6B8E" w:rsidDel="009B2A0D">
          <w:rPr>
            <w:bCs/>
            <w:lang w:val="en-US"/>
          </w:rPr>
          <w:delText xml:space="preserve"> </w:delText>
        </w:r>
        <w:r w:rsidDel="009B2A0D">
          <w:rPr>
            <w:bCs/>
            <w:lang w:val="en-US"/>
          </w:rPr>
          <w:delText>Timeliness is not assessed here as these factors are not well defined for current decametric LAI/FAPAR products and are likely to change.</w:delText>
        </w:r>
      </w:del>
    </w:p>
    <w:p w14:paraId="2810F618" w14:textId="00E8093B" w:rsidR="003118C7" w:rsidDel="009B2A0D" w:rsidRDefault="003118C7">
      <w:pPr>
        <w:spacing w:line="360" w:lineRule="auto"/>
        <w:rPr>
          <w:del w:id="4577" w:author="Fernandes, Richard (he, him, his | il, le, lui)" w:date="2026-06-05T17:46:00Z" w16du:dateUtc="2026-06-05T21:46:00Z"/>
          <w:bCs/>
          <w:lang w:val="en-US"/>
        </w:rPr>
      </w:pPr>
    </w:p>
    <w:p w14:paraId="31D84412" w14:textId="5E7B8487" w:rsidR="00092312" w:rsidDel="009B2A0D" w:rsidRDefault="00092312" w:rsidP="001A4050">
      <w:pPr>
        <w:pStyle w:val="Heading5"/>
        <w:numPr>
          <w:ilvl w:val="4"/>
          <w:numId w:val="5"/>
        </w:numPr>
        <w:rPr>
          <w:del w:id="4578" w:author="Fernandes, Richard (he, him, his | il, le, lui)" w:date="2026-06-05T17:46:00Z" w16du:dateUtc="2026-06-05T21:46:00Z"/>
          <w:bCs/>
          <w:lang w:val="en-US"/>
        </w:rPr>
      </w:pPr>
      <w:del w:id="4579" w:author="Fernandes, Richard (he, him, his | il, le, lui)" w:date="2026-06-05T17:46:00Z" w16du:dateUtc="2026-06-05T21:46:00Z">
        <w:r w:rsidDel="009B2A0D">
          <w:rPr>
            <w:bCs/>
            <w:lang w:val="en-US"/>
          </w:rPr>
          <w:delText>Spatial Resolution</w:delText>
        </w:r>
      </w:del>
    </w:p>
    <w:p w14:paraId="24BA476D" w14:textId="43980536" w:rsidR="000B654B" w:rsidRPr="000B654B" w:rsidDel="009B2A0D" w:rsidRDefault="000B654B" w:rsidP="000B654B">
      <w:pPr>
        <w:rPr>
          <w:del w:id="4580" w:author="Fernandes, Richard (he, him, his | il, le, lui)" w:date="2026-06-05T17:46:00Z" w16du:dateUtc="2026-06-05T21:46:00Z"/>
          <w:lang w:val="en-US"/>
        </w:rPr>
      </w:pPr>
    </w:p>
    <w:p w14:paraId="66166E32" w14:textId="6BE2EBA5" w:rsidR="003118C7" w:rsidDel="009B2A0D" w:rsidRDefault="00CF71B0">
      <w:pPr>
        <w:spacing w:line="360" w:lineRule="auto"/>
        <w:rPr>
          <w:del w:id="4581" w:author="Fernandes, Richard (he, him, his | il, le, lui)" w:date="2026-06-05T17:46:00Z" w16du:dateUtc="2026-06-05T21:46:00Z"/>
          <w:bCs/>
        </w:rPr>
      </w:pPr>
      <w:del w:id="4582" w:author="Fernandes, Richard (he, him, his | il, le, lui)" w:date="2026-06-05T17:46:00Z" w16du:dateUtc="2026-06-05T21:46:00Z">
        <w:r w:rsidDel="009B2A0D">
          <w:rPr>
            <w:bCs/>
            <w:lang w:val="en-US"/>
          </w:rPr>
          <w:delText xml:space="preserve">The spatial resolution defines the spatial extent of the product </w:delText>
        </w:r>
        <w:r w:rsidRPr="00CF71B0" w:rsidDel="009B2A0D">
          <w:rPr>
            <w:b/>
            <w:lang w:val="en-US"/>
          </w:rPr>
          <w:delText>minimum mapping unit</w:delText>
        </w:r>
        <w:r w:rsidR="000B654B" w:rsidDel="009B2A0D">
          <w:rPr>
            <w:bCs/>
            <w:lang w:val="en-US"/>
          </w:rPr>
          <w:delText xml:space="preserve"> (MMU). </w:delText>
        </w:r>
        <w:r w:rsidR="003118C7" w:rsidDel="009B2A0D">
          <w:rPr>
            <w:bCs/>
            <w:lang w:val="en-US"/>
          </w:rPr>
          <w:delText xml:space="preserve">Spatial resolution is not defined by GCOS.  </w:delText>
        </w:r>
        <w:r w:rsidR="00A60554" w:rsidDel="009B2A0D">
          <w:rPr>
            <w:bCs/>
            <w:lang w:val="en-US"/>
          </w:rPr>
          <w:delText>The</w:delText>
        </w:r>
        <w:r w:rsidR="003118C7" w:rsidDel="009B2A0D">
          <w:rPr>
            <w:bCs/>
            <w:lang w:val="en-US"/>
          </w:rPr>
          <w:delText xml:space="preserve"> CEOS definition “</w:delText>
        </w:r>
        <w:commentRangeStart w:id="4583"/>
        <w:r w:rsidR="003118C7" w:rsidRPr="003118C7" w:rsidDel="009B2A0D">
          <w:rPr>
            <w:bCs/>
          </w:rPr>
          <w:delText>The highest magnification of the sensor at the ground surface.</w:delText>
        </w:r>
        <w:commentRangeEnd w:id="4583"/>
        <w:r w:rsidR="00653E40" w:rsidDel="009B2A0D">
          <w:rPr>
            <w:rStyle w:val="CommentReference"/>
            <w:bCs/>
            <w:sz w:val="40"/>
            <w:szCs w:val="40"/>
          </w:rPr>
          <w:commentReference w:id="4583"/>
        </w:r>
        <w:r w:rsidR="003118C7" w:rsidDel="009B2A0D">
          <w:rPr>
            <w:bCs/>
          </w:rPr>
          <w:delText xml:space="preserve">” </w:delText>
        </w:r>
        <w:r w:rsidR="003118C7" w:rsidRPr="00CF71B0" w:rsidDel="009B2A0D">
          <w:rPr>
            <w:bCs/>
          </w:rPr>
          <w:delText>(</w:delText>
        </w:r>
        <w:r w:rsidR="00A60554" w:rsidRPr="00CF71B0" w:rsidDel="009B2A0D">
          <w:rPr>
            <w:bCs/>
          </w:rPr>
          <w:delText>CEOS WGCV</w:delText>
        </w:r>
        <w:r w:rsidDel="009B2A0D">
          <w:rPr>
            <w:bCs/>
          </w:rPr>
          <w:delText xml:space="preserve"> glossary of terms</w:delText>
        </w:r>
        <w:r w:rsidR="003118C7" w:rsidRPr="00CF71B0" w:rsidDel="009B2A0D">
          <w:rPr>
            <w:bCs/>
          </w:rPr>
          <w:delText>)</w:delText>
        </w:r>
        <w:r w:rsidR="003118C7" w:rsidDel="009B2A0D">
          <w:rPr>
            <w:b/>
            <w:bCs/>
          </w:rPr>
          <w:delText xml:space="preserve"> </w:delText>
        </w:r>
        <w:r w:rsidR="000B654B" w:rsidRPr="000B654B" w:rsidDel="009B2A0D">
          <w:delText>in not</w:delText>
        </w:r>
        <w:r w:rsidR="000B654B" w:rsidDel="009B2A0D">
          <w:rPr>
            <w:b/>
            <w:bCs/>
          </w:rPr>
          <w:delText xml:space="preserve"> </w:delText>
        </w:r>
        <w:r w:rsidR="003118C7" w:rsidDel="009B2A0D">
          <w:rPr>
            <w:bCs/>
          </w:rPr>
          <w:delText xml:space="preserve"> a SI quantity. </w:delText>
        </w:r>
        <w:r w:rsidR="00A60554" w:rsidDel="009B2A0D">
          <w:rPr>
            <w:bCs/>
          </w:rPr>
          <w:delText xml:space="preserve"> The WMO definition as the </w:delText>
        </w:r>
        <w:r w:rsidR="00A60554" w:rsidRPr="0054032B" w:rsidDel="009B2A0D">
          <w:rPr>
            <w:bCs/>
          </w:rPr>
          <w:delText>“distance between independent measurements or grid points”</w:delText>
        </w:r>
        <w:r w:rsidR="003118C7" w:rsidDel="009B2A0D">
          <w:rPr>
            <w:bCs/>
          </w:rPr>
          <w:delText xml:space="preserve"> </w:delText>
        </w:r>
        <w:r w:rsidR="00A60554" w:rsidDel="009B2A0D">
          <w:rPr>
            <w:bCs/>
          </w:rPr>
          <w:delText>corresponds to the spatial sampling resolution and not the spatial support of measurements</w:delText>
        </w:r>
        <w:r w:rsidR="000B654B" w:rsidDel="009B2A0D">
          <w:rPr>
            <w:bCs/>
          </w:rPr>
          <w:delText xml:space="preserve"> (</w:delText>
        </w:r>
        <w:r w:rsidR="000B654B" w:rsidDel="009B2A0D">
          <w:fldChar w:fldCharType="begin"/>
        </w:r>
        <w:r w:rsidR="000B654B" w:rsidDel="009B2A0D">
          <w:delInstrText>HYPERLINK "https://unterm.un.org/unterm2/en/"</w:delInstrText>
        </w:r>
        <w:r w:rsidR="000B654B" w:rsidDel="009B2A0D">
          <w:fldChar w:fldCharType="separate"/>
        </w:r>
        <w:r w:rsidR="000B654B" w:rsidRPr="000B654B" w:rsidDel="009B2A0D">
          <w:rPr>
            <w:rStyle w:val="Hyperlink"/>
            <w:bCs/>
          </w:rPr>
          <w:delText>UNTERM</w:delText>
        </w:r>
        <w:r w:rsidR="000B654B" w:rsidDel="009B2A0D">
          <w:fldChar w:fldCharType="end"/>
        </w:r>
        <w:r w:rsidR="000B654B" w:rsidDel="009B2A0D">
          <w:rPr>
            <w:bCs/>
          </w:rPr>
          <w:delText>)</w:delText>
        </w:r>
        <w:r w:rsidDel="009B2A0D">
          <w:rPr>
            <w:bCs/>
          </w:rPr>
          <w:delText xml:space="preserve">.  </w:delText>
        </w:r>
        <w:commentRangeStart w:id="4584"/>
        <w:r w:rsidR="00A60554" w:rsidDel="009B2A0D">
          <w:rPr>
            <w:bCs/>
          </w:rPr>
          <w:delText xml:space="preserve">   Here</w:delText>
        </w:r>
        <w:r w:rsidR="003118C7" w:rsidDel="009B2A0D">
          <w:rPr>
            <w:bCs/>
          </w:rPr>
          <w:delText xml:space="preserve"> “spatial resolution” </w:delText>
        </w:r>
        <w:r w:rsidR="00A60554" w:rsidDel="009B2A0D">
          <w:rPr>
            <w:bCs/>
          </w:rPr>
          <w:delText>if defined as</w:delText>
        </w:r>
        <w:r w:rsidR="003118C7" w:rsidDel="009B2A0D">
          <w:rPr>
            <w:bCs/>
          </w:rPr>
          <w:delText xml:space="preserve"> </w:delText>
        </w:r>
        <w:r w:rsidR="00A60554" w:rsidDel="009B2A0D">
          <w:rPr>
            <w:bCs/>
          </w:rPr>
          <w:delText>“</w:delText>
        </w:r>
        <w:r w:rsidR="003118C7" w:rsidDel="009B2A0D">
          <w:rPr>
            <w:bCs/>
          </w:rPr>
          <w:delText>the median distance of secants passing through the centroid of the product mapping unit projected on the local horizontal datum</w:delText>
        </w:r>
        <w:r w:rsidR="00A60554" w:rsidDel="009B2A0D">
          <w:rPr>
            <w:bCs/>
          </w:rPr>
          <w:delText>”</w:delText>
        </w:r>
        <w:r w:rsidR="003118C7" w:rsidDel="009B2A0D">
          <w:rPr>
            <w:bCs/>
          </w:rPr>
          <w:delText xml:space="preserve">.  </w:delText>
        </w:r>
        <w:commentRangeEnd w:id="4584"/>
        <w:r w:rsidDel="009B2A0D">
          <w:rPr>
            <w:rStyle w:val="CommentReference"/>
            <w:bCs/>
            <w:sz w:val="40"/>
            <w:szCs w:val="40"/>
          </w:rPr>
          <w:commentReference w:id="4584"/>
        </w:r>
        <w:r w:rsidR="003118C7" w:rsidDel="009B2A0D">
          <w:rPr>
            <w:bCs/>
          </w:rPr>
          <w:delText xml:space="preserve">This definition is both a SI quantity and returns the expected result of the width of square </w:delText>
        </w:r>
        <w:r w:rsidR="00A60554" w:rsidDel="009B2A0D">
          <w:rPr>
            <w:bCs/>
          </w:rPr>
          <w:delText>mapping</w:delText>
        </w:r>
        <w:r w:rsidR="003118C7" w:rsidDel="009B2A0D">
          <w:rPr>
            <w:bCs/>
          </w:rPr>
          <w:delText xml:space="preserve"> units such as product pixels </w:delText>
        </w:r>
        <w:r w:rsidR="00092312" w:rsidDel="009B2A0D">
          <w:rPr>
            <w:bCs/>
          </w:rPr>
          <w:delText xml:space="preserve">from optical imagers </w:delText>
        </w:r>
        <w:r w:rsidR="003118C7" w:rsidDel="009B2A0D">
          <w:rPr>
            <w:bCs/>
          </w:rPr>
          <w:delText xml:space="preserve">and </w:delText>
        </w:r>
        <w:r w:rsidR="00092312" w:rsidDel="009B2A0D">
          <w:rPr>
            <w:bCs/>
          </w:rPr>
          <w:delText xml:space="preserve">the diameter of circular mapping units of LIDAR </w:delText>
        </w:r>
        <w:r w:rsidR="005433A3" w:rsidDel="009B2A0D">
          <w:rPr>
            <w:bCs/>
          </w:rPr>
          <w:delText>instruments</w:delText>
        </w:r>
        <w:r w:rsidR="00092312" w:rsidDel="009B2A0D">
          <w:rPr>
            <w:bCs/>
          </w:rPr>
          <w:delText>.</w:delText>
        </w:r>
      </w:del>
    </w:p>
    <w:p w14:paraId="19541151" w14:textId="7B770B94" w:rsidR="00092312" w:rsidDel="009B2A0D" w:rsidRDefault="00092312">
      <w:pPr>
        <w:spacing w:line="360" w:lineRule="auto"/>
        <w:rPr>
          <w:del w:id="4585" w:author="Fernandes, Richard (he, him, his | il, le, lui)" w:date="2026-06-05T17:46:00Z" w16du:dateUtc="2026-06-05T21:46:00Z"/>
          <w:bCs/>
        </w:rPr>
      </w:pPr>
    </w:p>
    <w:p w14:paraId="4F3B453A" w14:textId="1A659ADB" w:rsidR="000B654B" w:rsidDel="009B2A0D" w:rsidRDefault="00092312">
      <w:pPr>
        <w:spacing w:line="360" w:lineRule="auto"/>
        <w:rPr>
          <w:del w:id="4586" w:author="Fernandes, Richard (he, him, his | il, le, lui)" w:date="2026-06-05T17:46:00Z" w16du:dateUtc="2026-06-05T21:46:00Z"/>
          <w:bCs/>
        </w:rPr>
      </w:pPr>
      <w:del w:id="4587" w:author="Fernandes, Richard (he, him, his | il, le, lui)" w:date="2026-06-05T17:46:00Z" w16du:dateUtc="2026-06-05T21:46:00Z">
        <w:r w:rsidDel="009B2A0D">
          <w:rPr>
            <w:bCs/>
          </w:rPr>
          <w:delText xml:space="preserve">For </w:delText>
        </w:r>
        <w:r w:rsidR="00785DB2" w:rsidDel="009B2A0D">
          <w:rPr>
            <w:bCs/>
          </w:rPr>
          <w:delText>brevity</w:delText>
        </w:r>
        <w:r w:rsidDel="009B2A0D">
          <w:rPr>
            <w:bCs/>
          </w:rPr>
          <w:delText xml:space="preserve">, products derived from </w:delText>
        </w:r>
        <w:r w:rsidR="00D16203" w:rsidDel="009B2A0D">
          <w:rPr>
            <w:bCs/>
          </w:rPr>
          <w:delText>FDR</w:delText>
        </w:r>
        <w:r w:rsidDel="009B2A0D">
          <w:rPr>
            <w:bCs/>
          </w:rPr>
          <w:delText>s with spatial resolutions coarser than 100m  (Supplementary Material S</w:delText>
        </w:r>
        <w:r w:rsidR="009B3257" w:rsidDel="009B2A0D">
          <w:rPr>
            <w:bCs/>
          </w:rPr>
          <w:delText>2</w:delText>
        </w:r>
        <w:r w:rsidDel="009B2A0D">
          <w:rPr>
            <w:bCs/>
          </w:rPr>
          <w:delText>), are not including in this method</w:delText>
        </w:r>
        <w:r w:rsidR="00785DB2" w:rsidDel="009B2A0D">
          <w:rPr>
            <w:bCs/>
          </w:rPr>
          <w:delText xml:space="preserve"> although we later discuss how they can be validated using outputs from this method.</w:delText>
        </w:r>
        <w:r w:rsidDel="009B2A0D">
          <w:rPr>
            <w:bCs/>
          </w:rPr>
          <w:delText xml:space="preserve"> </w:delText>
        </w:r>
      </w:del>
    </w:p>
    <w:p w14:paraId="165AF26F" w14:textId="46F27C21" w:rsidR="000B654B" w:rsidDel="009B2A0D" w:rsidRDefault="000B654B">
      <w:pPr>
        <w:spacing w:line="360" w:lineRule="auto"/>
        <w:rPr>
          <w:del w:id="4588" w:author="Fernandes, Richard (he, him, his | il, le, lui)" w:date="2026-06-05T17:46:00Z" w16du:dateUtc="2026-06-05T21:46:00Z"/>
          <w:bCs/>
        </w:rPr>
      </w:pPr>
    </w:p>
    <w:p w14:paraId="4811CCCF" w14:textId="007F1338" w:rsidR="00092312" w:rsidDel="009B2A0D" w:rsidRDefault="00092312">
      <w:pPr>
        <w:spacing w:line="360" w:lineRule="auto"/>
        <w:rPr>
          <w:del w:id="4589" w:author="Fernandes, Richard (he, him, his | il, le, lui)" w:date="2026-06-05T17:46:00Z" w16du:dateUtc="2026-06-05T21:46:00Z"/>
          <w:bCs/>
        </w:rPr>
      </w:pPr>
      <w:del w:id="4590" w:author="Fernandes, Richard (he, him, his | il, le, lui)" w:date="2026-06-05T17:46:00Z" w16du:dateUtc="2026-06-05T21:46:00Z">
        <w:r w:rsidDel="009B2A0D">
          <w:rPr>
            <w:bCs/>
          </w:rPr>
          <w:delText>Validation reports</w:delText>
        </w:r>
        <w:r w:rsidR="00CF71B0" w:rsidDel="009B2A0D">
          <w:rPr>
            <w:bCs/>
          </w:rPr>
          <w:delText xml:space="preserve"> </w:delText>
        </w:r>
        <w:r w:rsidDel="009B2A0D">
          <w:rPr>
            <w:bCs/>
          </w:rPr>
          <w:delText xml:space="preserve">confirming that input </w:delText>
        </w:r>
        <w:r w:rsidR="00D16203" w:rsidDel="009B2A0D">
          <w:rPr>
            <w:bCs/>
          </w:rPr>
          <w:delText>FDR</w:delText>
        </w:r>
        <w:r w:rsidDel="009B2A0D">
          <w:rPr>
            <w:bCs/>
          </w:rPr>
          <w:delText>s satisfy decametric spatial resolution</w:delText>
        </w:r>
        <w:r w:rsidR="00CF71B0" w:rsidDel="009B2A0D">
          <w:rPr>
            <w:bCs/>
          </w:rPr>
          <w:delText xml:space="preserve">, ideally following </w:delText>
        </w:r>
        <w:commentRangeStart w:id="4591"/>
        <w:r w:rsidR="00CF71B0" w:rsidDel="009B2A0D">
          <w:rPr>
            <w:bCs/>
          </w:rPr>
          <w:delText>CEOS (CEOS, 2025) or I</w:delText>
        </w:r>
        <w:r w:rsidR="00785DB2" w:rsidDel="009B2A0D">
          <w:rPr>
            <w:bCs/>
          </w:rPr>
          <w:delText>nternational Society for Photogrammetry and Remote Sensing</w:delText>
        </w:r>
        <w:r w:rsidR="00CF71B0" w:rsidDel="009B2A0D">
          <w:rPr>
            <w:bCs/>
          </w:rPr>
          <w:delText xml:space="preserve"> (xx) methods</w:delText>
        </w:r>
        <w:commentRangeEnd w:id="4591"/>
        <w:r w:rsidR="00CF71B0" w:rsidDel="009B2A0D">
          <w:rPr>
            <w:rStyle w:val="CommentReference"/>
            <w:bCs/>
            <w:sz w:val="40"/>
            <w:szCs w:val="40"/>
          </w:rPr>
          <w:commentReference w:id="4591"/>
        </w:r>
        <w:r w:rsidR="00CF71B0" w:rsidDel="009B2A0D">
          <w:rPr>
            <w:bCs/>
          </w:rPr>
          <w:delText xml:space="preserve">, </w:delText>
        </w:r>
        <w:r w:rsidDel="009B2A0D">
          <w:rPr>
            <w:bCs/>
          </w:rPr>
          <w:delText xml:space="preserve">must be cited.  </w:delText>
        </w:r>
        <w:r w:rsidR="00DD52D1" w:rsidDel="009B2A0D">
          <w:rPr>
            <w:bCs/>
          </w:rPr>
          <w:delText xml:space="preserve">Currently, </w:delText>
        </w:r>
        <w:commentRangeStart w:id="4592"/>
        <w:r w:rsidR="00DD52D1" w:rsidDel="009B2A0D">
          <w:rPr>
            <w:bCs/>
          </w:rPr>
          <w:delText xml:space="preserve">only products derived from passive optical </w:delText>
        </w:r>
        <w:r w:rsidR="00D16203" w:rsidDel="009B2A0D">
          <w:rPr>
            <w:bCs/>
          </w:rPr>
          <w:delText>FDR</w:delText>
        </w:r>
        <w:r w:rsidR="00DD52D1" w:rsidDel="009B2A0D">
          <w:rPr>
            <w:bCs/>
          </w:rPr>
          <w:delText xml:space="preserve">s and the GEDI </w:delText>
        </w:r>
        <w:commentRangeEnd w:id="4592"/>
        <w:r w:rsidR="00CF71B0" w:rsidDel="009B2A0D">
          <w:rPr>
            <w:rStyle w:val="CommentReference"/>
            <w:bCs/>
            <w:sz w:val="40"/>
            <w:szCs w:val="40"/>
          </w:rPr>
          <w:commentReference w:id="4592"/>
        </w:r>
        <w:r w:rsidR="00D16203" w:rsidDel="009B2A0D">
          <w:rPr>
            <w:bCs/>
          </w:rPr>
          <w:delText>FDR</w:delText>
        </w:r>
        <w:r w:rsidR="00DD52D1" w:rsidDel="009B2A0D">
          <w:rPr>
            <w:bCs/>
          </w:rPr>
          <w:delText xml:space="preserve">s meet baseline spatial resolution requirements </w:delText>
        </w:r>
        <w:r w:rsidR="00785DB2" w:rsidDel="009B2A0D">
          <w:rPr>
            <w:bCs/>
          </w:rPr>
          <w:delText>with</w:delText>
        </w:r>
        <w:r w:rsidR="00DD52D1" w:rsidDel="009B2A0D">
          <w:rPr>
            <w:bCs/>
          </w:rPr>
          <w:delText xml:space="preserve"> synoptic spatial coverage (</w:delText>
        </w:r>
        <w:r w:rsidR="005433A3" w:rsidDel="009B2A0D">
          <w:rPr>
            <w:bCs/>
          </w:rPr>
          <w:fldChar w:fldCharType="begin"/>
        </w:r>
        <w:r w:rsidR="005433A3" w:rsidDel="009B2A0D">
          <w:rPr>
            <w:bCs/>
          </w:rPr>
          <w:delInstrText xml:space="preserve"> REF _Ref213336437 \h </w:delInstrText>
        </w:r>
        <w:r w:rsidR="005433A3" w:rsidDel="009B2A0D">
          <w:rPr>
            <w:bCs/>
          </w:rPr>
        </w:r>
        <w:r w:rsidR="005433A3" w:rsidDel="009B2A0D">
          <w:rPr>
            <w:bCs/>
          </w:rPr>
          <w:fldChar w:fldCharType="separate"/>
        </w:r>
        <w:r w:rsidR="005433A3" w:rsidDel="009B2A0D">
          <w:delText xml:space="preserve">Table </w:delText>
        </w:r>
        <w:r w:rsidR="005433A3" w:rsidDel="009B2A0D">
          <w:rPr>
            <w:noProof/>
          </w:rPr>
          <w:delText>3</w:delText>
        </w:r>
        <w:r w:rsidR="005433A3" w:rsidDel="009B2A0D">
          <w:rPr>
            <w:bCs/>
          </w:rPr>
          <w:fldChar w:fldCharType="end"/>
        </w:r>
        <w:r w:rsidR="00DD52D1" w:rsidDel="009B2A0D">
          <w:rPr>
            <w:bCs/>
          </w:rPr>
          <w:delText>).</w:delText>
        </w:r>
        <w:r w:rsidR="00CF71B0" w:rsidDel="009B2A0D">
          <w:rPr>
            <w:bCs/>
          </w:rPr>
          <w:delText xml:space="preserve">  </w:delText>
        </w:r>
      </w:del>
    </w:p>
    <w:p w14:paraId="04219495" w14:textId="261107BD" w:rsidR="00CE191C" w:rsidDel="009B2A0D" w:rsidRDefault="00CE191C" w:rsidP="00CE191C">
      <w:pPr>
        <w:pStyle w:val="Caption"/>
        <w:keepNext/>
        <w:rPr>
          <w:del w:id="4593" w:author="Fernandes, Richard (he, him, his | il, le, lui)" w:date="2026-06-05T17:46:00Z" w16du:dateUtc="2026-06-05T21:46:00Z"/>
        </w:rPr>
      </w:pPr>
    </w:p>
    <w:p w14:paraId="185C9E49" w14:textId="40472534" w:rsidR="00CE191C" w:rsidDel="009B2A0D" w:rsidRDefault="00CE191C" w:rsidP="00CE191C">
      <w:pPr>
        <w:pStyle w:val="Caption"/>
        <w:keepNext/>
        <w:rPr>
          <w:del w:id="4594" w:author="Fernandes, Richard (he, him, his | il, le, lui)" w:date="2026-06-05T17:46:00Z" w16du:dateUtc="2026-06-05T21:46:00Z"/>
        </w:rPr>
      </w:pPr>
      <w:bookmarkStart w:id="4595" w:name="_Ref213336437"/>
      <w:commentRangeStart w:id="4596"/>
      <w:del w:id="4597" w:author="Fernandes, Richard (he, him, his | il, le, lui)" w:date="2026-06-05T17:46:00Z" w16du:dateUtc="2026-06-05T21:46:00Z">
        <w:r w:rsidDel="009B2A0D">
          <w:delText xml:space="preserve">Table </w:delText>
        </w:r>
        <w:r w:rsidR="005A70C4" w:rsidDel="009B2A0D">
          <w:fldChar w:fldCharType="begin"/>
        </w:r>
        <w:r w:rsidR="005A70C4" w:rsidDel="009B2A0D">
          <w:delInstrText xml:space="preserve"> SEQ Table \* ARABIC </w:delInstrText>
        </w:r>
        <w:r w:rsidR="005A70C4" w:rsidDel="009B2A0D">
          <w:fldChar w:fldCharType="separate"/>
        </w:r>
      </w:del>
      <w:del w:id="4598" w:author="Fernandes, Richard (he, him, his | il, le, lui)" w:date="2026-05-11T11:37:00Z" w16du:dateUtc="2026-05-11T15:37:00Z">
        <w:r w:rsidR="00DF4D37" w:rsidDel="00CF12E0">
          <w:rPr>
            <w:noProof/>
          </w:rPr>
          <w:delText>3</w:delText>
        </w:r>
      </w:del>
      <w:del w:id="4599" w:author="Fernandes, Richard (he, him, his | il, le, lui)" w:date="2026-06-05T17:46:00Z" w16du:dateUtc="2026-06-05T21:46:00Z">
        <w:r w:rsidR="005A70C4" w:rsidDel="009B2A0D">
          <w:rPr>
            <w:noProof/>
          </w:rPr>
          <w:fldChar w:fldCharType="end"/>
        </w:r>
        <w:bookmarkEnd w:id="4595"/>
        <w:r w:rsidDel="009B2A0D">
          <w:delText xml:space="preserve">.  .  </w:delText>
        </w:r>
        <w:r w:rsidRPr="00233040" w:rsidDel="009B2A0D">
          <w:delText>Decametric resolution synoptic  LAI and FAPAR products</w:delText>
        </w:r>
        <w:r w:rsidDel="009B2A0D">
          <w:delText xml:space="preserve"> and algorithms available for on-demand production.</w:delText>
        </w:r>
        <w:commentRangeEnd w:id="4596"/>
        <w:r w:rsidR="00653E40" w:rsidDel="009B2A0D">
          <w:rPr>
            <w:rStyle w:val="CommentReference"/>
            <w:sz w:val="40"/>
            <w:szCs w:val="40"/>
          </w:rPr>
          <w:commentReference w:id="4596"/>
        </w:r>
      </w:del>
    </w:p>
    <w:tbl>
      <w:tblPr>
        <w:tblStyle w:val="8"/>
        <w:tblW w:w="10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1"/>
        <w:gridCol w:w="1330"/>
        <w:gridCol w:w="1326"/>
        <w:gridCol w:w="1324"/>
        <w:gridCol w:w="1326"/>
        <w:gridCol w:w="1393"/>
        <w:gridCol w:w="1319"/>
        <w:gridCol w:w="1319"/>
      </w:tblGrid>
      <w:tr w:rsidR="00CE191C" w:rsidRPr="000604BF" w:rsidDel="009B2A0D" w14:paraId="2BD9A6D9" w14:textId="7D85C734" w:rsidTr="00CE191C">
        <w:trPr>
          <w:del w:id="4600" w:author="Fernandes, Richard (he, him, his | il, le, lui)" w:date="2026-06-05T17:46:00Z" w16du:dateUtc="2026-06-05T21:46:00Z"/>
        </w:trPr>
        <w:tc>
          <w:tcPr>
            <w:tcW w:w="1331" w:type="dxa"/>
          </w:tcPr>
          <w:p w14:paraId="6EF7BB7F" w14:textId="1B8C5457" w:rsidR="00CE191C" w:rsidRPr="00EA6B8E" w:rsidDel="009B2A0D" w:rsidRDefault="00CE191C" w:rsidP="00C73EB6">
            <w:pPr>
              <w:rPr>
                <w:del w:id="4601" w:author="Fernandes, Richard (he, him, his | il, le, lui)" w:date="2026-06-05T17:46:00Z" w16du:dateUtc="2026-06-05T21:46:00Z"/>
                <w:rFonts w:asciiTheme="minorHAnsi" w:hAnsiTheme="minorHAnsi"/>
                <w:b/>
                <w:bCs/>
                <w:sz w:val="20"/>
                <w:szCs w:val="20"/>
              </w:rPr>
            </w:pPr>
            <w:del w:id="4602" w:author="Fernandes, Richard (he, him, his | il, le, lui)" w:date="2026-06-05T17:46:00Z" w16du:dateUtc="2026-06-05T21:46:00Z">
              <w:r w:rsidRPr="00EA6B8E" w:rsidDel="009B2A0D">
                <w:rPr>
                  <w:rFonts w:asciiTheme="minorHAnsi" w:hAnsiTheme="minorHAnsi"/>
                  <w:b/>
                  <w:bCs/>
                  <w:sz w:val="20"/>
                  <w:szCs w:val="20"/>
                </w:rPr>
                <w:delText>Product</w:delText>
              </w:r>
            </w:del>
          </w:p>
        </w:tc>
        <w:tc>
          <w:tcPr>
            <w:tcW w:w="1330" w:type="dxa"/>
          </w:tcPr>
          <w:p w14:paraId="30E0E5A8" w14:textId="2F3616F2" w:rsidR="00CE191C" w:rsidRPr="00EA6B8E" w:rsidDel="009B2A0D" w:rsidRDefault="00CE191C" w:rsidP="00C73EB6">
            <w:pPr>
              <w:rPr>
                <w:del w:id="4603" w:author="Fernandes, Richard (he, him, his | il, le, lui)" w:date="2026-06-05T17:46:00Z" w16du:dateUtc="2026-06-05T21:46:00Z"/>
                <w:rFonts w:asciiTheme="minorHAnsi" w:hAnsiTheme="minorHAnsi"/>
                <w:sz w:val="20"/>
                <w:szCs w:val="20"/>
              </w:rPr>
            </w:pPr>
            <w:del w:id="4604" w:author="Fernandes, Richard (he, him, his | il, le, lui)" w:date="2026-06-05T17:46:00Z" w16du:dateUtc="2026-06-05T21:46:00Z">
              <w:r w:rsidRPr="00EA6B8E" w:rsidDel="009B2A0D">
                <w:rPr>
                  <w:rFonts w:asciiTheme="minorHAnsi" w:hAnsiTheme="minorHAnsi"/>
                  <w:sz w:val="20"/>
                  <w:szCs w:val="20"/>
                </w:rPr>
                <w:delText>Boston University Landsat</w:delText>
              </w:r>
            </w:del>
          </w:p>
        </w:tc>
        <w:tc>
          <w:tcPr>
            <w:tcW w:w="1326" w:type="dxa"/>
          </w:tcPr>
          <w:p w14:paraId="3ED734E0" w14:textId="2DBFE6E9" w:rsidR="00CE191C" w:rsidRPr="00EA6B8E" w:rsidDel="009B2A0D" w:rsidRDefault="00CE191C" w:rsidP="00C73EB6">
            <w:pPr>
              <w:rPr>
                <w:del w:id="4605" w:author="Fernandes, Richard (he, him, his | il, le, lui)" w:date="2026-06-05T17:46:00Z" w16du:dateUtc="2026-06-05T21:46:00Z"/>
                <w:rFonts w:asciiTheme="minorHAnsi" w:hAnsiTheme="minorHAnsi"/>
                <w:sz w:val="20"/>
                <w:szCs w:val="20"/>
              </w:rPr>
            </w:pPr>
            <w:del w:id="4606" w:author="Fernandes, Richard (he, him, his | il, le, lui)" w:date="2026-06-05T17:46:00Z" w16du:dateUtc="2026-06-05T21:46:00Z">
              <w:r w:rsidRPr="00EA6B8E" w:rsidDel="009B2A0D">
                <w:rPr>
                  <w:rFonts w:asciiTheme="minorHAnsi" w:hAnsiTheme="minorHAnsi"/>
                  <w:sz w:val="20"/>
                  <w:szCs w:val="20"/>
                </w:rPr>
                <w:delText>Kang et al.</w:delText>
              </w:r>
            </w:del>
          </w:p>
          <w:p w14:paraId="61143CDB" w14:textId="433F4569" w:rsidR="00CE191C" w:rsidRPr="00EA6B8E" w:rsidDel="009B2A0D" w:rsidRDefault="00CE191C" w:rsidP="00C73EB6">
            <w:pPr>
              <w:rPr>
                <w:del w:id="4607" w:author="Fernandes, Richard (he, him, his | il, le, lui)" w:date="2026-06-05T17:46:00Z" w16du:dateUtc="2026-06-05T21:46:00Z"/>
                <w:rFonts w:asciiTheme="minorHAnsi" w:hAnsiTheme="minorHAnsi"/>
                <w:sz w:val="20"/>
                <w:szCs w:val="20"/>
              </w:rPr>
            </w:pPr>
            <w:del w:id="4608" w:author="Fernandes, Richard (he, him, his | il, le, lui)" w:date="2026-06-05T17:46:00Z" w16du:dateUtc="2026-06-05T21:46:00Z">
              <w:r w:rsidRPr="00EA6B8E" w:rsidDel="009B2A0D">
                <w:rPr>
                  <w:rFonts w:asciiTheme="minorHAnsi" w:hAnsiTheme="minorHAnsi"/>
                  <w:sz w:val="20"/>
                  <w:szCs w:val="20"/>
                </w:rPr>
                <w:delText>Landsat</w:delText>
              </w:r>
            </w:del>
          </w:p>
        </w:tc>
        <w:tc>
          <w:tcPr>
            <w:tcW w:w="1324" w:type="dxa"/>
          </w:tcPr>
          <w:p w14:paraId="606F8256" w14:textId="31539795" w:rsidR="00CE191C" w:rsidRPr="00EA6B8E" w:rsidDel="009B2A0D" w:rsidRDefault="00CE191C" w:rsidP="00C73EB6">
            <w:pPr>
              <w:rPr>
                <w:del w:id="4609" w:author="Fernandes, Richard (he, him, his | il, le, lui)" w:date="2026-06-05T17:46:00Z" w16du:dateUtc="2026-06-05T21:46:00Z"/>
                <w:rFonts w:asciiTheme="minorHAnsi" w:hAnsiTheme="minorHAnsi"/>
                <w:sz w:val="20"/>
                <w:szCs w:val="20"/>
              </w:rPr>
            </w:pPr>
            <w:del w:id="4610" w:author="Fernandes, Richard (he, him, his | il, le, lui)" w:date="2026-06-05T17:46:00Z" w16du:dateUtc="2026-06-05T21:46:00Z">
              <w:r w:rsidRPr="00EA6B8E" w:rsidDel="009B2A0D">
                <w:rPr>
                  <w:rFonts w:asciiTheme="minorHAnsi" w:hAnsiTheme="minorHAnsi"/>
                  <w:sz w:val="20"/>
                  <w:szCs w:val="20"/>
                </w:rPr>
                <w:delText xml:space="preserve">SL2P Europe </w:delText>
              </w:r>
            </w:del>
          </w:p>
        </w:tc>
        <w:tc>
          <w:tcPr>
            <w:tcW w:w="1326" w:type="dxa"/>
          </w:tcPr>
          <w:p w14:paraId="30E802D9" w14:textId="45DB90C5" w:rsidR="00CE191C" w:rsidRPr="00EA6B8E" w:rsidDel="009B2A0D" w:rsidRDefault="00CE191C" w:rsidP="00C73EB6">
            <w:pPr>
              <w:rPr>
                <w:del w:id="4611" w:author="Fernandes, Richard (he, him, his | il, le, lui)" w:date="2026-06-05T17:46:00Z" w16du:dateUtc="2026-06-05T21:46:00Z"/>
                <w:rFonts w:asciiTheme="minorHAnsi" w:hAnsiTheme="minorHAnsi"/>
                <w:sz w:val="20"/>
                <w:szCs w:val="20"/>
              </w:rPr>
            </w:pPr>
            <w:del w:id="4612" w:author="Fernandes, Richard (he, him, his | il, le, lui)" w:date="2026-06-05T17:46:00Z" w16du:dateUtc="2026-06-05T21:46:00Z">
              <w:r w:rsidRPr="00EA6B8E" w:rsidDel="009B2A0D">
                <w:rPr>
                  <w:rFonts w:asciiTheme="minorHAnsi" w:hAnsiTheme="minorHAnsi"/>
                  <w:sz w:val="20"/>
                  <w:szCs w:val="20"/>
                </w:rPr>
                <w:delText xml:space="preserve">SL2P-CCRS Canada </w:delText>
              </w:r>
            </w:del>
          </w:p>
        </w:tc>
        <w:tc>
          <w:tcPr>
            <w:tcW w:w="1393" w:type="dxa"/>
          </w:tcPr>
          <w:p w14:paraId="4FC1FDFF" w14:textId="2876E1A0" w:rsidR="00CE191C" w:rsidRPr="00EA6B8E" w:rsidDel="009B2A0D" w:rsidRDefault="00CE191C" w:rsidP="00C73EB6">
            <w:pPr>
              <w:rPr>
                <w:del w:id="4613" w:author="Fernandes, Richard (he, him, his | il, le, lui)" w:date="2026-06-05T17:46:00Z" w16du:dateUtc="2026-06-05T21:46:00Z"/>
                <w:rFonts w:asciiTheme="minorHAnsi" w:hAnsiTheme="minorHAnsi"/>
                <w:sz w:val="20"/>
                <w:szCs w:val="20"/>
              </w:rPr>
            </w:pPr>
            <w:del w:id="4614" w:author="Fernandes, Richard (he, him, his | il, le, lui)" w:date="2026-06-05T17:46:00Z" w16du:dateUtc="2026-06-05T21:46:00Z">
              <w:r w:rsidRPr="00EA6B8E" w:rsidDel="009B2A0D">
                <w:rPr>
                  <w:rFonts w:asciiTheme="minorHAnsi" w:hAnsiTheme="minorHAnsi"/>
                  <w:sz w:val="20"/>
                  <w:szCs w:val="20"/>
                </w:rPr>
                <w:delText>GROUNDED EO</w:delText>
              </w:r>
            </w:del>
          </w:p>
        </w:tc>
        <w:tc>
          <w:tcPr>
            <w:tcW w:w="1319" w:type="dxa"/>
          </w:tcPr>
          <w:p w14:paraId="0C424760" w14:textId="53AF0F90" w:rsidR="00CE191C" w:rsidRPr="000814DE" w:rsidDel="009B2A0D" w:rsidRDefault="00CE191C" w:rsidP="00C73EB6">
            <w:pPr>
              <w:rPr>
                <w:del w:id="4615" w:author="Fernandes, Richard (he, him, his | il, le, lui)" w:date="2026-06-05T17:46:00Z" w16du:dateUtc="2026-06-05T21:46:00Z"/>
                <w:rFonts w:asciiTheme="minorHAnsi" w:hAnsiTheme="minorHAnsi"/>
                <w:sz w:val="20"/>
                <w:szCs w:val="20"/>
              </w:rPr>
            </w:pPr>
            <w:del w:id="4616" w:author="Fernandes, Richard (he, him, his | il, le, lui)" w:date="2026-06-05T17:46:00Z" w16du:dateUtc="2026-06-05T21:46:00Z">
              <w:r w:rsidDel="009B2A0D">
                <w:rPr>
                  <w:rFonts w:asciiTheme="minorHAnsi" w:hAnsiTheme="minorHAnsi"/>
                  <w:sz w:val="20"/>
                  <w:szCs w:val="20"/>
                </w:rPr>
                <w:delText>HiGlass</w:delText>
              </w:r>
            </w:del>
          </w:p>
        </w:tc>
        <w:tc>
          <w:tcPr>
            <w:tcW w:w="1319" w:type="dxa"/>
          </w:tcPr>
          <w:p w14:paraId="6039FE32" w14:textId="3679E653" w:rsidR="00CE191C" w:rsidRPr="00EA6B8E" w:rsidDel="009B2A0D" w:rsidRDefault="00CE191C" w:rsidP="00C73EB6">
            <w:pPr>
              <w:rPr>
                <w:del w:id="4617" w:author="Fernandes, Richard (he, him, his | il, le, lui)" w:date="2026-06-05T17:46:00Z" w16du:dateUtc="2026-06-05T21:46:00Z"/>
                <w:rFonts w:asciiTheme="minorHAnsi" w:hAnsiTheme="minorHAnsi"/>
                <w:sz w:val="20"/>
                <w:szCs w:val="20"/>
              </w:rPr>
            </w:pPr>
            <w:del w:id="4618" w:author="Fernandes, Richard (he, him, his | il, le, lui)" w:date="2026-06-05T17:46:00Z" w16du:dateUtc="2026-06-05T21:46:00Z">
              <w:r w:rsidRPr="00EA6B8E" w:rsidDel="009B2A0D">
                <w:rPr>
                  <w:rFonts w:asciiTheme="minorHAnsi" w:hAnsiTheme="minorHAnsi"/>
                  <w:sz w:val="20"/>
                  <w:szCs w:val="20"/>
                </w:rPr>
                <w:delText>GEDI</w:delText>
              </w:r>
            </w:del>
          </w:p>
        </w:tc>
      </w:tr>
      <w:tr w:rsidR="00CE191C" w:rsidRPr="000604BF" w:rsidDel="009B2A0D" w14:paraId="4F783078" w14:textId="542588FF" w:rsidTr="00CE191C">
        <w:trPr>
          <w:del w:id="4619" w:author="Fernandes, Richard (he, him, his | il, le, lui)" w:date="2026-06-05T17:46:00Z" w16du:dateUtc="2026-06-05T21:46:00Z"/>
        </w:trPr>
        <w:tc>
          <w:tcPr>
            <w:tcW w:w="1331" w:type="dxa"/>
          </w:tcPr>
          <w:p w14:paraId="57E28EC6" w14:textId="534701F2" w:rsidR="00CE191C" w:rsidRPr="00EA6B8E" w:rsidDel="009B2A0D" w:rsidRDefault="00CE191C" w:rsidP="00C73EB6">
            <w:pPr>
              <w:rPr>
                <w:del w:id="4620" w:author="Fernandes, Richard (he, him, his | il, le, lui)" w:date="2026-06-05T17:46:00Z" w16du:dateUtc="2026-06-05T21:46:00Z"/>
                <w:rFonts w:asciiTheme="minorHAnsi" w:hAnsiTheme="minorHAnsi"/>
                <w:b/>
                <w:bCs/>
                <w:sz w:val="20"/>
                <w:szCs w:val="20"/>
              </w:rPr>
            </w:pPr>
            <w:del w:id="4621" w:author="Fernandes, Richard (he, him, his | il, le, lui)" w:date="2026-06-05T17:46:00Z" w16du:dateUtc="2026-06-05T21:46:00Z">
              <w:r w:rsidRPr="00EA6B8E" w:rsidDel="009B2A0D">
                <w:rPr>
                  <w:rFonts w:asciiTheme="minorHAnsi" w:hAnsiTheme="minorHAnsi"/>
                  <w:b/>
                  <w:bCs/>
                  <w:sz w:val="20"/>
                  <w:szCs w:val="20"/>
                </w:rPr>
                <w:delText>ECV</w:delText>
              </w:r>
            </w:del>
          </w:p>
        </w:tc>
        <w:tc>
          <w:tcPr>
            <w:tcW w:w="1330" w:type="dxa"/>
          </w:tcPr>
          <w:p w14:paraId="298C27C2" w14:textId="53113831" w:rsidR="00CE191C" w:rsidRPr="00EA6B8E" w:rsidDel="009B2A0D" w:rsidRDefault="00CE191C" w:rsidP="00C73EB6">
            <w:pPr>
              <w:rPr>
                <w:del w:id="4622" w:author="Fernandes, Richard (he, him, his | il, le, lui)" w:date="2026-06-05T17:46:00Z" w16du:dateUtc="2026-06-05T21:46:00Z"/>
                <w:rFonts w:asciiTheme="minorHAnsi" w:hAnsiTheme="minorHAnsi"/>
                <w:sz w:val="20"/>
                <w:szCs w:val="20"/>
              </w:rPr>
            </w:pPr>
            <w:del w:id="4623" w:author="Fernandes, Richard (he, him, his | il, le, lui)" w:date="2026-06-05T17:46:00Z" w16du:dateUtc="2026-06-05T21:46:00Z">
              <w:r w:rsidRPr="00EA6B8E" w:rsidDel="009B2A0D">
                <w:rPr>
                  <w:rFonts w:asciiTheme="minorHAnsi" w:hAnsiTheme="minorHAnsi"/>
                  <w:sz w:val="20"/>
                  <w:szCs w:val="20"/>
                </w:rPr>
                <w:delText>LAI</w:delText>
              </w:r>
            </w:del>
          </w:p>
        </w:tc>
        <w:tc>
          <w:tcPr>
            <w:tcW w:w="1326" w:type="dxa"/>
          </w:tcPr>
          <w:p w14:paraId="00DE118D" w14:textId="27730C31" w:rsidR="00CE191C" w:rsidRPr="00EA6B8E" w:rsidDel="009B2A0D" w:rsidRDefault="00CE191C" w:rsidP="00C73EB6">
            <w:pPr>
              <w:rPr>
                <w:del w:id="4624" w:author="Fernandes, Richard (he, him, his | il, le, lui)" w:date="2026-06-05T17:46:00Z" w16du:dateUtc="2026-06-05T21:46:00Z"/>
                <w:rFonts w:asciiTheme="minorHAnsi" w:hAnsiTheme="minorHAnsi"/>
                <w:sz w:val="20"/>
                <w:szCs w:val="20"/>
              </w:rPr>
            </w:pPr>
            <w:del w:id="4625" w:author="Fernandes, Richard (he, him, his | il, le, lui)" w:date="2026-06-05T17:46:00Z" w16du:dateUtc="2026-06-05T21:46:00Z">
              <w:r w:rsidRPr="00EA6B8E" w:rsidDel="009B2A0D">
                <w:rPr>
                  <w:rFonts w:asciiTheme="minorHAnsi" w:hAnsiTheme="minorHAnsi"/>
                  <w:sz w:val="20"/>
                  <w:szCs w:val="20"/>
                </w:rPr>
                <w:delText>LAI</w:delText>
              </w:r>
            </w:del>
          </w:p>
        </w:tc>
        <w:tc>
          <w:tcPr>
            <w:tcW w:w="1324" w:type="dxa"/>
          </w:tcPr>
          <w:p w14:paraId="6253FA0E" w14:textId="4BA458C3" w:rsidR="00CE191C" w:rsidRPr="00EA6B8E" w:rsidDel="009B2A0D" w:rsidRDefault="00CE191C" w:rsidP="00C73EB6">
            <w:pPr>
              <w:rPr>
                <w:del w:id="4626" w:author="Fernandes, Richard (he, him, his | il, le, lui)" w:date="2026-06-05T17:46:00Z" w16du:dateUtc="2026-06-05T21:46:00Z"/>
                <w:rFonts w:asciiTheme="minorHAnsi" w:hAnsiTheme="minorHAnsi"/>
                <w:sz w:val="20"/>
                <w:szCs w:val="20"/>
              </w:rPr>
            </w:pPr>
            <w:del w:id="4627" w:author="Fernandes, Richard (he, him, his | il, le, lui)" w:date="2026-06-05T17:46:00Z" w16du:dateUtc="2026-06-05T21:46:00Z">
              <w:r w:rsidRPr="00EA6B8E" w:rsidDel="009B2A0D">
                <w:rPr>
                  <w:rFonts w:asciiTheme="minorHAnsi" w:hAnsiTheme="minorHAnsi"/>
                  <w:sz w:val="20"/>
                  <w:szCs w:val="20"/>
                </w:rPr>
                <w:delText>LAI</w:delText>
              </w:r>
            </w:del>
          </w:p>
        </w:tc>
        <w:tc>
          <w:tcPr>
            <w:tcW w:w="1326" w:type="dxa"/>
          </w:tcPr>
          <w:p w14:paraId="4AACCEE4" w14:textId="192AE63D" w:rsidR="00CE191C" w:rsidRPr="00EA6B8E" w:rsidDel="009B2A0D" w:rsidRDefault="00CE191C" w:rsidP="00C73EB6">
            <w:pPr>
              <w:rPr>
                <w:del w:id="4628" w:author="Fernandes, Richard (he, him, his | il, le, lui)" w:date="2026-06-05T17:46:00Z" w16du:dateUtc="2026-06-05T21:46:00Z"/>
                <w:rFonts w:asciiTheme="minorHAnsi" w:hAnsiTheme="minorHAnsi"/>
                <w:sz w:val="20"/>
                <w:szCs w:val="20"/>
              </w:rPr>
            </w:pPr>
            <w:del w:id="4629" w:author="Fernandes, Richard (he, him, his | il, le, lui)" w:date="2026-06-05T17:46:00Z" w16du:dateUtc="2026-06-05T21:46:00Z">
              <w:r w:rsidRPr="00EA6B8E" w:rsidDel="009B2A0D">
                <w:rPr>
                  <w:rFonts w:asciiTheme="minorHAnsi" w:hAnsiTheme="minorHAnsi"/>
                  <w:sz w:val="20"/>
                  <w:szCs w:val="20"/>
                </w:rPr>
                <w:delText>LAI, FAPAR</w:delText>
              </w:r>
            </w:del>
          </w:p>
        </w:tc>
        <w:tc>
          <w:tcPr>
            <w:tcW w:w="1393" w:type="dxa"/>
          </w:tcPr>
          <w:p w14:paraId="6289E408" w14:textId="3B15D1E2" w:rsidR="00CE191C" w:rsidRPr="00EA6B8E" w:rsidDel="009B2A0D" w:rsidRDefault="00CE191C" w:rsidP="00C73EB6">
            <w:pPr>
              <w:rPr>
                <w:del w:id="4630" w:author="Fernandes, Richard (he, him, his | il, le, lui)" w:date="2026-06-05T17:46:00Z" w16du:dateUtc="2026-06-05T21:46:00Z"/>
                <w:rFonts w:asciiTheme="minorHAnsi" w:hAnsiTheme="minorHAnsi"/>
                <w:sz w:val="20"/>
                <w:szCs w:val="20"/>
              </w:rPr>
            </w:pPr>
            <w:del w:id="4631" w:author="Fernandes, Richard (he, him, his | il, le, lui)" w:date="2026-06-05T17:46:00Z" w16du:dateUtc="2026-06-05T21:46:00Z">
              <w:r w:rsidRPr="00EA6B8E" w:rsidDel="009B2A0D">
                <w:rPr>
                  <w:rFonts w:asciiTheme="minorHAnsi" w:hAnsiTheme="minorHAnsi"/>
                  <w:sz w:val="20"/>
                  <w:szCs w:val="20"/>
                </w:rPr>
                <w:delText>LAI, FAPAR</w:delText>
              </w:r>
            </w:del>
          </w:p>
        </w:tc>
        <w:tc>
          <w:tcPr>
            <w:tcW w:w="1319" w:type="dxa"/>
          </w:tcPr>
          <w:p w14:paraId="7EEC9667" w14:textId="59233ED3" w:rsidR="00CE191C" w:rsidRPr="000814DE" w:rsidDel="009B2A0D" w:rsidRDefault="00CE191C" w:rsidP="00C73EB6">
            <w:pPr>
              <w:rPr>
                <w:del w:id="4632" w:author="Fernandes, Richard (he, him, his | il, le, lui)" w:date="2026-06-05T17:46:00Z" w16du:dateUtc="2026-06-05T21:46:00Z"/>
                <w:rFonts w:asciiTheme="minorHAnsi" w:hAnsiTheme="minorHAnsi"/>
                <w:sz w:val="20"/>
                <w:szCs w:val="20"/>
              </w:rPr>
            </w:pPr>
            <w:del w:id="4633" w:author="Fernandes, Richard (he, him, his | il, le, lui)" w:date="2026-06-05T17:46:00Z" w16du:dateUtc="2026-06-05T21:46:00Z">
              <w:r w:rsidDel="009B2A0D">
                <w:rPr>
                  <w:rFonts w:asciiTheme="minorHAnsi" w:hAnsiTheme="minorHAnsi"/>
                  <w:sz w:val="20"/>
                  <w:szCs w:val="20"/>
                </w:rPr>
                <w:delText>LAI, FAPAR</w:delText>
              </w:r>
            </w:del>
          </w:p>
        </w:tc>
        <w:tc>
          <w:tcPr>
            <w:tcW w:w="1319" w:type="dxa"/>
          </w:tcPr>
          <w:p w14:paraId="5EFDF3A0" w14:textId="59776333" w:rsidR="00CE191C" w:rsidRPr="00EA6B8E" w:rsidDel="009B2A0D" w:rsidRDefault="00CE191C" w:rsidP="00C73EB6">
            <w:pPr>
              <w:rPr>
                <w:del w:id="4634" w:author="Fernandes, Richard (he, him, his | il, le, lui)" w:date="2026-06-05T17:46:00Z" w16du:dateUtc="2026-06-05T21:46:00Z"/>
                <w:rFonts w:asciiTheme="minorHAnsi" w:hAnsiTheme="minorHAnsi"/>
                <w:sz w:val="20"/>
                <w:szCs w:val="20"/>
              </w:rPr>
            </w:pPr>
            <w:del w:id="4635" w:author="Fernandes, Richard (he, him, his | il, le, lui)" w:date="2026-06-05T17:46:00Z" w16du:dateUtc="2026-06-05T21:46:00Z">
              <w:r w:rsidRPr="00EA6B8E" w:rsidDel="009B2A0D">
                <w:rPr>
                  <w:rFonts w:asciiTheme="minorHAnsi" w:hAnsiTheme="minorHAnsi"/>
                  <w:sz w:val="20"/>
                  <w:szCs w:val="20"/>
                </w:rPr>
                <w:delText>LAI</w:delText>
              </w:r>
            </w:del>
          </w:p>
        </w:tc>
      </w:tr>
      <w:tr w:rsidR="00CE191C" w:rsidRPr="000604BF" w:rsidDel="009B2A0D" w14:paraId="5EF9991C" w14:textId="48E9AC33" w:rsidTr="00CE191C">
        <w:trPr>
          <w:del w:id="4636" w:author="Fernandes, Richard (he, him, his | il, le, lui)" w:date="2026-06-05T17:46:00Z" w16du:dateUtc="2026-06-05T21:46:00Z"/>
        </w:trPr>
        <w:tc>
          <w:tcPr>
            <w:tcW w:w="1331" w:type="dxa"/>
          </w:tcPr>
          <w:p w14:paraId="50E84249" w14:textId="432E0B90" w:rsidR="00CE191C" w:rsidRPr="00EA6B8E" w:rsidDel="009B2A0D" w:rsidRDefault="00D16203" w:rsidP="00C73EB6">
            <w:pPr>
              <w:rPr>
                <w:del w:id="4637" w:author="Fernandes, Richard (he, him, his | il, le, lui)" w:date="2026-06-05T17:46:00Z" w16du:dateUtc="2026-06-05T21:46:00Z"/>
                <w:rFonts w:asciiTheme="minorHAnsi" w:hAnsiTheme="minorHAnsi"/>
                <w:b/>
                <w:bCs/>
                <w:sz w:val="20"/>
                <w:szCs w:val="20"/>
              </w:rPr>
            </w:pPr>
            <w:del w:id="4638" w:author="Fernandes, Richard (he, him, his | il, le, lui)" w:date="2026-06-05T17:46:00Z" w16du:dateUtc="2026-06-05T21:46:00Z">
              <w:r w:rsidRPr="000B654B" w:rsidDel="009B2A0D">
                <w:rPr>
                  <w:rFonts w:asciiTheme="minorHAnsi" w:hAnsiTheme="minorHAnsi"/>
                  <w:b/>
                  <w:bCs/>
                  <w:sz w:val="20"/>
                  <w:szCs w:val="20"/>
                </w:rPr>
                <w:delText>FDR</w:delText>
              </w:r>
              <w:r w:rsidR="00CE191C" w:rsidRPr="00EA6B8E" w:rsidDel="009B2A0D">
                <w:rPr>
                  <w:rFonts w:asciiTheme="minorHAnsi" w:hAnsiTheme="minorHAnsi"/>
                  <w:b/>
                  <w:bCs/>
                  <w:sz w:val="20"/>
                  <w:szCs w:val="20"/>
                </w:rPr>
                <w:delText>s</w:delText>
              </w:r>
            </w:del>
          </w:p>
        </w:tc>
        <w:tc>
          <w:tcPr>
            <w:tcW w:w="1330" w:type="dxa"/>
          </w:tcPr>
          <w:p w14:paraId="7943CA6D" w14:textId="02C71E85" w:rsidR="00CE191C" w:rsidRPr="00EA6B8E" w:rsidDel="009B2A0D" w:rsidRDefault="00CE191C" w:rsidP="00C73EB6">
            <w:pPr>
              <w:rPr>
                <w:del w:id="4639" w:author="Fernandes, Richard (he, him, his | il, le, lui)" w:date="2026-06-05T17:46:00Z" w16du:dateUtc="2026-06-05T21:46:00Z"/>
                <w:rFonts w:asciiTheme="minorHAnsi" w:hAnsiTheme="minorHAnsi"/>
                <w:sz w:val="20"/>
                <w:szCs w:val="20"/>
              </w:rPr>
            </w:pPr>
            <w:del w:id="4640" w:author="Fernandes, Richard (he, him, his | il, le, lui)" w:date="2026-06-05T17:46:00Z" w16du:dateUtc="2026-06-05T21:46:00Z">
              <w:r w:rsidRPr="00EA6B8E" w:rsidDel="009B2A0D">
                <w:rPr>
                  <w:rFonts w:asciiTheme="minorHAnsi" w:hAnsiTheme="minorHAnsi"/>
                  <w:sz w:val="20"/>
                  <w:szCs w:val="20"/>
                </w:rPr>
                <w:delText>Landsat xx</w:delText>
              </w:r>
            </w:del>
          </w:p>
        </w:tc>
        <w:tc>
          <w:tcPr>
            <w:tcW w:w="1326" w:type="dxa"/>
          </w:tcPr>
          <w:p w14:paraId="38B9A49E" w14:textId="5F45C9F8" w:rsidR="00CE191C" w:rsidRPr="00EA6B8E" w:rsidDel="009B2A0D" w:rsidRDefault="00CE191C" w:rsidP="00C73EB6">
            <w:pPr>
              <w:rPr>
                <w:del w:id="4641" w:author="Fernandes, Richard (he, him, his | il, le, lui)" w:date="2026-06-05T17:46:00Z" w16du:dateUtc="2026-06-05T21:46:00Z"/>
                <w:rFonts w:asciiTheme="minorHAnsi" w:hAnsiTheme="minorHAnsi"/>
                <w:sz w:val="20"/>
                <w:szCs w:val="20"/>
              </w:rPr>
            </w:pPr>
            <w:del w:id="4642" w:author="Fernandes, Richard (he, him, his | il, le, lui)" w:date="2026-06-05T17:46:00Z" w16du:dateUtc="2026-06-05T21:46:00Z">
              <w:r w:rsidRPr="00EA6B8E" w:rsidDel="009B2A0D">
                <w:rPr>
                  <w:rFonts w:asciiTheme="minorHAnsi" w:hAnsiTheme="minorHAnsi"/>
                  <w:sz w:val="20"/>
                  <w:szCs w:val="20"/>
                </w:rPr>
                <w:delText>Landsat xx</w:delText>
              </w:r>
            </w:del>
          </w:p>
        </w:tc>
        <w:tc>
          <w:tcPr>
            <w:tcW w:w="1324" w:type="dxa"/>
          </w:tcPr>
          <w:p w14:paraId="44ED2654" w14:textId="3808306E" w:rsidR="00CE191C" w:rsidRPr="00EA6B8E" w:rsidDel="009B2A0D" w:rsidRDefault="00CE191C" w:rsidP="00C73EB6">
            <w:pPr>
              <w:rPr>
                <w:del w:id="4643" w:author="Fernandes, Richard (he, him, his | il, le, lui)" w:date="2026-06-05T17:46:00Z" w16du:dateUtc="2026-06-05T21:46:00Z"/>
                <w:rFonts w:asciiTheme="minorHAnsi" w:hAnsiTheme="minorHAnsi"/>
                <w:sz w:val="20"/>
                <w:szCs w:val="20"/>
              </w:rPr>
            </w:pPr>
            <w:del w:id="4644" w:author="Fernandes, Richard (he, him, his | il, le, lui)" w:date="2026-06-05T17:46:00Z" w16du:dateUtc="2026-06-05T21:46:00Z">
              <w:r w:rsidRPr="00EA6B8E" w:rsidDel="009B2A0D">
                <w:rPr>
                  <w:rFonts w:asciiTheme="minorHAnsi" w:hAnsiTheme="minorHAnsi"/>
                  <w:sz w:val="20"/>
                  <w:szCs w:val="20"/>
                </w:rPr>
                <w:delText>S2</w:delText>
              </w:r>
            </w:del>
          </w:p>
        </w:tc>
        <w:tc>
          <w:tcPr>
            <w:tcW w:w="1326" w:type="dxa"/>
          </w:tcPr>
          <w:p w14:paraId="58E431B1" w14:textId="27E7CB50" w:rsidR="00CE191C" w:rsidRPr="00EA6B8E" w:rsidDel="009B2A0D" w:rsidRDefault="00CE191C" w:rsidP="00C73EB6">
            <w:pPr>
              <w:rPr>
                <w:del w:id="4645" w:author="Fernandes, Richard (he, him, his | il, le, lui)" w:date="2026-06-05T17:46:00Z" w16du:dateUtc="2026-06-05T21:46:00Z"/>
                <w:rFonts w:asciiTheme="minorHAnsi" w:hAnsiTheme="minorHAnsi"/>
                <w:sz w:val="20"/>
                <w:szCs w:val="20"/>
              </w:rPr>
            </w:pPr>
            <w:del w:id="4646" w:author="Fernandes, Richard (he, him, his | il, le, lui)" w:date="2026-06-05T17:46:00Z" w16du:dateUtc="2026-06-05T21:46:00Z">
              <w:r w:rsidRPr="00EA6B8E" w:rsidDel="009B2A0D">
                <w:rPr>
                  <w:rFonts w:asciiTheme="minorHAnsi" w:hAnsiTheme="minorHAnsi"/>
                  <w:sz w:val="20"/>
                  <w:szCs w:val="20"/>
                </w:rPr>
                <w:delText>S2</w:delText>
              </w:r>
            </w:del>
          </w:p>
        </w:tc>
        <w:tc>
          <w:tcPr>
            <w:tcW w:w="1393" w:type="dxa"/>
          </w:tcPr>
          <w:p w14:paraId="45533096" w14:textId="0A7B1743" w:rsidR="00CE191C" w:rsidRPr="00EA6B8E" w:rsidDel="009B2A0D" w:rsidRDefault="00CE191C" w:rsidP="00C73EB6">
            <w:pPr>
              <w:rPr>
                <w:del w:id="4647" w:author="Fernandes, Richard (he, him, his | il, le, lui)" w:date="2026-06-05T17:46:00Z" w16du:dateUtc="2026-06-05T21:46:00Z"/>
                <w:rFonts w:asciiTheme="minorHAnsi" w:hAnsiTheme="minorHAnsi"/>
                <w:sz w:val="20"/>
                <w:szCs w:val="20"/>
              </w:rPr>
            </w:pPr>
            <w:del w:id="4648" w:author="Fernandes, Richard (he, him, his | il, le, lui)" w:date="2026-06-05T17:46:00Z" w16du:dateUtc="2026-06-05T21:46:00Z">
              <w:r w:rsidRPr="00EA6B8E" w:rsidDel="009B2A0D">
                <w:rPr>
                  <w:rFonts w:asciiTheme="minorHAnsi" w:hAnsiTheme="minorHAnsi"/>
                  <w:sz w:val="20"/>
                  <w:szCs w:val="20"/>
                </w:rPr>
                <w:delText>S2</w:delText>
              </w:r>
            </w:del>
          </w:p>
        </w:tc>
        <w:tc>
          <w:tcPr>
            <w:tcW w:w="1319" w:type="dxa"/>
          </w:tcPr>
          <w:p w14:paraId="097AD45F" w14:textId="16BB0B7B" w:rsidR="00CE191C" w:rsidDel="009B2A0D" w:rsidRDefault="00CE191C" w:rsidP="00C73EB6">
            <w:pPr>
              <w:rPr>
                <w:del w:id="4649" w:author="Fernandes, Richard (he, him, his | il, le, lui)" w:date="2026-06-05T17:46:00Z" w16du:dateUtc="2026-06-05T21:46:00Z"/>
                <w:rFonts w:asciiTheme="minorHAnsi" w:hAnsiTheme="minorHAnsi"/>
                <w:sz w:val="20"/>
                <w:szCs w:val="20"/>
              </w:rPr>
            </w:pPr>
            <w:del w:id="4650" w:author="Fernandes, Richard (he, him, his | il, le, lui)" w:date="2026-06-05T17:46:00Z" w16du:dateUtc="2026-06-05T21:46:00Z">
              <w:r w:rsidDel="009B2A0D">
                <w:rPr>
                  <w:rFonts w:asciiTheme="minorHAnsi" w:hAnsiTheme="minorHAnsi"/>
                  <w:sz w:val="20"/>
                  <w:szCs w:val="20"/>
                </w:rPr>
                <w:delText>Landsat 8/9</w:delText>
              </w:r>
            </w:del>
          </w:p>
          <w:p w14:paraId="69787E3F" w14:textId="3BF9C604" w:rsidR="00CE191C" w:rsidRPr="000814DE" w:rsidDel="009B2A0D" w:rsidRDefault="00CE191C" w:rsidP="00C73EB6">
            <w:pPr>
              <w:rPr>
                <w:del w:id="4651" w:author="Fernandes, Richard (he, him, his | il, le, lui)" w:date="2026-06-05T17:46:00Z" w16du:dateUtc="2026-06-05T21:46:00Z"/>
                <w:rFonts w:asciiTheme="minorHAnsi" w:hAnsiTheme="minorHAnsi"/>
                <w:sz w:val="20"/>
                <w:szCs w:val="20"/>
              </w:rPr>
            </w:pPr>
            <w:del w:id="4652" w:author="Fernandes, Richard (he, him, his | il, le, lui)" w:date="2026-06-05T17:46:00Z" w16du:dateUtc="2026-06-05T21:46:00Z">
              <w:r w:rsidDel="009B2A0D">
                <w:rPr>
                  <w:rFonts w:asciiTheme="minorHAnsi" w:hAnsiTheme="minorHAnsi"/>
                  <w:sz w:val="20"/>
                  <w:szCs w:val="20"/>
                </w:rPr>
                <w:delText>S2</w:delText>
              </w:r>
            </w:del>
          </w:p>
        </w:tc>
        <w:tc>
          <w:tcPr>
            <w:tcW w:w="1319" w:type="dxa"/>
          </w:tcPr>
          <w:p w14:paraId="237BC9CE" w14:textId="26027FB3" w:rsidR="00CE191C" w:rsidRPr="00EA6B8E" w:rsidDel="009B2A0D" w:rsidRDefault="00CE191C" w:rsidP="00C73EB6">
            <w:pPr>
              <w:rPr>
                <w:del w:id="4653" w:author="Fernandes, Richard (he, him, his | il, le, lui)" w:date="2026-06-05T17:46:00Z" w16du:dateUtc="2026-06-05T21:46:00Z"/>
                <w:rFonts w:asciiTheme="minorHAnsi" w:hAnsiTheme="minorHAnsi"/>
                <w:sz w:val="20"/>
                <w:szCs w:val="20"/>
              </w:rPr>
            </w:pPr>
            <w:del w:id="4654" w:author="Fernandes, Richard (he, him, his | il, le, lui)" w:date="2026-06-05T17:46:00Z" w16du:dateUtc="2026-06-05T21:46:00Z">
              <w:r w:rsidRPr="00EA6B8E" w:rsidDel="009B2A0D">
                <w:rPr>
                  <w:rFonts w:asciiTheme="minorHAnsi" w:hAnsiTheme="minorHAnsi"/>
                  <w:sz w:val="20"/>
                  <w:szCs w:val="20"/>
                </w:rPr>
                <w:delText>GEDI</w:delText>
              </w:r>
            </w:del>
          </w:p>
        </w:tc>
      </w:tr>
      <w:tr w:rsidR="00CE191C" w:rsidRPr="000604BF" w:rsidDel="009B2A0D" w14:paraId="57804916" w14:textId="4AB43A60" w:rsidTr="00CE191C">
        <w:trPr>
          <w:del w:id="4655" w:author="Fernandes, Richard (he, him, his | il, le, lui)" w:date="2026-06-05T17:46:00Z" w16du:dateUtc="2026-06-05T21:46:00Z"/>
        </w:trPr>
        <w:tc>
          <w:tcPr>
            <w:tcW w:w="1331" w:type="dxa"/>
          </w:tcPr>
          <w:p w14:paraId="2873A6A2" w14:textId="1594C43A" w:rsidR="00CE191C" w:rsidRPr="00EA6B8E" w:rsidDel="009B2A0D" w:rsidRDefault="00CE191C" w:rsidP="00C73EB6">
            <w:pPr>
              <w:rPr>
                <w:del w:id="4656" w:author="Fernandes, Richard (he, him, his | il, le, lui)" w:date="2026-06-05T17:46:00Z" w16du:dateUtc="2026-06-05T21:46:00Z"/>
                <w:rFonts w:asciiTheme="minorHAnsi" w:hAnsiTheme="minorHAnsi"/>
                <w:b/>
                <w:bCs/>
                <w:sz w:val="20"/>
                <w:szCs w:val="20"/>
              </w:rPr>
            </w:pPr>
            <w:del w:id="4657" w:author="Fernandes, Richard (he, him, his | il, le, lui)" w:date="2026-06-05T17:46:00Z" w16du:dateUtc="2026-06-05T21:46:00Z">
              <w:r w:rsidRPr="00EA6B8E" w:rsidDel="009B2A0D">
                <w:rPr>
                  <w:rFonts w:asciiTheme="minorHAnsi" w:hAnsiTheme="minorHAnsi"/>
                  <w:b/>
                  <w:bCs/>
                  <w:sz w:val="20"/>
                  <w:szCs w:val="20"/>
                </w:rPr>
                <w:delText>Spatial Extent</w:delText>
              </w:r>
            </w:del>
          </w:p>
        </w:tc>
        <w:tc>
          <w:tcPr>
            <w:tcW w:w="1330" w:type="dxa"/>
          </w:tcPr>
          <w:p w14:paraId="77CC580F" w14:textId="2188E14D" w:rsidR="00CE191C" w:rsidRPr="00EA6B8E" w:rsidDel="009B2A0D" w:rsidRDefault="00CE191C" w:rsidP="00C73EB6">
            <w:pPr>
              <w:rPr>
                <w:del w:id="4658" w:author="Fernandes, Richard (he, him, his | il, le, lui)" w:date="2026-06-05T17:46:00Z" w16du:dateUtc="2026-06-05T21:46:00Z"/>
                <w:rFonts w:asciiTheme="minorHAnsi" w:hAnsiTheme="minorHAnsi"/>
                <w:sz w:val="20"/>
                <w:szCs w:val="20"/>
              </w:rPr>
            </w:pPr>
            <w:del w:id="4659" w:author="Fernandes, Richard (he, him, his | il, le, lui)" w:date="2026-06-05T17:46:00Z" w16du:dateUtc="2026-06-05T21:46:00Z">
              <w:r w:rsidRPr="00EA6B8E" w:rsidDel="009B2A0D">
                <w:rPr>
                  <w:rFonts w:asciiTheme="minorHAnsi" w:hAnsiTheme="minorHAnsi"/>
                  <w:sz w:val="20"/>
                  <w:szCs w:val="20"/>
                </w:rPr>
                <w:delText>CONUS</w:delText>
              </w:r>
            </w:del>
          </w:p>
        </w:tc>
        <w:tc>
          <w:tcPr>
            <w:tcW w:w="1326" w:type="dxa"/>
          </w:tcPr>
          <w:p w14:paraId="755B3507" w14:textId="4F4D6B67" w:rsidR="00CE191C" w:rsidRPr="00EA6B8E" w:rsidDel="009B2A0D" w:rsidRDefault="00CE191C" w:rsidP="00C73EB6">
            <w:pPr>
              <w:rPr>
                <w:del w:id="4660" w:author="Fernandes, Richard (he, him, his | il, le, lui)" w:date="2026-06-05T17:46:00Z" w16du:dateUtc="2026-06-05T21:46:00Z"/>
                <w:rFonts w:asciiTheme="minorHAnsi" w:hAnsiTheme="minorHAnsi"/>
                <w:sz w:val="20"/>
                <w:szCs w:val="20"/>
              </w:rPr>
            </w:pPr>
            <w:del w:id="4661" w:author="Fernandes, Richard (he, him, his | il, le, lui)" w:date="2026-06-05T17:46:00Z" w16du:dateUtc="2026-06-05T21:46:00Z">
              <w:r w:rsidRPr="00EA6B8E" w:rsidDel="009B2A0D">
                <w:rPr>
                  <w:rFonts w:asciiTheme="minorHAnsi" w:hAnsiTheme="minorHAnsi"/>
                  <w:sz w:val="20"/>
                  <w:szCs w:val="20"/>
                </w:rPr>
                <w:delText>CONUS</w:delText>
              </w:r>
            </w:del>
          </w:p>
        </w:tc>
        <w:tc>
          <w:tcPr>
            <w:tcW w:w="1324" w:type="dxa"/>
          </w:tcPr>
          <w:p w14:paraId="470E37DE" w14:textId="69EC8746" w:rsidR="00CE191C" w:rsidRPr="00EA6B8E" w:rsidDel="009B2A0D" w:rsidRDefault="00CE191C" w:rsidP="00C73EB6">
            <w:pPr>
              <w:rPr>
                <w:del w:id="4662" w:author="Fernandes, Richard (he, him, his | il, le, lui)" w:date="2026-06-05T17:46:00Z" w16du:dateUtc="2026-06-05T21:46:00Z"/>
                <w:rFonts w:asciiTheme="minorHAnsi" w:hAnsiTheme="minorHAnsi"/>
                <w:sz w:val="20"/>
                <w:szCs w:val="20"/>
              </w:rPr>
            </w:pPr>
            <w:del w:id="4663" w:author="Fernandes, Richard (he, him, his | il, le, lui)" w:date="2026-06-05T17:46:00Z" w16du:dateUtc="2026-06-05T21:46:00Z">
              <w:r w:rsidRPr="00EA6B8E" w:rsidDel="009B2A0D">
                <w:rPr>
                  <w:rFonts w:asciiTheme="minorHAnsi" w:hAnsiTheme="minorHAnsi"/>
                  <w:sz w:val="20"/>
                  <w:szCs w:val="20"/>
                </w:rPr>
                <w:delText>EU, Global JECAM</w:delText>
              </w:r>
            </w:del>
          </w:p>
        </w:tc>
        <w:tc>
          <w:tcPr>
            <w:tcW w:w="1326" w:type="dxa"/>
          </w:tcPr>
          <w:p w14:paraId="07820FE7" w14:textId="6F2FC7F7" w:rsidR="00CE191C" w:rsidRPr="00EA6B8E" w:rsidDel="009B2A0D" w:rsidRDefault="00CE191C" w:rsidP="00C73EB6">
            <w:pPr>
              <w:rPr>
                <w:del w:id="4664" w:author="Fernandes, Richard (he, him, his | il, le, lui)" w:date="2026-06-05T17:46:00Z" w16du:dateUtc="2026-06-05T21:46:00Z"/>
                <w:rFonts w:asciiTheme="minorHAnsi" w:hAnsiTheme="minorHAnsi"/>
                <w:sz w:val="20"/>
                <w:szCs w:val="20"/>
              </w:rPr>
            </w:pPr>
            <w:del w:id="4665" w:author="Fernandes, Richard (he, him, his | il, le, lui)" w:date="2026-06-05T17:46:00Z" w16du:dateUtc="2026-06-05T21:46:00Z">
              <w:r w:rsidRPr="00EA6B8E" w:rsidDel="009B2A0D">
                <w:rPr>
                  <w:rFonts w:asciiTheme="minorHAnsi" w:hAnsiTheme="minorHAnsi"/>
                  <w:sz w:val="20"/>
                  <w:szCs w:val="20"/>
                </w:rPr>
                <w:delText>CAN, US NEON,EU ICOS, AU TERN</w:delText>
              </w:r>
            </w:del>
          </w:p>
        </w:tc>
        <w:tc>
          <w:tcPr>
            <w:tcW w:w="1393" w:type="dxa"/>
          </w:tcPr>
          <w:p w14:paraId="23A8B2A3" w14:textId="72CEE8EB" w:rsidR="00CE191C" w:rsidRPr="00EA6B8E" w:rsidDel="009B2A0D" w:rsidRDefault="00CE191C" w:rsidP="00C73EB6">
            <w:pPr>
              <w:rPr>
                <w:del w:id="4666" w:author="Fernandes, Richard (he, him, his | il, le, lui)" w:date="2026-06-05T17:46:00Z" w16du:dateUtc="2026-06-05T21:46:00Z"/>
                <w:rFonts w:asciiTheme="minorHAnsi" w:hAnsiTheme="minorHAnsi"/>
                <w:sz w:val="20"/>
                <w:szCs w:val="20"/>
                <w:lang w:val="fr-CA"/>
              </w:rPr>
            </w:pPr>
            <w:del w:id="4667" w:author="Fernandes, Richard (he, him, his | il, le, lui)" w:date="2026-06-05T17:46:00Z" w16du:dateUtc="2026-06-05T21:46:00Z">
              <w:r w:rsidRPr="00EA6B8E" w:rsidDel="009B2A0D">
                <w:rPr>
                  <w:rFonts w:asciiTheme="minorHAnsi" w:hAnsiTheme="minorHAnsi"/>
                  <w:sz w:val="20"/>
                  <w:szCs w:val="20"/>
                  <w:lang w:val="fr-CA"/>
                </w:rPr>
                <w:delText>US NEON,EU ICOS, AU TERN</w:delText>
              </w:r>
            </w:del>
          </w:p>
        </w:tc>
        <w:tc>
          <w:tcPr>
            <w:tcW w:w="1319" w:type="dxa"/>
          </w:tcPr>
          <w:p w14:paraId="0D5C2201" w14:textId="1F6DB4AB" w:rsidR="00CE191C" w:rsidRPr="000814DE" w:rsidDel="009B2A0D" w:rsidRDefault="00CE191C" w:rsidP="00C73EB6">
            <w:pPr>
              <w:rPr>
                <w:del w:id="4668" w:author="Fernandes, Richard (he, him, his | il, le, lui)" w:date="2026-06-05T17:46:00Z" w16du:dateUtc="2026-06-05T21:46:00Z"/>
                <w:rFonts w:asciiTheme="minorHAnsi" w:hAnsiTheme="minorHAnsi"/>
                <w:sz w:val="20"/>
                <w:szCs w:val="20"/>
              </w:rPr>
            </w:pPr>
            <w:del w:id="4669" w:author="Fernandes, Richard (he, him, his | il, le, lui)" w:date="2026-06-05T17:46:00Z" w16du:dateUtc="2026-06-05T21:46:00Z">
              <w:r w:rsidDel="009B2A0D">
                <w:rPr>
                  <w:rFonts w:asciiTheme="minorHAnsi" w:hAnsiTheme="minorHAnsi"/>
                  <w:sz w:val="20"/>
                  <w:szCs w:val="20"/>
                </w:rPr>
                <w:delText>China</w:delText>
              </w:r>
            </w:del>
          </w:p>
        </w:tc>
        <w:tc>
          <w:tcPr>
            <w:tcW w:w="1319" w:type="dxa"/>
          </w:tcPr>
          <w:p w14:paraId="19D9E704" w14:textId="232B2EEF" w:rsidR="00CE191C" w:rsidRPr="00EA6B8E" w:rsidDel="009B2A0D" w:rsidRDefault="00CE191C" w:rsidP="00C73EB6">
            <w:pPr>
              <w:rPr>
                <w:del w:id="4670" w:author="Fernandes, Richard (he, him, his | il, le, lui)" w:date="2026-06-05T17:46:00Z" w16du:dateUtc="2026-06-05T21:46:00Z"/>
                <w:rFonts w:asciiTheme="minorHAnsi" w:hAnsiTheme="minorHAnsi"/>
                <w:sz w:val="20"/>
                <w:szCs w:val="20"/>
              </w:rPr>
            </w:pPr>
            <w:del w:id="4671" w:author="Fernandes, Richard (he, him, his | il, le, lui)" w:date="2026-06-05T17:46:00Z" w16du:dateUtc="2026-06-05T21:46:00Z">
              <w:r w:rsidRPr="00EA6B8E" w:rsidDel="009B2A0D">
                <w:rPr>
                  <w:rFonts w:asciiTheme="minorHAnsi" w:hAnsiTheme="minorHAnsi"/>
                  <w:sz w:val="20"/>
                  <w:szCs w:val="20"/>
                </w:rPr>
                <w:delText>Global sampling</w:delText>
              </w:r>
            </w:del>
          </w:p>
        </w:tc>
      </w:tr>
      <w:tr w:rsidR="00CE191C" w:rsidRPr="000604BF" w:rsidDel="009B2A0D" w14:paraId="4B1B7706" w14:textId="2D2DD27E" w:rsidTr="00CE191C">
        <w:trPr>
          <w:del w:id="4672" w:author="Fernandes, Richard (he, him, his | il, le, lui)" w:date="2026-06-05T17:46:00Z" w16du:dateUtc="2026-06-05T21:46:00Z"/>
        </w:trPr>
        <w:tc>
          <w:tcPr>
            <w:tcW w:w="1331" w:type="dxa"/>
          </w:tcPr>
          <w:p w14:paraId="6F80B984" w14:textId="7B1A9638" w:rsidR="00CE191C" w:rsidRPr="00EA6B8E" w:rsidDel="009B2A0D" w:rsidRDefault="00CE191C" w:rsidP="00C73EB6">
            <w:pPr>
              <w:rPr>
                <w:del w:id="4673" w:author="Fernandes, Richard (he, him, his | il, le, lui)" w:date="2026-06-05T17:46:00Z" w16du:dateUtc="2026-06-05T21:46:00Z"/>
                <w:rFonts w:asciiTheme="minorHAnsi" w:hAnsiTheme="minorHAnsi"/>
                <w:b/>
                <w:bCs/>
                <w:sz w:val="20"/>
                <w:szCs w:val="20"/>
              </w:rPr>
            </w:pPr>
            <w:del w:id="4674" w:author="Fernandes, Richard (he, him, his | il, le, lui)" w:date="2026-06-05T17:46:00Z" w16du:dateUtc="2026-06-05T21:46:00Z">
              <w:r w:rsidRPr="00EA6B8E" w:rsidDel="009B2A0D">
                <w:rPr>
                  <w:rFonts w:asciiTheme="minorHAnsi" w:hAnsiTheme="minorHAnsi"/>
                  <w:b/>
                  <w:bCs/>
                  <w:sz w:val="20"/>
                  <w:szCs w:val="20"/>
                </w:rPr>
                <w:delText>Temporal Extent</w:delText>
              </w:r>
            </w:del>
          </w:p>
        </w:tc>
        <w:tc>
          <w:tcPr>
            <w:tcW w:w="1330" w:type="dxa"/>
          </w:tcPr>
          <w:p w14:paraId="3859E5B4" w14:textId="4601D775" w:rsidR="00CE191C" w:rsidRPr="00EA6B8E" w:rsidDel="009B2A0D" w:rsidRDefault="00CE191C" w:rsidP="00C73EB6">
            <w:pPr>
              <w:rPr>
                <w:del w:id="4675" w:author="Fernandes, Richard (he, him, his | il, le, lui)" w:date="2026-06-05T17:46:00Z" w16du:dateUtc="2026-06-05T21:46:00Z"/>
                <w:rFonts w:asciiTheme="minorHAnsi" w:hAnsiTheme="minorHAnsi"/>
                <w:sz w:val="20"/>
                <w:szCs w:val="20"/>
              </w:rPr>
            </w:pPr>
          </w:p>
        </w:tc>
        <w:tc>
          <w:tcPr>
            <w:tcW w:w="1326" w:type="dxa"/>
          </w:tcPr>
          <w:p w14:paraId="6BCE01D4" w14:textId="4FB379BF" w:rsidR="00CE191C" w:rsidRPr="00EA6B8E" w:rsidDel="009B2A0D" w:rsidRDefault="00CE191C" w:rsidP="00C73EB6">
            <w:pPr>
              <w:rPr>
                <w:del w:id="4676" w:author="Fernandes, Richard (he, him, his | il, le, lui)" w:date="2026-06-05T17:46:00Z" w16du:dateUtc="2026-06-05T21:46:00Z"/>
                <w:rFonts w:asciiTheme="minorHAnsi" w:hAnsiTheme="minorHAnsi"/>
                <w:sz w:val="20"/>
                <w:szCs w:val="20"/>
              </w:rPr>
            </w:pPr>
          </w:p>
        </w:tc>
        <w:tc>
          <w:tcPr>
            <w:tcW w:w="1324" w:type="dxa"/>
          </w:tcPr>
          <w:p w14:paraId="5929213E" w14:textId="335270D9" w:rsidR="00CE191C" w:rsidRPr="00EA6B8E" w:rsidDel="009B2A0D" w:rsidRDefault="00CE191C" w:rsidP="00C73EB6">
            <w:pPr>
              <w:rPr>
                <w:del w:id="4677" w:author="Fernandes, Richard (he, him, his | il, le, lui)" w:date="2026-06-05T17:46:00Z" w16du:dateUtc="2026-06-05T21:46:00Z"/>
                <w:rFonts w:asciiTheme="minorHAnsi" w:hAnsiTheme="minorHAnsi"/>
                <w:sz w:val="20"/>
                <w:szCs w:val="20"/>
              </w:rPr>
            </w:pPr>
          </w:p>
        </w:tc>
        <w:tc>
          <w:tcPr>
            <w:tcW w:w="1326" w:type="dxa"/>
          </w:tcPr>
          <w:p w14:paraId="19ED31D9" w14:textId="6FD46495" w:rsidR="00CE191C" w:rsidRPr="00EA6B8E" w:rsidDel="009B2A0D" w:rsidRDefault="00CE191C" w:rsidP="00C73EB6">
            <w:pPr>
              <w:rPr>
                <w:del w:id="4678" w:author="Fernandes, Richard (he, him, his | il, le, lui)" w:date="2026-06-05T17:46:00Z" w16du:dateUtc="2026-06-05T21:46:00Z"/>
                <w:rFonts w:asciiTheme="minorHAnsi" w:hAnsiTheme="minorHAnsi"/>
                <w:sz w:val="20"/>
                <w:szCs w:val="20"/>
              </w:rPr>
            </w:pPr>
            <w:del w:id="4679" w:author="Fernandes, Richard (he, him, his | il, le, lui)" w:date="2026-06-05T17:46:00Z" w16du:dateUtc="2026-06-05T21:46:00Z">
              <w:r w:rsidRPr="00EA6B8E" w:rsidDel="009B2A0D">
                <w:rPr>
                  <w:rFonts w:asciiTheme="minorHAnsi" w:hAnsiTheme="minorHAnsi"/>
                  <w:sz w:val="20"/>
                  <w:szCs w:val="20"/>
                </w:rPr>
                <w:delText>2019-</w:delText>
              </w:r>
            </w:del>
          </w:p>
        </w:tc>
        <w:tc>
          <w:tcPr>
            <w:tcW w:w="1393" w:type="dxa"/>
          </w:tcPr>
          <w:p w14:paraId="3B9E2202" w14:textId="4223A9D4" w:rsidR="00CE191C" w:rsidRPr="00EA6B8E" w:rsidDel="009B2A0D" w:rsidRDefault="00CE191C" w:rsidP="00C73EB6">
            <w:pPr>
              <w:rPr>
                <w:del w:id="4680" w:author="Fernandes, Richard (he, him, his | il, le, lui)" w:date="2026-06-05T17:46:00Z" w16du:dateUtc="2026-06-05T21:46:00Z"/>
                <w:rFonts w:asciiTheme="minorHAnsi" w:hAnsiTheme="minorHAnsi"/>
                <w:sz w:val="20"/>
                <w:szCs w:val="20"/>
              </w:rPr>
            </w:pPr>
          </w:p>
        </w:tc>
        <w:tc>
          <w:tcPr>
            <w:tcW w:w="1319" w:type="dxa"/>
          </w:tcPr>
          <w:p w14:paraId="3A221263" w14:textId="75089E4B" w:rsidR="00CE191C" w:rsidRPr="000814DE" w:rsidDel="009B2A0D" w:rsidRDefault="00CE191C" w:rsidP="00C73EB6">
            <w:pPr>
              <w:rPr>
                <w:del w:id="4681" w:author="Fernandes, Richard (he, him, his | il, le, lui)" w:date="2026-06-05T17:46:00Z" w16du:dateUtc="2026-06-05T21:46:00Z"/>
                <w:rFonts w:asciiTheme="minorHAnsi" w:hAnsiTheme="minorHAnsi"/>
                <w:sz w:val="20"/>
                <w:szCs w:val="20"/>
              </w:rPr>
            </w:pPr>
            <w:del w:id="4682" w:author="Fernandes, Richard (he, him, his | il, le, lui)" w:date="2026-06-05T17:46:00Z" w16du:dateUtc="2026-06-05T21:46:00Z">
              <w:r w:rsidDel="009B2A0D">
                <w:rPr>
                  <w:rFonts w:asciiTheme="minorHAnsi" w:hAnsiTheme="minorHAnsi"/>
                  <w:sz w:val="20"/>
                  <w:szCs w:val="20"/>
                </w:rPr>
                <w:delText>2018-2023</w:delText>
              </w:r>
            </w:del>
          </w:p>
        </w:tc>
        <w:tc>
          <w:tcPr>
            <w:tcW w:w="1319" w:type="dxa"/>
          </w:tcPr>
          <w:p w14:paraId="3C8B67D7" w14:textId="66AD9B5B" w:rsidR="00CE191C" w:rsidRPr="00EA6B8E" w:rsidDel="009B2A0D" w:rsidRDefault="00CE191C" w:rsidP="00C73EB6">
            <w:pPr>
              <w:rPr>
                <w:del w:id="4683" w:author="Fernandes, Richard (he, him, his | il, le, lui)" w:date="2026-06-05T17:46:00Z" w16du:dateUtc="2026-06-05T21:46:00Z"/>
                <w:rFonts w:asciiTheme="minorHAnsi" w:hAnsiTheme="minorHAnsi"/>
                <w:sz w:val="20"/>
                <w:szCs w:val="20"/>
              </w:rPr>
            </w:pPr>
          </w:p>
        </w:tc>
      </w:tr>
      <w:tr w:rsidR="00CE191C" w:rsidRPr="000604BF" w:rsidDel="009B2A0D" w14:paraId="26042468" w14:textId="304EED96" w:rsidTr="00CE191C">
        <w:trPr>
          <w:del w:id="4684" w:author="Fernandes, Richard (he, him, his | il, le, lui)" w:date="2026-06-05T17:46:00Z" w16du:dateUtc="2026-06-05T21:46:00Z"/>
        </w:trPr>
        <w:tc>
          <w:tcPr>
            <w:tcW w:w="1331" w:type="dxa"/>
          </w:tcPr>
          <w:p w14:paraId="77B20BCD" w14:textId="2520D8D7" w:rsidR="00CE191C" w:rsidRPr="00EA6B8E" w:rsidDel="009B2A0D" w:rsidRDefault="00CE191C" w:rsidP="00C73EB6">
            <w:pPr>
              <w:rPr>
                <w:del w:id="4685" w:author="Fernandes, Richard (he, him, his | il, le, lui)" w:date="2026-06-05T17:46:00Z" w16du:dateUtc="2026-06-05T21:46:00Z"/>
                <w:rFonts w:asciiTheme="minorHAnsi" w:hAnsiTheme="minorHAnsi"/>
                <w:b/>
                <w:bCs/>
                <w:sz w:val="20"/>
                <w:szCs w:val="20"/>
              </w:rPr>
            </w:pPr>
            <w:del w:id="4686" w:author="Fernandes, Richard (he, him, his | il, le, lui)" w:date="2026-06-05T17:46:00Z" w16du:dateUtc="2026-06-05T21:46:00Z">
              <w:r w:rsidRPr="00EA6B8E" w:rsidDel="009B2A0D">
                <w:rPr>
                  <w:rFonts w:asciiTheme="minorHAnsi" w:hAnsiTheme="minorHAnsi"/>
                  <w:b/>
                  <w:bCs/>
                  <w:sz w:val="20"/>
                  <w:szCs w:val="20"/>
                </w:rPr>
                <w:delText>Spatial Resolution</w:delText>
              </w:r>
            </w:del>
          </w:p>
        </w:tc>
        <w:tc>
          <w:tcPr>
            <w:tcW w:w="1330" w:type="dxa"/>
          </w:tcPr>
          <w:p w14:paraId="047BA386" w14:textId="36CB57F2" w:rsidR="00CE191C" w:rsidRPr="00EA6B8E" w:rsidDel="009B2A0D" w:rsidRDefault="00CE191C" w:rsidP="00C73EB6">
            <w:pPr>
              <w:rPr>
                <w:del w:id="4687" w:author="Fernandes, Richard (he, him, his | il, le, lui)" w:date="2026-06-05T17:46:00Z" w16du:dateUtc="2026-06-05T21:46:00Z"/>
                <w:rFonts w:asciiTheme="minorHAnsi" w:hAnsiTheme="minorHAnsi"/>
                <w:sz w:val="20"/>
                <w:szCs w:val="20"/>
              </w:rPr>
            </w:pPr>
            <w:del w:id="4688" w:author="Fernandes, Richard (he, him, his | il, le, lui)" w:date="2026-06-05T17:46:00Z" w16du:dateUtc="2026-06-05T21:46:00Z">
              <w:r w:rsidRPr="00EA6B8E" w:rsidDel="009B2A0D">
                <w:rPr>
                  <w:rFonts w:asciiTheme="minorHAnsi" w:hAnsiTheme="minorHAnsi"/>
                  <w:sz w:val="20"/>
                  <w:szCs w:val="20"/>
                </w:rPr>
                <w:delText>30m</w:delText>
              </w:r>
            </w:del>
          </w:p>
        </w:tc>
        <w:tc>
          <w:tcPr>
            <w:tcW w:w="1326" w:type="dxa"/>
          </w:tcPr>
          <w:p w14:paraId="163CFC76" w14:textId="5099BF2B" w:rsidR="00CE191C" w:rsidRPr="00EA6B8E" w:rsidDel="009B2A0D" w:rsidRDefault="00CE191C" w:rsidP="00C73EB6">
            <w:pPr>
              <w:rPr>
                <w:del w:id="4689" w:author="Fernandes, Richard (he, him, his | il, le, lui)" w:date="2026-06-05T17:46:00Z" w16du:dateUtc="2026-06-05T21:46:00Z"/>
                <w:rFonts w:asciiTheme="minorHAnsi" w:hAnsiTheme="minorHAnsi"/>
                <w:sz w:val="20"/>
                <w:szCs w:val="20"/>
              </w:rPr>
            </w:pPr>
            <w:del w:id="4690" w:author="Fernandes, Richard (he, him, his | il, le, lui)" w:date="2026-06-05T17:46:00Z" w16du:dateUtc="2026-06-05T21:46:00Z">
              <w:r w:rsidRPr="00EA6B8E" w:rsidDel="009B2A0D">
                <w:rPr>
                  <w:rFonts w:asciiTheme="minorHAnsi" w:hAnsiTheme="minorHAnsi"/>
                  <w:sz w:val="20"/>
                  <w:szCs w:val="20"/>
                </w:rPr>
                <w:delText>30m</w:delText>
              </w:r>
            </w:del>
          </w:p>
        </w:tc>
        <w:tc>
          <w:tcPr>
            <w:tcW w:w="1324" w:type="dxa"/>
          </w:tcPr>
          <w:p w14:paraId="3CADF7DC" w14:textId="1C135E7D" w:rsidR="00CE191C" w:rsidRPr="00EA6B8E" w:rsidDel="009B2A0D" w:rsidRDefault="00CE191C" w:rsidP="00C73EB6">
            <w:pPr>
              <w:rPr>
                <w:del w:id="4691" w:author="Fernandes, Richard (he, him, his | il, le, lui)" w:date="2026-06-05T17:46:00Z" w16du:dateUtc="2026-06-05T21:46:00Z"/>
                <w:rFonts w:asciiTheme="minorHAnsi" w:hAnsiTheme="minorHAnsi"/>
                <w:sz w:val="20"/>
                <w:szCs w:val="20"/>
              </w:rPr>
            </w:pPr>
            <w:del w:id="4692" w:author="Fernandes, Richard (he, him, his | il, le, lui)" w:date="2026-06-05T17:46:00Z" w16du:dateUtc="2026-06-05T21:46:00Z">
              <w:r w:rsidRPr="00EA6B8E" w:rsidDel="009B2A0D">
                <w:rPr>
                  <w:rFonts w:asciiTheme="minorHAnsi" w:hAnsiTheme="minorHAnsi"/>
                  <w:sz w:val="20"/>
                  <w:szCs w:val="20"/>
                </w:rPr>
                <w:delText>10m</w:delText>
              </w:r>
            </w:del>
          </w:p>
        </w:tc>
        <w:tc>
          <w:tcPr>
            <w:tcW w:w="1326" w:type="dxa"/>
          </w:tcPr>
          <w:p w14:paraId="790A8737" w14:textId="1994199F" w:rsidR="00CE191C" w:rsidRPr="00EA6B8E" w:rsidDel="009B2A0D" w:rsidRDefault="00CE191C" w:rsidP="00C73EB6">
            <w:pPr>
              <w:rPr>
                <w:del w:id="4693" w:author="Fernandes, Richard (he, him, his | il, le, lui)" w:date="2026-06-05T17:46:00Z" w16du:dateUtc="2026-06-05T21:46:00Z"/>
                <w:rFonts w:asciiTheme="minorHAnsi" w:hAnsiTheme="minorHAnsi"/>
                <w:sz w:val="20"/>
                <w:szCs w:val="20"/>
              </w:rPr>
            </w:pPr>
            <w:del w:id="4694" w:author="Fernandes, Richard (he, him, his | il, le, lui)" w:date="2026-06-05T17:46:00Z" w16du:dateUtc="2026-06-05T21:46:00Z">
              <w:r w:rsidRPr="00EA6B8E" w:rsidDel="009B2A0D">
                <w:rPr>
                  <w:rFonts w:asciiTheme="minorHAnsi" w:hAnsiTheme="minorHAnsi"/>
                  <w:sz w:val="20"/>
                  <w:szCs w:val="20"/>
                </w:rPr>
                <w:delText>20m</w:delText>
              </w:r>
            </w:del>
          </w:p>
        </w:tc>
        <w:tc>
          <w:tcPr>
            <w:tcW w:w="1393" w:type="dxa"/>
          </w:tcPr>
          <w:p w14:paraId="23F23015" w14:textId="7957BCD7" w:rsidR="00CE191C" w:rsidRPr="00EA6B8E" w:rsidDel="009B2A0D" w:rsidRDefault="00CE191C" w:rsidP="00C73EB6">
            <w:pPr>
              <w:rPr>
                <w:del w:id="4695" w:author="Fernandes, Richard (he, him, his | il, le, lui)" w:date="2026-06-05T17:46:00Z" w16du:dateUtc="2026-06-05T21:46:00Z"/>
                <w:rFonts w:asciiTheme="minorHAnsi" w:hAnsiTheme="minorHAnsi"/>
                <w:sz w:val="20"/>
                <w:szCs w:val="20"/>
              </w:rPr>
            </w:pPr>
            <w:del w:id="4696" w:author="Fernandes, Richard (he, him, his | il, le, lui)" w:date="2026-06-05T17:46:00Z" w16du:dateUtc="2026-06-05T21:46:00Z">
              <w:r w:rsidRPr="00EA6B8E" w:rsidDel="009B2A0D">
                <w:rPr>
                  <w:rFonts w:asciiTheme="minorHAnsi" w:hAnsiTheme="minorHAnsi"/>
                  <w:sz w:val="20"/>
                  <w:szCs w:val="20"/>
                </w:rPr>
                <w:delText>20m</w:delText>
              </w:r>
            </w:del>
          </w:p>
        </w:tc>
        <w:tc>
          <w:tcPr>
            <w:tcW w:w="1319" w:type="dxa"/>
          </w:tcPr>
          <w:p w14:paraId="48C5D673" w14:textId="020B8ADD" w:rsidR="00CE191C" w:rsidRPr="000814DE" w:rsidDel="009B2A0D" w:rsidRDefault="00CE191C" w:rsidP="00C73EB6">
            <w:pPr>
              <w:rPr>
                <w:del w:id="4697" w:author="Fernandes, Richard (he, him, his | il, le, lui)" w:date="2026-06-05T17:46:00Z" w16du:dateUtc="2026-06-05T21:46:00Z"/>
                <w:rFonts w:asciiTheme="minorHAnsi" w:hAnsiTheme="minorHAnsi"/>
                <w:sz w:val="20"/>
                <w:szCs w:val="20"/>
              </w:rPr>
            </w:pPr>
            <w:del w:id="4698" w:author="Fernandes, Richard (he, him, his | il, le, lui)" w:date="2026-06-05T17:46:00Z" w16du:dateUtc="2026-06-05T21:46:00Z">
              <w:r w:rsidDel="009B2A0D">
                <w:rPr>
                  <w:rFonts w:asciiTheme="minorHAnsi" w:hAnsiTheme="minorHAnsi"/>
                  <w:sz w:val="20"/>
                  <w:szCs w:val="20"/>
                </w:rPr>
                <w:delText>20m</w:delText>
              </w:r>
            </w:del>
          </w:p>
        </w:tc>
        <w:tc>
          <w:tcPr>
            <w:tcW w:w="1319" w:type="dxa"/>
          </w:tcPr>
          <w:p w14:paraId="1D2B6D13" w14:textId="5B3F8E9C" w:rsidR="00CE191C" w:rsidRPr="00EA6B8E" w:rsidDel="009B2A0D" w:rsidRDefault="00CE191C" w:rsidP="00C73EB6">
            <w:pPr>
              <w:rPr>
                <w:del w:id="4699" w:author="Fernandes, Richard (he, him, his | il, le, lui)" w:date="2026-06-05T17:46:00Z" w16du:dateUtc="2026-06-05T21:46:00Z"/>
                <w:rFonts w:asciiTheme="minorHAnsi" w:hAnsiTheme="minorHAnsi"/>
                <w:sz w:val="20"/>
                <w:szCs w:val="20"/>
              </w:rPr>
            </w:pPr>
            <w:del w:id="4700" w:author="Fernandes, Richard (he, him, his | il, le, lui)" w:date="2026-06-05T17:46:00Z" w16du:dateUtc="2026-06-05T21:46:00Z">
              <w:r w:rsidRPr="00EA6B8E" w:rsidDel="009B2A0D">
                <w:rPr>
                  <w:rFonts w:asciiTheme="minorHAnsi" w:hAnsiTheme="minorHAnsi"/>
                  <w:sz w:val="20"/>
                  <w:szCs w:val="20"/>
                </w:rPr>
                <w:delText>xx</w:delText>
              </w:r>
            </w:del>
          </w:p>
        </w:tc>
      </w:tr>
      <w:tr w:rsidR="00CE191C" w:rsidRPr="000604BF" w:rsidDel="009B2A0D" w14:paraId="3430DD76" w14:textId="1C6DD2A0" w:rsidTr="00CE191C">
        <w:trPr>
          <w:del w:id="4701" w:author="Fernandes, Richard (he, him, his | il, le, lui)" w:date="2026-06-05T17:46:00Z" w16du:dateUtc="2026-06-05T21:46:00Z"/>
        </w:trPr>
        <w:tc>
          <w:tcPr>
            <w:tcW w:w="1331" w:type="dxa"/>
          </w:tcPr>
          <w:p w14:paraId="07F56D98" w14:textId="371C784F" w:rsidR="00CE191C" w:rsidRPr="00EA6B8E" w:rsidDel="009B2A0D" w:rsidRDefault="00CE191C" w:rsidP="00C73EB6">
            <w:pPr>
              <w:rPr>
                <w:del w:id="4702" w:author="Fernandes, Richard (he, him, his | il, le, lui)" w:date="2026-06-05T17:46:00Z" w16du:dateUtc="2026-06-05T21:46:00Z"/>
                <w:rFonts w:asciiTheme="minorHAnsi" w:hAnsiTheme="minorHAnsi"/>
                <w:b/>
                <w:bCs/>
                <w:sz w:val="20"/>
                <w:szCs w:val="20"/>
              </w:rPr>
            </w:pPr>
            <w:del w:id="4703" w:author="Fernandes, Richard (he, him, his | il, le, lui)" w:date="2026-06-05T17:46:00Z" w16du:dateUtc="2026-06-05T21:46:00Z">
              <w:r w:rsidRPr="00EA6B8E" w:rsidDel="009B2A0D">
                <w:rPr>
                  <w:rFonts w:asciiTheme="minorHAnsi" w:hAnsiTheme="minorHAnsi"/>
                  <w:b/>
                  <w:bCs/>
                  <w:sz w:val="20"/>
                  <w:szCs w:val="20"/>
                </w:rPr>
                <w:delText>Temporal Resolution</w:delText>
              </w:r>
            </w:del>
          </w:p>
        </w:tc>
        <w:tc>
          <w:tcPr>
            <w:tcW w:w="1330" w:type="dxa"/>
          </w:tcPr>
          <w:p w14:paraId="6D7A2274" w14:textId="6C37A9D1" w:rsidR="00CE191C" w:rsidRPr="00EA6B8E" w:rsidDel="009B2A0D" w:rsidRDefault="00CE191C" w:rsidP="00C73EB6">
            <w:pPr>
              <w:rPr>
                <w:del w:id="4704" w:author="Fernandes, Richard (he, him, his | il, le, lui)" w:date="2026-06-05T17:46:00Z" w16du:dateUtc="2026-06-05T21:46:00Z"/>
                <w:rFonts w:asciiTheme="minorHAnsi" w:hAnsiTheme="minorHAnsi"/>
                <w:sz w:val="20"/>
                <w:szCs w:val="20"/>
              </w:rPr>
            </w:pPr>
            <w:del w:id="4705" w:author="Fernandes, Richard (he, him, his | il, le, lui)" w:date="2026-06-05T17:46:00Z" w16du:dateUtc="2026-06-05T21:46:00Z">
              <w:r w:rsidRPr="00EA6B8E" w:rsidDel="009B2A0D">
                <w:rPr>
                  <w:rFonts w:asciiTheme="minorHAnsi" w:hAnsiTheme="minorHAnsi"/>
                  <w:sz w:val="20"/>
                  <w:szCs w:val="20"/>
                </w:rPr>
                <w:delText>Peak season</w:delText>
              </w:r>
            </w:del>
          </w:p>
        </w:tc>
        <w:tc>
          <w:tcPr>
            <w:tcW w:w="1326" w:type="dxa"/>
          </w:tcPr>
          <w:p w14:paraId="0188ABDD" w14:textId="3072111E" w:rsidR="00CE191C" w:rsidRPr="00EA6B8E" w:rsidDel="009B2A0D" w:rsidRDefault="00CE191C" w:rsidP="00C73EB6">
            <w:pPr>
              <w:rPr>
                <w:del w:id="4706" w:author="Fernandes, Richard (he, him, his | il, le, lui)" w:date="2026-06-05T17:46:00Z" w16du:dateUtc="2026-06-05T21:46:00Z"/>
                <w:rFonts w:asciiTheme="minorHAnsi" w:hAnsiTheme="minorHAnsi"/>
                <w:sz w:val="20"/>
                <w:szCs w:val="20"/>
              </w:rPr>
            </w:pPr>
            <w:del w:id="4707" w:author="Fernandes, Richard (he, him, his | il, le, lui)" w:date="2026-06-05T17:46:00Z" w16du:dateUtc="2026-06-05T21:46:00Z">
              <w:r w:rsidRPr="00EA6B8E" w:rsidDel="009B2A0D">
                <w:rPr>
                  <w:rFonts w:asciiTheme="minorHAnsi" w:hAnsiTheme="minorHAnsi"/>
                  <w:sz w:val="20"/>
                  <w:szCs w:val="20"/>
                </w:rPr>
                <w:delText>Peak season</w:delText>
              </w:r>
            </w:del>
          </w:p>
        </w:tc>
        <w:tc>
          <w:tcPr>
            <w:tcW w:w="1324" w:type="dxa"/>
          </w:tcPr>
          <w:p w14:paraId="7335EA2A" w14:textId="736E8C26" w:rsidR="00CE191C" w:rsidRPr="00EA6B8E" w:rsidDel="009B2A0D" w:rsidRDefault="00CE191C" w:rsidP="00C73EB6">
            <w:pPr>
              <w:rPr>
                <w:del w:id="4708" w:author="Fernandes, Richard (he, him, his | il, le, lui)" w:date="2026-06-05T17:46:00Z" w16du:dateUtc="2026-06-05T21:46:00Z"/>
                <w:rFonts w:asciiTheme="minorHAnsi" w:hAnsiTheme="minorHAnsi"/>
                <w:sz w:val="20"/>
                <w:szCs w:val="20"/>
              </w:rPr>
            </w:pPr>
            <w:del w:id="4709" w:author="Fernandes, Richard (he, him, his | il, le, lui)" w:date="2026-06-05T17:46:00Z" w16du:dateUtc="2026-06-05T21:46:00Z">
              <w:r w:rsidRPr="00EA6B8E" w:rsidDel="009B2A0D">
                <w:rPr>
                  <w:rFonts w:asciiTheme="minorHAnsi" w:hAnsiTheme="minorHAnsi"/>
                  <w:sz w:val="20"/>
                  <w:szCs w:val="20"/>
                </w:rPr>
                <w:delText>Peak Season</w:delText>
              </w:r>
            </w:del>
          </w:p>
        </w:tc>
        <w:tc>
          <w:tcPr>
            <w:tcW w:w="1326" w:type="dxa"/>
          </w:tcPr>
          <w:p w14:paraId="766545E4" w14:textId="66BFBEB0" w:rsidR="00CE191C" w:rsidRPr="00EA6B8E" w:rsidDel="009B2A0D" w:rsidRDefault="00CE191C" w:rsidP="00C73EB6">
            <w:pPr>
              <w:rPr>
                <w:del w:id="4710" w:author="Fernandes, Richard (he, him, his | il, le, lui)" w:date="2026-06-05T17:46:00Z" w16du:dateUtc="2026-06-05T21:46:00Z"/>
                <w:rFonts w:asciiTheme="minorHAnsi" w:hAnsiTheme="minorHAnsi"/>
                <w:sz w:val="20"/>
                <w:szCs w:val="20"/>
              </w:rPr>
            </w:pPr>
            <w:del w:id="4711" w:author="Fernandes, Richard (he, him, his | il, le, lui)" w:date="2026-06-05T17:46:00Z" w16du:dateUtc="2026-06-05T21:46:00Z">
              <w:r w:rsidRPr="00EA6B8E" w:rsidDel="009B2A0D">
                <w:rPr>
                  <w:rFonts w:asciiTheme="minorHAnsi" w:hAnsiTheme="minorHAnsi"/>
                  <w:sz w:val="20"/>
                  <w:szCs w:val="20"/>
                </w:rPr>
                <w:delText>Monthly</w:delText>
              </w:r>
            </w:del>
          </w:p>
        </w:tc>
        <w:tc>
          <w:tcPr>
            <w:tcW w:w="1393" w:type="dxa"/>
          </w:tcPr>
          <w:p w14:paraId="26373224" w14:textId="495EFF34" w:rsidR="00CE191C" w:rsidRPr="00EA6B8E" w:rsidDel="009B2A0D" w:rsidRDefault="00CE191C" w:rsidP="00C73EB6">
            <w:pPr>
              <w:rPr>
                <w:del w:id="4712" w:author="Fernandes, Richard (he, him, his | il, le, lui)" w:date="2026-06-05T17:46:00Z" w16du:dateUtc="2026-06-05T21:46:00Z"/>
                <w:rFonts w:asciiTheme="minorHAnsi" w:hAnsiTheme="minorHAnsi"/>
                <w:sz w:val="20"/>
                <w:szCs w:val="20"/>
              </w:rPr>
            </w:pPr>
            <w:del w:id="4713" w:author="Fernandes, Richard (he, him, his | il, le, lui)" w:date="2026-06-05T17:46:00Z" w16du:dateUtc="2026-06-05T21:46:00Z">
              <w:r w:rsidRPr="00EA6B8E" w:rsidDel="009B2A0D">
                <w:rPr>
                  <w:rFonts w:asciiTheme="minorHAnsi" w:hAnsiTheme="minorHAnsi"/>
                  <w:sz w:val="20"/>
                  <w:szCs w:val="20"/>
                </w:rPr>
                <w:delText>Variable</w:delText>
              </w:r>
            </w:del>
          </w:p>
        </w:tc>
        <w:tc>
          <w:tcPr>
            <w:tcW w:w="1319" w:type="dxa"/>
          </w:tcPr>
          <w:p w14:paraId="48DC4210" w14:textId="03F8BEA8" w:rsidR="00CE191C" w:rsidRPr="000814DE" w:rsidDel="009B2A0D" w:rsidRDefault="00CE191C" w:rsidP="00C73EB6">
            <w:pPr>
              <w:rPr>
                <w:del w:id="4714" w:author="Fernandes, Richard (he, him, his | il, le, lui)" w:date="2026-06-05T17:46:00Z" w16du:dateUtc="2026-06-05T21:46:00Z"/>
                <w:rFonts w:asciiTheme="minorHAnsi" w:hAnsiTheme="minorHAnsi"/>
                <w:sz w:val="20"/>
                <w:szCs w:val="20"/>
              </w:rPr>
            </w:pPr>
            <w:del w:id="4715" w:author="Fernandes, Richard (he, him, his | il, le, lui)" w:date="2026-06-05T17:46:00Z" w16du:dateUtc="2026-06-05T21:46:00Z">
              <w:r w:rsidDel="009B2A0D">
                <w:rPr>
                  <w:rFonts w:asciiTheme="minorHAnsi" w:hAnsiTheme="minorHAnsi"/>
                  <w:sz w:val="20"/>
                  <w:szCs w:val="20"/>
                </w:rPr>
                <w:delText>5d</w:delText>
              </w:r>
            </w:del>
          </w:p>
        </w:tc>
        <w:tc>
          <w:tcPr>
            <w:tcW w:w="1319" w:type="dxa"/>
          </w:tcPr>
          <w:p w14:paraId="2E8B61BA" w14:textId="78B6EB4D" w:rsidR="00CE191C" w:rsidRPr="00EA6B8E" w:rsidDel="009B2A0D" w:rsidRDefault="00CE191C" w:rsidP="00C73EB6">
            <w:pPr>
              <w:rPr>
                <w:del w:id="4716" w:author="Fernandes, Richard (he, him, his | il, le, lui)" w:date="2026-06-05T17:46:00Z" w16du:dateUtc="2026-06-05T21:46:00Z"/>
                <w:rFonts w:asciiTheme="minorHAnsi" w:hAnsiTheme="minorHAnsi"/>
                <w:sz w:val="20"/>
                <w:szCs w:val="20"/>
              </w:rPr>
            </w:pPr>
          </w:p>
        </w:tc>
      </w:tr>
      <w:tr w:rsidR="00CE191C" w:rsidRPr="000604BF" w:rsidDel="009B2A0D" w14:paraId="416869C8" w14:textId="0433A3A9" w:rsidTr="00CE191C">
        <w:trPr>
          <w:del w:id="4717" w:author="Fernandes, Richard (he, him, his | il, le, lui)" w:date="2026-06-05T17:46:00Z" w16du:dateUtc="2026-06-05T21:46:00Z"/>
        </w:trPr>
        <w:tc>
          <w:tcPr>
            <w:tcW w:w="1331" w:type="dxa"/>
          </w:tcPr>
          <w:p w14:paraId="51ACB6E2" w14:textId="7E1518DB" w:rsidR="00CE191C" w:rsidRPr="00EA6B8E" w:rsidDel="009B2A0D" w:rsidRDefault="00CE191C" w:rsidP="00C73EB6">
            <w:pPr>
              <w:rPr>
                <w:del w:id="4718" w:author="Fernandes, Richard (he, him, his | il, le, lui)" w:date="2026-06-05T17:46:00Z" w16du:dateUtc="2026-06-05T21:46:00Z"/>
                <w:rFonts w:asciiTheme="minorHAnsi" w:hAnsiTheme="minorHAnsi"/>
                <w:b/>
                <w:bCs/>
                <w:sz w:val="20"/>
                <w:szCs w:val="20"/>
              </w:rPr>
            </w:pPr>
            <w:del w:id="4719" w:author="Fernandes, Richard (he, him, his | il, le, lui)" w:date="2026-06-05T17:46:00Z" w16du:dateUtc="2026-06-05T21:46:00Z">
              <w:r w:rsidRPr="00EA6B8E" w:rsidDel="009B2A0D">
                <w:rPr>
                  <w:rFonts w:asciiTheme="minorHAnsi" w:hAnsiTheme="minorHAnsi"/>
                  <w:b/>
                  <w:bCs/>
                  <w:sz w:val="20"/>
                  <w:szCs w:val="20"/>
                </w:rPr>
                <w:delText>Timeliness</w:delText>
              </w:r>
            </w:del>
          </w:p>
        </w:tc>
        <w:tc>
          <w:tcPr>
            <w:tcW w:w="1330" w:type="dxa"/>
          </w:tcPr>
          <w:p w14:paraId="69F0CCB9" w14:textId="3E7C2DD9" w:rsidR="00CE191C" w:rsidRPr="00EA6B8E" w:rsidDel="009B2A0D" w:rsidRDefault="00CE191C" w:rsidP="00C73EB6">
            <w:pPr>
              <w:rPr>
                <w:del w:id="4720" w:author="Fernandes, Richard (he, him, his | il, le, lui)" w:date="2026-06-05T17:46:00Z" w16du:dateUtc="2026-06-05T21:46:00Z"/>
                <w:rFonts w:asciiTheme="minorHAnsi" w:hAnsiTheme="minorHAnsi"/>
                <w:sz w:val="20"/>
                <w:szCs w:val="20"/>
              </w:rPr>
            </w:pPr>
            <w:del w:id="4721" w:author="Fernandes, Richard (he, him, his | il, le, lui)" w:date="2026-06-05T17:46:00Z" w16du:dateUtc="2026-06-05T21:46:00Z">
              <w:r w:rsidRPr="00EA6B8E" w:rsidDel="009B2A0D">
                <w:rPr>
                  <w:rFonts w:asciiTheme="minorHAnsi" w:hAnsiTheme="minorHAnsi"/>
                  <w:sz w:val="20"/>
                  <w:szCs w:val="20"/>
                </w:rPr>
                <w:delText>No repeat</w:delText>
              </w:r>
            </w:del>
          </w:p>
        </w:tc>
        <w:tc>
          <w:tcPr>
            <w:tcW w:w="1326" w:type="dxa"/>
          </w:tcPr>
          <w:p w14:paraId="55EAC021" w14:textId="08115EDB" w:rsidR="00CE191C" w:rsidRPr="00EA6B8E" w:rsidDel="009B2A0D" w:rsidRDefault="00CE191C" w:rsidP="00C73EB6">
            <w:pPr>
              <w:rPr>
                <w:del w:id="4722" w:author="Fernandes, Richard (he, him, his | il, le, lui)" w:date="2026-06-05T17:46:00Z" w16du:dateUtc="2026-06-05T21:46:00Z"/>
                <w:rFonts w:asciiTheme="minorHAnsi" w:hAnsiTheme="minorHAnsi"/>
                <w:sz w:val="20"/>
                <w:szCs w:val="20"/>
              </w:rPr>
            </w:pPr>
            <w:del w:id="4723" w:author="Fernandes, Richard (he, him, his | il, le, lui)" w:date="2026-06-05T17:46:00Z" w16du:dateUtc="2026-06-05T21:46:00Z">
              <w:r w:rsidRPr="00EA6B8E" w:rsidDel="009B2A0D">
                <w:rPr>
                  <w:rFonts w:asciiTheme="minorHAnsi" w:hAnsiTheme="minorHAnsi"/>
                  <w:sz w:val="20"/>
                  <w:szCs w:val="20"/>
                </w:rPr>
                <w:delText>No repeat</w:delText>
              </w:r>
            </w:del>
          </w:p>
        </w:tc>
        <w:tc>
          <w:tcPr>
            <w:tcW w:w="1324" w:type="dxa"/>
          </w:tcPr>
          <w:p w14:paraId="29D9938C" w14:textId="071361CC" w:rsidR="00CE191C" w:rsidRPr="00EA6B8E" w:rsidDel="009B2A0D" w:rsidRDefault="00CE191C" w:rsidP="00C73EB6">
            <w:pPr>
              <w:rPr>
                <w:del w:id="4724" w:author="Fernandes, Richard (he, him, his | il, le, lui)" w:date="2026-06-05T17:46:00Z" w16du:dateUtc="2026-06-05T21:46:00Z"/>
                <w:rFonts w:asciiTheme="minorHAnsi" w:hAnsiTheme="minorHAnsi"/>
                <w:sz w:val="20"/>
                <w:szCs w:val="20"/>
              </w:rPr>
            </w:pPr>
            <w:del w:id="4725" w:author="Fernandes, Richard (he, him, his | il, le, lui)" w:date="2026-06-05T17:46:00Z" w16du:dateUtc="2026-06-05T21:46:00Z">
              <w:r w:rsidRPr="00EA6B8E" w:rsidDel="009B2A0D">
                <w:rPr>
                  <w:rFonts w:asciiTheme="minorHAnsi" w:hAnsiTheme="minorHAnsi"/>
                  <w:sz w:val="20"/>
                  <w:szCs w:val="20"/>
                </w:rPr>
                <w:delText>xx</w:delText>
              </w:r>
            </w:del>
          </w:p>
        </w:tc>
        <w:tc>
          <w:tcPr>
            <w:tcW w:w="1326" w:type="dxa"/>
          </w:tcPr>
          <w:p w14:paraId="1AFE285F" w14:textId="2332578D" w:rsidR="00CE191C" w:rsidRPr="00EA6B8E" w:rsidDel="009B2A0D" w:rsidRDefault="00CE191C" w:rsidP="00C73EB6">
            <w:pPr>
              <w:rPr>
                <w:del w:id="4726" w:author="Fernandes, Richard (he, him, his | il, le, lui)" w:date="2026-06-05T17:46:00Z" w16du:dateUtc="2026-06-05T21:46:00Z"/>
                <w:rFonts w:asciiTheme="minorHAnsi" w:hAnsiTheme="minorHAnsi"/>
                <w:sz w:val="20"/>
                <w:szCs w:val="20"/>
              </w:rPr>
            </w:pPr>
            <w:del w:id="4727" w:author="Fernandes, Richard (he, him, his | il, le, lui)" w:date="2026-06-05T17:46:00Z" w16du:dateUtc="2026-06-05T21:46:00Z">
              <w:r w:rsidRPr="00EA6B8E" w:rsidDel="009B2A0D">
                <w:rPr>
                  <w:rFonts w:asciiTheme="minorHAnsi" w:hAnsiTheme="minorHAnsi"/>
                  <w:sz w:val="20"/>
                  <w:szCs w:val="20"/>
                </w:rPr>
                <w:delText>Annual update</w:delText>
              </w:r>
            </w:del>
          </w:p>
        </w:tc>
        <w:tc>
          <w:tcPr>
            <w:tcW w:w="1393" w:type="dxa"/>
          </w:tcPr>
          <w:p w14:paraId="235F7511" w14:textId="368D5F71" w:rsidR="00CE191C" w:rsidRPr="00EA6B8E" w:rsidDel="009B2A0D" w:rsidRDefault="00CE191C" w:rsidP="00C73EB6">
            <w:pPr>
              <w:rPr>
                <w:del w:id="4728" w:author="Fernandes, Richard (he, him, his | il, le, lui)" w:date="2026-06-05T17:46:00Z" w16du:dateUtc="2026-06-05T21:46:00Z"/>
                <w:rFonts w:asciiTheme="minorHAnsi" w:hAnsiTheme="minorHAnsi"/>
                <w:sz w:val="20"/>
                <w:szCs w:val="20"/>
              </w:rPr>
            </w:pPr>
            <w:del w:id="4729" w:author="Fernandes, Richard (he, him, his | il, le, lui)" w:date="2026-06-05T17:46:00Z" w16du:dateUtc="2026-06-05T21:46:00Z">
              <w:r w:rsidRPr="00EA6B8E" w:rsidDel="009B2A0D">
                <w:rPr>
                  <w:rFonts w:asciiTheme="minorHAnsi" w:hAnsiTheme="minorHAnsi"/>
                  <w:sz w:val="20"/>
                  <w:szCs w:val="20"/>
                </w:rPr>
                <w:delText>No repeat</w:delText>
              </w:r>
            </w:del>
          </w:p>
        </w:tc>
        <w:tc>
          <w:tcPr>
            <w:tcW w:w="1319" w:type="dxa"/>
          </w:tcPr>
          <w:p w14:paraId="40BC83F9" w14:textId="77518A4C" w:rsidR="00CE191C" w:rsidRPr="000814DE" w:rsidDel="009B2A0D" w:rsidRDefault="00CE191C" w:rsidP="00C73EB6">
            <w:pPr>
              <w:rPr>
                <w:del w:id="4730" w:author="Fernandes, Richard (he, him, his | il, le, lui)" w:date="2026-06-05T17:46:00Z" w16du:dateUtc="2026-06-05T21:46:00Z"/>
                <w:rFonts w:asciiTheme="minorHAnsi" w:hAnsiTheme="minorHAnsi"/>
                <w:sz w:val="20"/>
                <w:szCs w:val="20"/>
              </w:rPr>
            </w:pPr>
            <w:del w:id="4731" w:author="Fernandes, Richard (he, him, his | il, le, lui)" w:date="2026-06-05T17:46:00Z" w16du:dateUtc="2026-06-05T21:46:00Z">
              <w:r w:rsidRPr="00EA6B8E" w:rsidDel="009B2A0D">
                <w:rPr>
                  <w:rFonts w:asciiTheme="minorHAnsi" w:hAnsiTheme="minorHAnsi"/>
                  <w:sz w:val="20"/>
                  <w:szCs w:val="20"/>
                </w:rPr>
                <w:delText>No repeat</w:delText>
              </w:r>
            </w:del>
          </w:p>
        </w:tc>
        <w:tc>
          <w:tcPr>
            <w:tcW w:w="1319" w:type="dxa"/>
          </w:tcPr>
          <w:p w14:paraId="201ADBA1" w14:textId="67E9822B" w:rsidR="00CE191C" w:rsidRPr="00EA6B8E" w:rsidDel="009B2A0D" w:rsidRDefault="00CE191C" w:rsidP="00C73EB6">
            <w:pPr>
              <w:rPr>
                <w:del w:id="4732" w:author="Fernandes, Richard (he, him, his | il, le, lui)" w:date="2026-06-05T17:46:00Z" w16du:dateUtc="2026-06-05T21:46:00Z"/>
                <w:rFonts w:asciiTheme="minorHAnsi" w:hAnsiTheme="minorHAnsi"/>
                <w:sz w:val="20"/>
                <w:szCs w:val="20"/>
              </w:rPr>
            </w:pPr>
            <w:del w:id="4733" w:author="Fernandes, Richard (he, him, his | il, le, lui)" w:date="2026-06-05T17:46:00Z" w16du:dateUtc="2026-06-05T21:46:00Z">
              <w:r w:rsidRPr="00EA6B8E" w:rsidDel="009B2A0D">
                <w:rPr>
                  <w:rFonts w:asciiTheme="minorHAnsi" w:hAnsiTheme="minorHAnsi"/>
                  <w:sz w:val="20"/>
                  <w:szCs w:val="20"/>
                </w:rPr>
                <w:delText>xx</w:delText>
              </w:r>
            </w:del>
          </w:p>
        </w:tc>
      </w:tr>
      <w:tr w:rsidR="00CE191C" w:rsidRPr="000604BF" w:rsidDel="009B2A0D" w14:paraId="24AEB9C6" w14:textId="323CA875" w:rsidTr="00CE191C">
        <w:trPr>
          <w:del w:id="4734" w:author="Fernandes, Richard (he, him, his | il, le, lui)" w:date="2026-06-05T17:46:00Z" w16du:dateUtc="2026-06-05T21:46:00Z"/>
        </w:trPr>
        <w:tc>
          <w:tcPr>
            <w:tcW w:w="1331" w:type="dxa"/>
          </w:tcPr>
          <w:p w14:paraId="5DAF03A2" w14:textId="25B32676" w:rsidR="00CE191C" w:rsidRPr="00EA6B8E" w:rsidDel="009B2A0D" w:rsidRDefault="00CE191C" w:rsidP="00C73EB6">
            <w:pPr>
              <w:rPr>
                <w:del w:id="4735" w:author="Fernandes, Richard (he, him, his | il, le, lui)" w:date="2026-06-05T17:46:00Z" w16du:dateUtc="2026-06-05T21:46:00Z"/>
                <w:rFonts w:asciiTheme="minorHAnsi" w:hAnsiTheme="minorHAnsi"/>
                <w:b/>
                <w:bCs/>
                <w:sz w:val="20"/>
                <w:szCs w:val="20"/>
              </w:rPr>
            </w:pPr>
            <w:del w:id="4736" w:author="Fernandes, Richard (he, him, his | il, le, lui)" w:date="2026-06-05T17:46:00Z" w16du:dateUtc="2026-06-05T21:46:00Z">
              <w:r w:rsidRPr="00EA6B8E" w:rsidDel="009B2A0D">
                <w:rPr>
                  <w:rFonts w:asciiTheme="minorHAnsi" w:hAnsiTheme="minorHAnsi"/>
                  <w:b/>
                  <w:bCs/>
                  <w:sz w:val="20"/>
                  <w:szCs w:val="20"/>
                </w:rPr>
                <w:delText>Validation Status</w:delText>
              </w:r>
            </w:del>
          </w:p>
        </w:tc>
        <w:tc>
          <w:tcPr>
            <w:tcW w:w="1330" w:type="dxa"/>
          </w:tcPr>
          <w:p w14:paraId="1E2B3FDC" w14:textId="3209C7BD" w:rsidR="00CE191C" w:rsidRPr="00EA6B8E" w:rsidDel="009B2A0D" w:rsidRDefault="00CE191C" w:rsidP="00C73EB6">
            <w:pPr>
              <w:rPr>
                <w:del w:id="4737" w:author="Fernandes, Richard (he, him, his | il, le, lui)" w:date="2026-06-05T17:46:00Z" w16du:dateUtc="2026-06-05T21:46:00Z"/>
                <w:rFonts w:asciiTheme="minorHAnsi" w:hAnsiTheme="minorHAnsi"/>
                <w:sz w:val="20"/>
                <w:szCs w:val="20"/>
              </w:rPr>
            </w:pPr>
            <w:del w:id="4738" w:author="Fernandes, Richard (he, him, his | il, le, lui)" w:date="2026-06-05T17:46:00Z" w16du:dateUtc="2026-06-05T21:46:00Z">
              <w:r w:rsidRPr="00EA6B8E" w:rsidDel="009B2A0D">
                <w:rPr>
                  <w:rFonts w:asciiTheme="minorHAnsi" w:hAnsiTheme="minorHAnsi"/>
                  <w:sz w:val="20"/>
                  <w:szCs w:val="20"/>
                </w:rPr>
                <w:delText>Stage 2</w:delText>
              </w:r>
            </w:del>
          </w:p>
        </w:tc>
        <w:tc>
          <w:tcPr>
            <w:tcW w:w="1326" w:type="dxa"/>
          </w:tcPr>
          <w:p w14:paraId="7C3DA4DF" w14:textId="11436F05" w:rsidR="00CE191C" w:rsidRPr="00EA6B8E" w:rsidDel="009B2A0D" w:rsidRDefault="00CE191C" w:rsidP="00C73EB6">
            <w:pPr>
              <w:rPr>
                <w:del w:id="4739" w:author="Fernandes, Richard (he, him, his | il, le, lui)" w:date="2026-06-05T17:46:00Z" w16du:dateUtc="2026-06-05T21:46:00Z"/>
                <w:rFonts w:asciiTheme="minorHAnsi" w:hAnsiTheme="minorHAnsi"/>
                <w:sz w:val="20"/>
                <w:szCs w:val="20"/>
              </w:rPr>
            </w:pPr>
            <w:del w:id="4740" w:author="Fernandes, Richard (he, him, his | il, le, lui)" w:date="2026-06-05T17:46:00Z" w16du:dateUtc="2026-06-05T21:46:00Z">
              <w:r w:rsidRPr="00EA6B8E" w:rsidDel="009B2A0D">
                <w:rPr>
                  <w:rFonts w:asciiTheme="minorHAnsi" w:hAnsiTheme="minorHAnsi"/>
                  <w:sz w:val="20"/>
                  <w:szCs w:val="20"/>
                </w:rPr>
                <w:delText>Stage 3</w:delText>
              </w:r>
            </w:del>
          </w:p>
        </w:tc>
        <w:tc>
          <w:tcPr>
            <w:tcW w:w="1324" w:type="dxa"/>
          </w:tcPr>
          <w:p w14:paraId="63EB09ED" w14:textId="1551042A" w:rsidR="00CE191C" w:rsidRPr="00EA6B8E" w:rsidDel="009B2A0D" w:rsidRDefault="00CE191C" w:rsidP="00C73EB6">
            <w:pPr>
              <w:rPr>
                <w:del w:id="4741" w:author="Fernandes, Richard (he, him, his | il, le, lui)" w:date="2026-06-05T17:46:00Z" w16du:dateUtc="2026-06-05T21:46:00Z"/>
                <w:rFonts w:asciiTheme="minorHAnsi" w:hAnsiTheme="minorHAnsi"/>
                <w:sz w:val="20"/>
                <w:szCs w:val="20"/>
              </w:rPr>
            </w:pPr>
            <w:del w:id="4742" w:author="Fernandes, Richard (he, him, his | il, le, lui)" w:date="2026-06-05T17:46:00Z" w16du:dateUtc="2026-06-05T21:46:00Z">
              <w:r w:rsidRPr="00EA6B8E" w:rsidDel="009B2A0D">
                <w:rPr>
                  <w:rFonts w:asciiTheme="minorHAnsi" w:hAnsiTheme="minorHAnsi"/>
                  <w:sz w:val="20"/>
                  <w:szCs w:val="20"/>
                </w:rPr>
                <w:delText>Stage 1</w:delText>
              </w:r>
            </w:del>
          </w:p>
        </w:tc>
        <w:tc>
          <w:tcPr>
            <w:tcW w:w="1326" w:type="dxa"/>
          </w:tcPr>
          <w:p w14:paraId="4AE8C04F" w14:textId="4B5927B6" w:rsidR="00CE191C" w:rsidRPr="00EA6B8E" w:rsidDel="009B2A0D" w:rsidRDefault="00CE191C" w:rsidP="00C73EB6">
            <w:pPr>
              <w:rPr>
                <w:del w:id="4743" w:author="Fernandes, Richard (he, him, his | il, le, lui)" w:date="2026-06-05T17:46:00Z" w16du:dateUtc="2026-06-05T21:46:00Z"/>
                <w:rFonts w:asciiTheme="minorHAnsi" w:hAnsiTheme="minorHAnsi"/>
                <w:sz w:val="20"/>
                <w:szCs w:val="20"/>
              </w:rPr>
            </w:pPr>
            <w:del w:id="4744" w:author="Fernandes, Richard (he, him, his | il, le, lui)" w:date="2026-06-05T17:46:00Z" w16du:dateUtc="2026-06-05T21:46:00Z">
              <w:r w:rsidRPr="00EA6B8E" w:rsidDel="009B2A0D">
                <w:rPr>
                  <w:rFonts w:asciiTheme="minorHAnsi" w:hAnsiTheme="minorHAnsi"/>
                  <w:sz w:val="20"/>
                  <w:szCs w:val="20"/>
                </w:rPr>
                <w:delText>Stage 3</w:delText>
              </w:r>
            </w:del>
          </w:p>
        </w:tc>
        <w:tc>
          <w:tcPr>
            <w:tcW w:w="1393" w:type="dxa"/>
          </w:tcPr>
          <w:p w14:paraId="5E267029" w14:textId="7FDBF9AD" w:rsidR="00CE191C" w:rsidRPr="00EA6B8E" w:rsidDel="009B2A0D" w:rsidRDefault="00CE191C" w:rsidP="00C73EB6">
            <w:pPr>
              <w:rPr>
                <w:del w:id="4745" w:author="Fernandes, Richard (he, him, his | il, le, lui)" w:date="2026-06-05T17:46:00Z" w16du:dateUtc="2026-06-05T21:46:00Z"/>
                <w:rFonts w:asciiTheme="minorHAnsi" w:hAnsiTheme="minorHAnsi"/>
                <w:sz w:val="20"/>
                <w:szCs w:val="20"/>
              </w:rPr>
            </w:pPr>
            <w:del w:id="4746" w:author="Fernandes, Richard (he, him, his | il, le, lui)" w:date="2026-06-05T17:46:00Z" w16du:dateUtc="2026-06-05T21:46:00Z">
              <w:r w:rsidRPr="00EA6B8E" w:rsidDel="009B2A0D">
                <w:rPr>
                  <w:rFonts w:asciiTheme="minorHAnsi" w:hAnsiTheme="minorHAnsi"/>
                  <w:sz w:val="20"/>
                  <w:szCs w:val="20"/>
                </w:rPr>
                <w:delText>Stage 3</w:delText>
              </w:r>
            </w:del>
          </w:p>
        </w:tc>
        <w:tc>
          <w:tcPr>
            <w:tcW w:w="1319" w:type="dxa"/>
          </w:tcPr>
          <w:p w14:paraId="2B0E0061" w14:textId="4DC1C2F0" w:rsidR="00CE191C" w:rsidRPr="000814DE" w:rsidDel="009B2A0D" w:rsidRDefault="00CE191C" w:rsidP="00C73EB6">
            <w:pPr>
              <w:rPr>
                <w:del w:id="4747" w:author="Fernandes, Richard (he, him, his | il, le, lui)" w:date="2026-06-05T17:46:00Z" w16du:dateUtc="2026-06-05T21:46:00Z"/>
                <w:rFonts w:asciiTheme="minorHAnsi" w:hAnsiTheme="minorHAnsi"/>
                <w:sz w:val="20"/>
                <w:szCs w:val="20"/>
              </w:rPr>
            </w:pPr>
            <w:del w:id="4748" w:author="Fernandes, Richard (he, him, his | il, le, lui)" w:date="2026-06-05T17:46:00Z" w16du:dateUtc="2026-06-05T21:46:00Z">
              <w:r w:rsidDel="009B2A0D">
                <w:rPr>
                  <w:rFonts w:asciiTheme="minorHAnsi" w:hAnsiTheme="minorHAnsi"/>
                  <w:sz w:val="20"/>
                  <w:szCs w:val="20"/>
                </w:rPr>
                <w:delText>Stage 2</w:delText>
              </w:r>
            </w:del>
          </w:p>
        </w:tc>
        <w:tc>
          <w:tcPr>
            <w:tcW w:w="1319" w:type="dxa"/>
          </w:tcPr>
          <w:p w14:paraId="03A9D075" w14:textId="14D45E91" w:rsidR="00CE191C" w:rsidRPr="00EA6B8E" w:rsidDel="009B2A0D" w:rsidRDefault="00CE191C" w:rsidP="00C73EB6">
            <w:pPr>
              <w:rPr>
                <w:del w:id="4749" w:author="Fernandes, Richard (he, him, his | il, le, lui)" w:date="2026-06-05T17:46:00Z" w16du:dateUtc="2026-06-05T21:46:00Z"/>
                <w:rFonts w:asciiTheme="minorHAnsi" w:hAnsiTheme="minorHAnsi"/>
                <w:sz w:val="20"/>
                <w:szCs w:val="20"/>
              </w:rPr>
            </w:pPr>
            <w:del w:id="4750" w:author="Fernandes, Richard (he, him, his | il, le, lui)" w:date="2026-06-05T17:46:00Z" w16du:dateUtc="2026-06-05T21:46:00Z">
              <w:r w:rsidRPr="00EA6B8E" w:rsidDel="009B2A0D">
                <w:rPr>
                  <w:rFonts w:asciiTheme="minorHAnsi" w:hAnsiTheme="minorHAnsi"/>
                  <w:sz w:val="20"/>
                  <w:szCs w:val="20"/>
                </w:rPr>
                <w:delText>Stage xx</w:delText>
              </w:r>
            </w:del>
          </w:p>
        </w:tc>
      </w:tr>
      <w:tr w:rsidR="00CE191C" w:rsidRPr="000604BF" w:rsidDel="009B2A0D" w14:paraId="2B29B47C" w14:textId="3A7B53CA" w:rsidTr="00CE191C">
        <w:trPr>
          <w:del w:id="4751" w:author="Fernandes, Richard (he, him, his | il, le, lui)" w:date="2026-06-05T17:46:00Z" w16du:dateUtc="2026-06-05T21:46:00Z"/>
        </w:trPr>
        <w:tc>
          <w:tcPr>
            <w:tcW w:w="1331" w:type="dxa"/>
          </w:tcPr>
          <w:p w14:paraId="5E19AD48" w14:textId="0968C2DE" w:rsidR="00CE191C" w:rsidRPr="00EA6B8E" w:rsidDel="009B2A0D" w:rsidRDefault="00CE191C" w:rsidP="00C73EB6">
            <w:pPr>
              <w:rPr>
                <w:del w:id="4752" w:author="Fernandes, Richard (he, him, his | il, le, lui)" w:date="2026-06-05T17:46:00Z" w16du:dateUtc="2026-06-05T21:46:00Z"/>
                <w:rFonts w:asciiTheme="minorHAnsi" w:hAnsiTheme="minorHAnsi"/>
                <w:b/>
                <w:bCs/>
                <w:sz w:val="20"/>
                <w:szCs w:val="20"/>
              </w:rPr>
            </w:pPr>
            <w:del w:id="4753" w:author="Fernandes, Richard (he, him, his | il, le, lui)" w:date="2026-06-05T17:46:00Z" w16du:dateUtc="2026-06-05T21:46:00Z">
              <w:r w:rsidRPr="00EA6B8E" w:rsidDel="009B2A0D">
                <w:rPr>
                  <w:rFonts w:asciiTheme="minorHAnsi" w:hAnsiTheme="minorHAnsi"/>
                  <w:b/>
                  <w:bCs/>
                  <w:sz w:val="20"/>
                  <w:szCs w:val="20"/>
                </w:rPr>
                <w:delText>Product Reference</w:delText>
              </w:r>
            </w:del>
          </w:p>
        </w:tc>
        <w:tc>
          <w:tcPr>
            <w:tcW w:w="1330" w:type="dxa"/>
          </w:tcPr>
          <w:p w14:paraId="1A198085" w14:textId="4808F089" w:rsidR="00CE191C" w:rsidRPr="00EA6B8E" w:rsidDel="009B2A0D" w:rsidRDefault="00CE191C" w:rsidP="00C73EB6">
            <w:pPr>
              <w:rPr>
                <w:del w:id="4754" w:author="Fernandes, Richard (he, him, his | il, le, lui)" w:date="2026-06-05T17:46:00Z" w16du:dateUtc="2026-06-05T21:46:00Z"/>
                <w:rFonts w:asciiTheme="minorHAnsi" w:hAnsiTheme="minorHAnsi"/>
                <w:sz w:val="20"/>
                <w:szCs w:val="20"/>
              </w:rPr>
            </w:pPr>
            <w:del w:id="4755" w:author="Fernandes, Richard (he, him, his | il, le, lui)" w:date="2026-06-05T17:46:00Z" w16du:dateUtc="2026-06-05T21:46:00Z">
              <w:r w:rsidRPr="00EA6B8E" w:rsidDel="009B2A0D">
                <w:rPr>
                  <w:rFonts w:asciiTheme="minorHAnsi" w:hAnsiTheme="minorHAnsi"/>
                  <w:sz w:val="20"/>
                  <w:szCs w:val="20"/>
                </w:rPr>
                <w:delText xml:space="preserve">Ganguly </w:delText>
              </w:r>
            </w:del>
          </w:p>
        </w:tc>
        <w:tc>
          <w:tcPr>
            <w:tcW w:w="1326" w:type="dxa"/>
          </w:tcPr>
          <w:p w14:paraId="5F642E3B" w14:textId="235799EA" w:rsidR="00CE191C" w:rsidRPr="00EA6B8E" w:rsidDel="009B2A0D" w:rsidRDefault="00CE191C" w:rsidP="00C73EB6">
            <w:pPr>
              <w:rPr>
                <w:del w:id="4756" w:author="Fernandes, Richard (he, him, his | il, le, lui)" w:date="2026-06-05T17:46:00Z" w16du:dateUtc="2026-06-05T21:46:00Z"/>
                <w:rFonts w:asciiTheme="minorHAnsi" w:hAnsiTheme="minorHAnsi"/>
                <w:sz w:val="20"/>
                <w:szCs w:val="20"/>
              </w:rPr>
            </w:pPr>
            <w:del w:id="4757" w:author="Fernandes, Richard (he, him, his | il, le, lui)" w:date="2026-06-05T17:46:00Z" w16du:dateUtc="2026-06-05T21:46:00Z">
              <w:r w:rsidRPr="00EA6B8E" w:rsidDel="009B2A0D">
                <w:rPr>
                  <w:rFonts w:asciiTheme="minorHAnsi" w:hAnsiTheme="minorHAnsi"/>
                  <w:sz w:val="20"/>
                  <w:szCs w:val="20"/>
                </w:rPr>
                <w:delText>Kang</w:delText>
              </w:r>
            </w:del>
          </w:p>
        </w:tc>
        <w:tc>
          <w:tcPr>
            <w:tcW w:w="1324" w:type="dxa"/>
          </w:tcPr>
          <w:p w14:paraId="214E64F4" w14:textId="280B1C2A" w:rsidR="00CE191C" w:rsidRPr="00EA6B8E" w:rsidDel="009B2A0D" w:rsidRDefault="00CE191C" w:rsidP="00C73EB6">
            <w:pPr>
              <w:rPr>
                <w:del w:id="4758" w:author="Fernandes, Richard (he, him, his | il, le, lui)" w:date="2026-06-05T17:46:00Z" w16du:dateUtc="2026-06-05T21:46:00Z"/>
                <w:rFonts w:asciiTheme="minorHAnsi" w:hAnsiTheme="minorHAnsi"/>
                <w:sz w:val="20"/>
                <w:szCs w:val="20"/>
              </w:rPr>
            </w:pPr>
            <w:del w:id="4759" w:author="Fernandes, Richard (he, him, his | il, le, lui)" w:date="2026-06-05T17:46:00Z" w16du:dateUtc="2026-06-05T21:46:00Z">
              <w:r w:rsidRPr="00EA6B8E" w:rsidDel="009B2A0D">
                <w:rPr>
                  <w:rFonts w:asciiTheme="minorHAnsi" w:hAnsiTheme="minorHAnsi"/>
                  <w:sz w:val="20"/>
                  <w:szCs w:val="20"/>
                </w:rPr>
                <w:delText>Weiss and Baret, 2020</w:delText>
              </w:r>
            </w:del>
          </w:p>
        </w:tc>
        <w:tc>
          <w:tcPr>
            <w:tcW w:w="1326" w:type="dxa"/>
          </w:tcPr>
          <w:p w14:paraId="57839E1C" w14:textId="4FA60C3D" w:rsidR="00CE191C" w:rsidRPr="00EA6B8E" w:rsidDel="009B2A0D" w:rsidRDefault="00CE191C" w:rsidP="00C73EB6">
            <w:pPr>
              <w:rPr>
                <w:del w:id="4760" w:author="Fernandes, Richard (he, him, his | il, le, lui)" w:date="2026-06-05T17:46:00Z" w16du:dateUtc="2026-06-05T21:46:00Z"/>
                <w:rFonts w:asciiTheme="minorHAnsi" w:hAnsiTheme="minorHAnsi"/>
                <w:sz w:val="20"/>
                <w:szCs w:val="20"/>
              </w:rPr>
            </w:pPr>
            <w:del w:id="4761" w:author="Fernandes, Richard (he, him, his | il, le, lui)" w:date="2026-06-05T17:46:00Z" w16du:dateUtc="2026-06-05T21:46:00Z">
              <w:r w:rsidRPr="00EA6B8E" w:rsidDel="009B2A0D">
                <w:rPr>
                  <w:rFonts w:asciiTheme="minorHAnsi" w:hAnsiTheme="minorHAnsi"/>
                  <w:sz w:val="20"/>
                  <w:szCs w:val="20"/>
                </w:rPr>
                <w:delText>Fernandes et al., 2021</w:delText>
              </w:r>
            </w:del>
          </w:p>
        </w:tc>
        <w:tc>
          <w:tcPr>
            <w:tcW w:w="1393" w:type="dxa"/>
          </w:tcPr>
          <w:p w14:paraId="6F557E39" w14:textId="4A164261" w:rsidR="00CE191C" w:rsidRPr="00EA6B8E" w:rsidDel="009B2A0D" w:rsidRDefault="00CE191C" w:rsidP="00C73EB6">
            <w:pPr>
              <w:rPr>
                <w:del w:id="4762" w:author="Fernandes, Richard (he, him, his | il, le, lui)" w:date="2026-06-05T17:46:00Z" w16du:dateUtc="2026-06-05T21:46:00Z"/>
                <w:rFonts w:asciiTheme="minorHAnsi" w:hAnsiTheme="minorHAnsi"/>
                <w:sz w:val="20"/>
                <w:szCs w:val="20"/>
              </w:rPr>
            </w:pPr>
            <w:del w:id="4763" w:author="Fernandes, Richard (he, him, his | il, le, lui)" w:date="2026-06-05T17:46:00Z" w16du:dateUtc="2026-06-05T21:46:00Z">
              <w:r w:rsidRPr="00EA6B8E" w:rsidDel="009B2A0D">
                <w:rPr>
                  <w:rFonts w:asciiTheme="minorHAnsi" w:hAnsiTheme="minorHAnsi"/>
                  <w:sz w:val="20"/>
                  <w:szCs w:val="20"/>
                </w:rPr>
                <w:delText>Brown et al., 2025</w:delText>
              </w:r>
            </w:del>
          </w:p>
        </w:tc>
        <w:tc>
          <w:tcPr>
            <w:tcW w:w="1319" w:type="dxa"/>
          </w:tcPr>
          <w:p w14:paraId="26F53BFC" w14:textId="5C6A1FA0" w:rsidR="00CE191C" w:rsidRPr="000814DE" w:rsidDel="009B2A0D" w:rsidRDefault="00CE191C" w:rsidP="00C73EB6">
            <w:pPr>
              <w:rPr>
                <w:del w:id="4764" w:author="Fernandes, Richard (he, him, his | il, le, lui)" w:date="2026-06-05T17:46:00Z" w16du:dateUtc="2026-06-05T21:46:00Z"/>
                <w:rFonts w:asciiTheme="minorHAnsi" w:hAnsiTheme="minorHAnsi"/>
                <w:sz w:val="20"/>
                <w:szCs w:val="20"/>
              </w:rPr>
            </w:pPr>
            <w:del w:id="4765" w:author="Fernandes, Richard (he, him, his | il, le, lui)" w:date="2026-06-05T17:46:00Z" w16du:dateUtc="2026-06-05T21:46:00Z">
              <w:r w:rsidDel="009B2A0D">
                <w:rPr>
                  <w:rFonts w:asciiTheme="minorHAnsi" w:hAnsiTheme="minorHAnsi"/>
                  <w:sz w:val="20"/>
                  <w:szCs w:val="20"/>
                </w:rPr>
                <w:delText>Ma et al., 2025</w:delText>
              </w:r>
            </w:del>
          </w:p>
        </w:tc>
        <w:tc>
          <w:tcPr>
            <w:tcW w:w="1319" w:type="dxa"/>
          </w:tcPr>
          <w:p w14:paraId="3DD839AF" w14:textId="7C35E411" w:rsidR="00CE191C" w:rsidRPr="00EA6B8E" w:rsidDel="009B2A0D" w:rsidRDefault="00CE191C" w:rsidP="00C73EB6">
            <w:pPr>
              <w:rPr>
                <w:del w:id="4766" w:author="Fernandes, Richard (he, him, his | il, le, lui)" w:date="2026-06-05T17:46:00Z" w16du:dateUtc="2026-06-05T21:46:00Z"/>
                <w:rFonts w:asciiTheme="minorHAnsi" w:hAnsiTheme="minorHAnsi"/>
                <w:sz w:val="20"/>
                <w:szCs w:val="20"/>
              </w:rPr>
            </w:pPr>
            <w:del w:id="4767" w:author="Fernandes, Richard (he, him, his | il, le, lui)" w:date="2026-06-05T17:46:00Z" w16du:dateUtc="2026-06-05T21:46:00Z">
              <w:r w:rsidRPr="00EA6B8E" w:rsidDel="009B2A0D">
                <w:rPr>
                  <w:rFonts w:asciiTheme="minorHAnsi" w:hAnsiTheme="minorHAnsi"/>
                  <w:sz w:val="20"/>
                  <w:szCs w:val="20"/>
                </w:rPr>
                <w:delText>Dubyah et al. xx</w:delText>
              </w:r>
            </w:del>
          </w:p>
        </w:tc>
      </w:tr>
      <w:tr w:rsidR="00CE191C" w:rsidRPr="000604BF" w:rsidDel="009B2A0D" w14:paraId="3D6B25AA" w14:textId="79858DBE" w:rsidTr="00CE191C">
        <w:trPr>
          <w:del w:id="4768" w:author="Fernandes, Richard (he, him, his | il, le, lui)" w:date="2026-06-05T17:46:00Z" w16du:dateUtc="2026-06-05T21:46:00Z"/>
        </w:trPr>
        <w:tc>
          <w:tcPr>
            <w:tcW w:w="1331" w:type="dxa"/>
          </w:tcPr>
          <w:p w14:paraId="79FDBE94" w14:textId="46073846" w:rsidR="00CE191C" w:rsidRPr="00EA6B8E" w:rsidDel="009B2A0D" w:rsidRDefault="00CE191C" w:rsidP="00CE191C">
            <w:pPr>
              <w:rPr>
                <w:del w:id="4769" w:author="Fernandes, Richard (he, him, his | il, le, lui)" w:date="2026-06-05T17:46:00Z" w16du:dateUtc="2026-06-05T21:46:00Z"/>
                <w:rFonts w:asciiTheme="minorHAnsi" w:hAnsiTheme="minorHAnsi"/>
                <w:b/>
                <w:bCs/>
                <w:sz w:val="20"/>
                <w:szCs w:val="20"/>
              </w:rPr>
            </w:pPr>
            <w:del w:id="4770" w:author="Fernandes, Richard (he, him, his | il, le, lui)" w:date="2026-06-05T17:46:00Z" w16du:dateUtc="2026-06-05T21:46:00Z">
              <w:r w:rsidRPr="00EA6B8E" w:rsidDel="009B2A0D">
                <w:rPr>
                  <w:rFonts w:asciiTheme="minorHAnsi" w:hAnsiTheme="minorHAnsi"/>
                  <w:b/>
                  <w:bCs/>
                  <w:sz w:val="20"/>
                  <w:szCs w:val="20"/>
                </w:rPr>
                <w:delText>Validation References</w:delText>
              </w:r>
            </w:del>
          </w:p>
        </w:tc>
        <w:tc>
          <w:tcPr>
            <w:tcW w:w="1330" w:type="dxa"/>
          </w:tcPr>
          <w:p w14:paraId="16852330" w14:textId="0133FF1B" w:rsidR="00CE191C" w:rsidRPr="00EA6B8E" w:rsidDel="009B2A0D" w:rsidRDefault="00CE191C" w:rsidP="00CE191C">
            <w:pPr>
              <w:rPr>
                <w:del w:id="4771" w:author="Fernandes, Richard (he, him, his | il, le, lui)" w:date="2026-06-05T17:46:00Z" w16du:dateUtc="2026-06-05T21:46:00Z"/>
                <w:rFonts w:asciiTheme="minorHAnsi" w:hAnsiTheme="minorHAnsi"/>
                <w:sz w:val="20"/>
                <w:szCs w:val="20"/>
              </w:rPr>
            </w:pPr>
            <w:del w:id="4772" w:author="Fernandes, Richard (he, him, his | il, le, lui)" w:date="2026-06-05T17:46:00Z" w16du:dateUtc="2026-06-05T21:46:00Z">
              <w:r w:rsidRPr="00EA6B8E" w:rsidDel="009B2A0D">
                <w:rPr>
                  <w:rFonts w:asciiTheme="minorHAnsi" w:hAnsiTheme="minorHAnsi"/>
                  <w:sz w:val="20"/>
                  <w:szCs w:val="20"/>
                </w:rPr>
                <w:delText>xx</w:delText>
              </w:r>
            </w:del>
          </w:p>
        </w:tc>
        <w:tc>
          <w:tcPr>
            <w:tcW w:w="1326" w:type="dxa"/>
          </w:tcPr>
          <w:p w14:paraId="0CA39FD0" w14:textId="015B6AAE" w:rsidR="00CE191C" w:rsidRPr="00EA6B8E" w:rsidDel="009B2A0D" w:rsidRDefault="00CE191C" w:rsidP="00CE191C">
            <w:pPr>
              <w:rPr>
                <w:del w:id="4773" w:author="Fernandes, Richard (he, him, his | il, le, lui)" w:date="2026-06-05T17:46:00Z" w16du:dateUtc="2026-06-05T21:46:00Z"/>
                <w:rFonts w:asciiTheme="minorHAnsi" w:hAnsiTheme="minorHAnsi"/>
                <w:sz w:val="20"/>
                <w:szCs w:val="20"/>
              </w:rPr>
            </w:pPr>
            <w:del w:id="4774" w:author="Fernandes, Richard (he, him, his | il, le, lui)" w:date="2026-06-05T17:46:00Z" w16du:dateUtc="2026-06-05T21:46:00Z">
              <w:r w:rsidRPr="00EA6B8E" w:rsidDel="009B2A0D">
                <w:rPr>
                  <w:rFonts w:asciiTheme="minorHAnsi" w:hAnsiTheme="minorHAnsi"/>
                  <w:sz w:val="20"/>
                  <w:szCs w:val="20"/>
                </w:rPr>
                <w:delText>xx</w:delText>
              </w:r>
            </w:del>
          </w:p>
        </w:tc>
        <w:tc>
          <w:tcPr>
            <w:tcW w:w="1324" w:type="dxa"/>
          </w:tcPr>
          <w:p w14:paraId="7C36AAF4" w14:textId="5F7DE487" w:rsidR="00CE191C" w:rsidRPr="00EA6B8E" w:rsidDel="009B2A0D" w:rsidRDefault="00CE191C" w:rsidP="00CE191C">
            <w:pPr>
              <w:rPr>
                <w:del w:id="4775" w:author="Fernandes, Richard (he, him, his | il, le, lui)" w:date="2026-06-05T17:46:00Z" w16du:dateUtc="2026-06-05T21:46:00Z"/>
                <w:rFonts w:asciiTheme="minorHAnsi" w:hAnsiTheme="minorHAnsi"/>
                <w:sz w:val="20"/>
                <w:szCs w:val="20"/>
              </w:rPr>
            </w:pPr>
            <w:del w:id="4776" w:author="Fernandes, Richard (he, him, his | il, le, lui)" w:date="2026-06-05T17:46:00Z" w16du:dateUtc="2026-06-05T21:46:00Z">
              <w:r w:rsidRPr="00EA6B8E" w:rsidDel="009B2A0D">
                <w:rPr>
                  <w:rFonts w:asciiTheme="minorHAnsi" w:hAnsiTheme="minorHAnsi"/>
                  <w:sz w:val="20"/>
                  <w:szCs w:val="20"/>
                </w:rPr>
                <w:delText>xx</w:delText>
              </w:r>
            </w:del>
          </w:p>
        </w:tc>
        <w:tc>
          <w:tcPr>
            <w:tcW w:w="1326" w:type="dxa"/>
          </w:tcPr>
          <w:p w14:paraId="58493BEA" w14:textId="6AD07433" w:rsidR="00CE191C" w:rsidRPr="00EA6B8E" w:rsidDel="009B2A0D" w:rsidRDefault="00CE191C" w:rsidP="00CE191C">
            <w:pPr>
              <w:rPr>
                <w:del w:id="4777" w:author="Fernandes, Richard (he, him, his | il, le, lui)" w:date="2026-06-05T17:46:00Z" w16du:dateUtc="2026-06-05T21:46:00Z"/>
                <w:rFonts w:asciiTheme="minorHAnsi" w:hAnsiTheme="minorHAnsi"/>
                <w:sz w:val="20"/>
                <w:szCs w:val="20"/>
              </w:rPr>
            </w:pPr>
            <w:del w:id="4778" w:author="Fernandes, Richard (he, him, his | il, le, lui)" w:date="2026-06-05T17:46:00Z" w16du:dateUtc="2026-06-05T21:46:00Z">
              <w:r w:rsidRPr="00EA6B8E" w:rsidDel="009B2A0D">
                <w:rPr>
                  <w:rFonts w:asciiTheme="minorHAnsi" w:hAnsiTheme="minorHAnsi"/>
                  <w:sz w:val="20"/>
                  <w:szCs w:val="20"/>
                </w:rPr>
                <w:delText>xx</w:delText>
              </w:r>
            </w:del>
          </w:p>
        </w:tc>
        <w:tc>
          <w:tcPr>
            <w:tcW w:w="1393" w:type="dxa"/>
          </w:tcPr>
          <w:p w14:paraId="0C8C61CB" w14:textId="4C19BBB0" w:rsidR="00CE191C" w:rsidRPr="00EA6B8E" w:rsidDel="009B2A0D" w:rsidRDefault="00CE191C" w:rsidP="00CE191C">
            <w:pPr>
              <w:rPr>
                <w:del w:id="4779" w:author="Fernandes, Richard (he, him, his | il, le, lui)" w:date="2026-06-05T17:46:00Z" w16du:dateUtc="2026-06-05T21:46:00Z"/>
                <w:rFonts w:asciiTheme="minorHAnsi" w:hAnsiTheme="minorHAnsi"/>
                <w:sz w:val="20"/>
                <w:szCs w:val="20"/>
              </w:rPr>
            </w:pPr>
            <w:del w:id="4780" w:author="Fernandes, Richard (he, him, his | il, le, lui)" w:date="2026-06-05T17:46:00Z" w16du:dateUtc="2026-06-05T21:46:00Z">
              <w:r w:rsidRPr="00EA6B8E" w:rsidDel="009B2A0D">
                <w:rPr>
                  <w:rFonts w:asciiTheme="minorHAnsi" w:hAnsiTheme="minorHAnsi"/>
                  <w:sz w:val="20"/>
                  <w:szCs w:val="20"/>
                </w:rPr>
                <w:delText>xx</w:delText>
              </w:r>
            </w:del>
          </w:p>
        </w:tc>
        <w:tc>
          <w:tcPr>
            <w:tcW w:w="1319" w:type="dxa"/>
          </w:tcPr>
          <w:p w14:paraId="25D33B90" w14:textId="0F374B10" w:rsidR="00CE191C" w:rsidRPr="000814DE" w:rsidDel="009B2A0D" w:rsidRDefault="00CE191C" w:rsidP="00CE191C">
            <w:pPr>
              <w:rPr>
                <w:del w:id="4781" w:author="Fernandes, Richard (he, him, his | il, le, lui)" w:date="2026-06-05T17:46:00Z" w16du:dateUtc="2026-06-05T21:46:00Z"/>
                <w:rFonts w:asciiTheme="minorHAnsi" w:hAnsiTheme="minorHAnsi"/>
                <w:sz w:val="20"/>
                <w:szCs w:val="20"/>
              </w:rPr>
            </w:pPr>
            <w:del w:id="4782" w:author="Fernandes, Richard (he, him, his | il, le, lui)" w:date="2026-06-05T17:46:00Z" w16du:dateUtc="2026-06-05T21:46:00Z">
              <w:r w:rsidDel="009B2A0D">
                <w:rPr>
                  <w:rFonts w:asciiTheme="minorHAnsi" w:hAnsiTheme="minorHAnsi"/>
                  <w:sz w:val="20"/>
                  <w:szCs w:val="20"/>
                </w:rPr>
                <w:delText>Ma et al., 2025</w:delText>
              </w:r>
            </w:del>
          </w:p>
        </w:tc>
        <w:tc>
          <w:tcPr>
            <w:tcW w:w="1319" w:type="dxa"/>
          </w:tcPr>
          <w:p w14:paraId="00905DCD" w14:textId="686EB0E7" w:rsidR="00CE191C" w:rsidRPr="00EA6B8E" w:rsidDel="009B2A0D" w:rsidRDefault="00CE191C" w:rsidP="00CE191C">
            <w:pPr>
              <w:rPr>
                <w:del w:id="4783" w:author="Fernandes, Richard (he, him, his | il, le, lui)" w:date="2026-06-05T17:46:00Z" w16du:dateUtc="2026-06-05T21:46:00Z"/>
                <w:rFonts w:asciiTheme="minorHAnsi" w:hAnsiTheme="minorHAnsi"/>
                <w:sz w:val="20"/>
                <w:szCs w:val="20"/>
              </w:rPr>
            </w:pPr>
            <w:del w:id="4784" w:author="Fernandes, Richard (he, him, his | il, le, lui)" w:date="2026-06-05T17:46:00Z" w16du:dateUtc="2026-06-05T21:46:00Z">
              <w:r w:rsidRPr="00EA6B8E" w:rsidDel="009B2A0D">
                <w:rPr>
                  <w:rFonts w:asciiTheme="minorHAnsi" w:hAnsiTheme="minorHAnsi"/>
                  <w:sz w:val="20"/>
                  <w:szCs w:val="20"/>
                </w:rPr>
                <w:delText>xx</w:delText>
              </w:r>
            </w:del>
          </w:p>
        </w:tc>
      </w:tr>
      <w:tr w:rsidR="00CE191C" w:rsidRPr="000604BF" w:rsidDel="009B2A0D" w14:paraId="7E0491DC" w14:textId="323B9134" w:rsidTr="00CE191C">
        <w:trPr>
          <w:del w:id="4785" w:author="Fernandes, Richard (he, him, his | il, le, lui)" w:date="2026-06-05T17:46:00Z" w16du:dateUtc="2026-06-05T21:46:00Z"/>
        </w:trPr>
        <w:tc>
          <w:tcPr>
            <w:tcW w:w="1331" w:type="dxa"/>
          </w:tcPr>
          <w:p w14:paraId="5290BA55" w14:textId="565EF4D6" w:rsidR="00CE191C" w:rsidRPr="00EA6B8E" w:rsidDel="009B2A0D" w:rsidRDefault="00CE191C" w:rsidP="00CE191C">
            <w:pPr>
              <w:rPr>
                <w:del w:id="4786" w:author="Fernandes, Richard (he, him, his | il, le, lui)" w:date="2026-06-05T17:46:00Z" w16du:dateUtc="2026-06-05T21:46:00Z"/>
                <w:rFonts w:asciiTheme="minorHAnsi" w:hAnsiTheme="minorHAnsi"/>
                <w:b/>
                <w:bCs/>
                <w:sz w:val="20"/>
                <w:szCs w:val="20"/>
              </w:rPr>
            </w:pPr>
            <w:del w:id="4787" w:author="Fernandes, Richard (he, him, his | il, le, lui)" w:date="2026-06-05T17:46:00Z" w16du:dateUtc="2026-06-05T21:46:00Z">
              <w:r w:rsidRPr="00EA6B8E" w:rsidDel="009B2A0D">
                <w:rPr>
                  <w:rFonts w:asciiTheme="minorHAnsi" w:hAnsiTheme="minorHAnsi"/>
                  <w:b/>
                  <w:bCs/>
                  <w:sz w:val="20"/>
                  <w:szCs w:val="20"/>
                </w:rPr>
                <w:delText>Access</w:delText>
              </w:r>
            </w:del>
          </w:p>
        </w:tc>
        <w:tc>
          <w:tcPr>
            <w:tcW w:w="1330" w:type="dxa"/>
          </w:tcPr>
          <w:p w14:paraId="15493070" w14:textId="1B0E040E" w:rsidR="00CE191C" w:rsidRPr="00EA6B8E" w:rsidDel="009B2A0D" w:rsidRDefault="00CE191C" w:rsidP="00CE191C">
            <w:pPr>
              <w:rPr>
                <w:del w:id="4788" w:author="Fernandes, Richard (he, him, his | il, le, lui)" w:date="2026-06-05T17:46:00Z" w16du:dateUtc="2026-06-05T21:46:00Z"/>
                <w:rFonts w:asciiTheme="minorHAnsi" w:hAnsiTheme="minorHAnsi"/>
                <w:sz w:val="20"/>
                <w:szCs w:val="20"/>
              </w:rPr>
            </w:pPr>
            <w:del w:id="4789" w:author="Fernandes, Richard (he, him, his | il, le, lui)" w:date="2026-06-05T17:46:00Z" w16du:dateUtc="2026-06-05T21:46:00Z">
              <w:r w:rsidRPr="00EA6B8E" w:rsidDel="009B2A0D">
                <w:rPr>
                  <w:rFonts w:asciiTheme="minorHAnsi" w:hAnsiTheme="minorHAnsi"/>
                  <w:sz w:val="20"/>
                  <w:szCs w:val="20"/>
                </w:rPr>
                <w:delText>On request</w:delText>
              </w:r>
            </w:del>
          </w:p>
        </w:tc>
        <w:tc>
          <w:tcPr>
            <w:tcW w:w="1326" w:type="dxa"/>
          </w:tcPr>
          <w:p w14:paraId="33D3FF32" w14:textId="36AB2FDF" w:rsidR="00CE191C" w:rsidRPr="00EA6B8E" w:rsidDel="009B2A0D" w:rsidRDefault="00CE191C" w:rsidP="00CE191C">
            <w:pPr>
              <w:rPr>
                <w:del w:id="4790" w:author="Fernandes, Richard (he, him, his | il, le, lui)" w:date="2026-06-05T17:46:00Z" w16du:dateUtc="2026-06-05T21:46:00Z"/>
                <w:rFonts w:asciiTheme="minorHAnsi" w:hAnsiTheme="minorHAnsi"/>
                <w:sz w:val="20"/>
                <w:szCs w:val="20"/>
              </w:rPr>
            </w:pPr>
            <w:del w:id="4791" w:author="Fernandes, Richard (he, him, his | il, le, lui)" w:date="2026-06-05T17:46:00Z" w16du:dateUtc="2026-06-05T21:46:00Z">
              <w:r w:rsidRPr="00EA6B8E" w:rsidDel="009B2A0D">
                <w:rPr>
                  <w:rFonts w:asciiTheme="minorHAnsi" w:hAnsiTheme="minorHAnsi"/>
                  <w:sz w:val="20"/>
                  <w:szCs w:val="20"/>
                </w:rPr>
                <w:delText>xx</w:delText>
              </w:r>
            </w:del>
          </w:p>
        </w:tc>
        <w:tc>
          <w:tcPr>
            <w:tcW w:w="1324" w:type="dxa"/>
          </w:tcPr>
          <w:p w14:paraId="66F1F814" w14:textId="35FE9116" w:rsidR="00CE191C" w:rsidRPr="00EA6B8E" w:rsidDel="009B2A0D" w:rsidRDefault="00CE191C" w:rsidP="00CE191C">
            <w:pPr>
              <w:rPr>
                <w:del w:id="4792" w:author="Fernandes, Richard (he, him, his | il, le, lui)" w:date="2026-06-05T17:46:00Z" w16du:dateUtc="2026-06-05T21:46:00Z"/>
                <w:rFonts w:asciiTheme="minorHAnsi" w:hAnsiTheme="minorHAnsi"/>
                <w:sz w:val="20"/>
                <w:szCs w:val="20"/>
              </w:rPr>
            </w:pPr>
            <w:del w:id="4793" w:author="Fernandes, Richard (he, him, his | il, le, lui)" w:date="2026-06-05T17:46:00Z" w16du:dateUtc="2026-06-05T21:46:00Z">
              <w:r w:rsidRPr="00EA6B8E" w:rsidDel="009B2A0D">
                <w:rPr>
                  <w:rFonts w:asciiTheme="minorHAnsi" w:hAnsiTheme="minorHAnsi"/>
                  <w:sz w:val="20"/>
                  <w:szCs w:val="20"/>
                </w:rPr>
                <w:delText>xx</w:delText>
              </w:r>
            </w:del>
          </w:p>
        </w:tc>
        <w:tc>
          <w:tcPr>
            <w:tcW w:w="1326" w:type="dxa"/>
          </w:tcPr>
          <w:p w14:paraId="6BC70C14" w14:textId="5A162B51" w:rsidR="00CE191C" w:rsidRPr="00EA6B8E" w:rsidDel="009B2A0D" w:rsidRDefault="00CE191C" w:rsidP="00CE191C">
            <w:pPr>
              <w:rPr>
                <w:del w:id="4794" w:author="Fernandes, Richard (he, him, his | il, le, lui)" w:date="2026-06-05T17:46:00Z" w16du:dateUtc="2026-06-05T21:46:00Z"/>
                <w:rFonts w:asciiTheme="minorHAnsi" w:hAnsiTheme="minorHAnsi"/>
                <w:sz w:val="20"/>
                <w:szCs w:val="20"/>
              </w:rPr>
            </w:pPr>
            <w:del w:id="4795" w:author="Fernandes, Richard (he, him, his | il, le, lui)" w:date="2026-06-05T17:46:00Z" w16du:dateUtc="2026-06-05T21:46:00Z">
              <w:r w:rsidDel="009B2A0D">
                <w:rPr>
                  <w:rFonts w:asciiTheme="minorHAnsi" w:hAnsiTheme="minorHAnsi"/>
                  <w:sz w:val="20"/>
                  <w:szCs w:val="20"/>
                </w:rPr>
                <w:delText>Geo.ca</w:delText>
              </w:r>
            </w:del>
          </w:p>
        </w:tc>
        <w:tc>
          <w:tcPr>
            <w:tcW w:w="1393" w:type="dxa"/>
          </w:tcPr>
          <w:p w14:paraId="4E273BEC" w14:textId="59F08212" w:rsidR="00CE191C" w:rsidRPr="00EA6B8E" w:rsidDel="009B2A0D" w:rsidRDefault="00CE191C" w:rsidP="00CE191C">
            <w:pPr>
              <w:rPr>
                <w:del w:id="4796" w:author="Fernandes, Richard (he, him, his | il, le, lui)" w:date="2026-06-05T17:46:00Z" w16du:dateUtc="2026-06-05T21:46:00Z"/>
                <w:rFonts w:asciiTheme="minorHAnsi" w:hAnsiTheme="minorHAnsi"/>
                <w:sz w:val="20"/>
                <w:szCs w:val="20"/>
              </w:rPr>
            </w:pPr>
            <w:del w:id="4797" w:author="Fernandes, Richard (he, him, his | il, le, lui)" w:date="2026-06-05T17:46:00Z" w16du:dateUtc="2026-06-05T21:46:00Z">
              <w:r w:rsidRPr="00EA6B8E" w:rsidDel="009B2A0D">
                <w:rPr>
                  <w:rFonts w:asciiTheme="minorHAnsi" w:hAnsiTheme="minorHAnsi"/>
                  <w:sz w:val="20"/>
                  <w:szCs w:val="20"/>
                </w:rPr>
                <w:delText>On request</w:delText>
              </w:r>
            </w:del>
          </w:p>
        </w:tc>
        <w:tc>
          <w:tcPr>
            <w:tcW w:w="1319" w:type="dxa"/>
          </w:tcPr>
          <w:p w14:paraId="3C84DC06" w14:textId="6CCBECB7" w:rsidR="00CE191C" w:rsidRPr="000814DE" w:rsidDel="009B2A0D" w:rsidRDefault="00CE191C" w:rsidP="00CE191C">
            <w:pPr>
              <w:rPr>
                <w:del w:id="4798" w:author="Fernandes, Richard (he, him, his | il, le, lui)" w:date="2026-06-05T17:46:00Z" w16du:dateUtc="2026-06-05T21:46:00Z"/>
                <w:rFonts w:asciiTheme="minorHAnsi" w:hAnsiTheme="minorHAnsi"/>
                <w:sz w:val="20"/>
                <w:szCs w:val="20"/>
              </w:rPr>
            </w:pPr>
            <w:del w:id="4799" w:author="Fernandes, Richard (he, him, his | il, le, lui)" w:date="2026-06-05T17:46:00Z" w16du:dateUtc="2026-06-05T21:46:00Z">
              <w:r w:rsidDel="009B2A0D">
                <w:rPr>
                  <w:rFonts w:asciiTheme="minorHAnsi" w:hAnsiTheme="minorHAnsi"/>
                  <w:sz w:val="20"/>
                  <w:szCs w:val="20"/>
                </w:rPr>
                <w:delText>F</w:delText>
              </w:r>
            </w:del>
          </w:p>
        </w:tc>
        <w:tc>
          <w:tcPr>
            <w:tcW w:w="1319" w:type="dxa"/>
          </w:tcPr>
          <w:p w14:paraId="5232B2DC" w14:textId="03BE2FC7" w:rsidR="00CE191C" w:rsidRPr="00EA6B8E" w:rsidDel="009B2A0D" w:rsidRDefault="00CE191C" w:rsidP="00CE191C">
            <w:pPr>
              <w:rPr>
                <w:del w:id="4800" w:author="Fernandes, Richard (he, him, his | il, le, lui)" w:date="2026-06-05T17:46:00Z" w16du:dateUtc="2026-06-05T21:46:00Z"/>
                <w:rFonts w:asciiTheme="minorHAnsi" w:hAnsiTheme="minorHAnsi"/>
                <w:sz w:val="20"/>
                <w:szCs w:val="20"/>
              </w:rPr>
            </w:pPr>
            <w:del w:id="4801" w:author="Fernandes, Richard (he, him, his | il, le, lui)" w:date="2026-06-05T17:46:00Z" w16du:dateUtc="2026-06-05T21:46:00Z">
              <w:r w:rsidRPr="00EA6B8E" w:rsidDel="009B2A0D">
                <w:rPr>
                  <w:rFonts w:asciiTheme="minorHAnsi" w:hAnsiTheme="minorHAnsi"/>
                  <w:sz w:val="20"/>
                  <w:szCs w:val="20"/>
                </w:rPr>
                <w:delText>xx</w:delText>
              </w:r>
            </w:del>
          </w:p>
        </w:tc>
      </w:tr>
    </w:tbl>
    <w:p w14:paraId="7905CC61" w14:textId="323E3C4D" w:rsidR="000B654B" w:rsidDel="009B2A0D" w:rsidRDefault="000B654B">
      <w:pPr>
        <w:spacing w:line="360" w:lineRule="auto"/>
        <w:rPr>
          <w:del w:id="4802" w:author="Fernandes, Richard (he, him, his | il, le, lui)" w:date="2026-06-05T17:46:00Z" w16du:dateUtc="2026-06-05T21:46:00Z"/>
          <w:bCs/>
        </w:rPr>
      </w:pPr>
    </w:p>
    <w:p w14:paraId="6CB9D907" w14:textId="189C2998" w:rsidR="00785DB2" w:rsidDel="009B2A0D" w:rsidRDefault="00785DB2">
      <w:pPr>
        <w:spacing w:line="360" w:lineRule="auto"/>
        <w:rPr>
          <w:del w:id="4803" w:author="Fernandes, Richard (he, him, his | il, le, lui)" w:date="2026-06-05T17:46:00Z" w16du:dateUtc="2026-06-05T21:46:00Z"/>
          <w:bCs/>
        </w:rPr>
      </w:pPr>
    </w:p>
    <w:p w14:paraId="2A5864B4" w14:textId="178BB081" w:rsidR="008E5FF6" w:rsidDel="009B2A0D" w:rsidRDefault="00092312" w:rsidP="008E5FF6">
      <w:pPr>
        <w:pStyle w:val="Heading5"/>
        <w:rPr>
          <w:del w:id="4804" w:author="Fernandes, Richard (he, him, his | il, le, lui)" w:date="2026-06-05T17:46:00Z" w16du:dateUtc="2026-06-05T21:46:00Z"/>
          <w:bCs/>
        </w:rPr>
      </w:pPr>
      <w:del w:id="4805" w:author="Fernandes, Richard (he, him, his | il, le, lui)" w:date="2026-06-05T17:46:00Z" w16du:dateUtc="2026-06-05T21:46:00Z">
        <w:r w:rsidDel="009B2A0D">
          <w:rPr>
            <w:bCs/>
          </w:rPr>
          <w:delText>1.</w:delText>
        </w:r>
        <w:r w:rsidR="000B654B" w:rsidDel="009B2A0D">
          <w:rPr>
            <w:bCs/>
          </w:rPr>
          <w:delText>4.3.</w:delText>
        </w:r>
        <w:r w:rsidR="00050AD1" w:rsidDel="009B2A0D">
          <w:rPr>
            <w:bCs/>
          </w:rPr>
          <w:delText>2</w:delText>
        </w:r>
        <w:r w:rsidDel="009B2A0D">
          <w:rPr>
            <w:bCs/>
          </w:rPr>
          <w:delText xml:space="preserve">.3 Temporal </w:delText>
        </w:r>
        <w:r w:rsidR="000B654B" w:rsidDel="009B2A0D">
          <w:rPr>
            <w:bCs/>
          </w:rPr>
          <w:delText>Resolution</w:delText>
        </w:r>
      </w:del>
    </w:p>
    <w:p w14:paraId="3135979F" w14:textId="64FEF2F1" w:rsidR="000B654B" w:rsidRPr="000B654B" w:rsidDel="009B2A0D" w:rsidRDefault="000B654B" w:rsidP="000B654B">
      <w:pPr>
        <w:rPr>
          <w:del w:id="4806" w:author="Fernandes, Richard (he, him, his | il, le, lui)" w:date="2026-06-05T17:46:00Z" w16du:dateUtc="2026-06-05T21:46:00Z"/>
        </w:rPr>
      </w:pPr>
    </w:p>
    <w:p w14:paraId="33152CFB" w14:textId="75172A80" w:rsidR="000B654B" w:rsidDel="009B2A0D" w:rsidRDefault="000B654B" w:rsidP="0054032B">
      <w:pPr>
        <w:spacing w:line="360" w:lineRule="auto"/>
        <w:rPr>
          <w:del w:id="4807" w:author="Fernandes, Richard (he, him, his | il, le, lui)" w:date="2026-06-05T17:46:00Z" w16du:dateUtc="2026-06-05T21:46:00Z"/>
          <w:bCs/>
        </w:rPr>
      </w:pPr>
      <w:del w:id="4808" w:author="Fernandes, Richard (he, him, his | il, le, lui)" w:date="2026-06-05T17:46:00Z" w16du:dateUtc="2026-06-05T21:46:00Z">
        <w:r w:rsidDel="009B2A0D">
          <w:rPr>
            <w:bCs/>
          </w:rPr>
          <w:delText>Temporal</w:delText>
        </w:r>
        <w:r w:rsidR="00CF71B0" w:rsidDel="009B2A0D">
          <w:rPr>
            <w:bCs/>
            <w:lang w:val="en-US"/>
          </w:rPr>
          <w:delText xml:space="preserve"> resolution defines the temporal extent of the product </w:delText>
        </w:r>
        <w:commentRangeStart w:id="4809"/>
        <w:r w:rsidDel="009B2A0D">
          <w:rPr>
            <w:bCs/>
            <w:lang w:val="en-US"/>
          </w:rPr>
          <w:delText>MMU</w:delText>
        </w:r>
        <w:r w:rsidR="00CF71B0" w:rsidDel="009B2A0D">
          <w:rPr>
            <w:bCs/>
          </w:rPr>
          <w:delText xml:space="preserve">.  </w:delText>
        </w:r>
        <w:commentRangeEnd w:id="4809"/>
        <w:r w:rsidR="00785DB2" w:rsidDel="009B2A0D">
          <w:rPr>
            <w:rStyle w:val="CommentReference"/>
            <w:bCs/>
            <w:sz w:val="40"/>
            <w:szCs w:val="40"/>
          </w:rPr>
          <w:commentReference w:id="4809"/>
        </w:r>
        <w:r w:rsidR="00785DB2" w:rsidDel="009B2A0D">
          <w:rPr>
            <w:bCs/>
          </w:rPr>
          <w:delText xml:space="preserve">GCOS threshold requirements indicate a temporal resolution of 10d for LAI/FAPAR products.  </w:delText>
        </w:r>
        <w:r w:rsidR="00DD52D1" w:rsidDel="009B2A0D">
          <w:rPr>
            <w:bCs/>
          </w:rPr>
          <w:delText xml:space="preserve">CEOS defines geophysical </w:delText>
        </w:r>
        <w:r w:rsidR="00DD52D1" w:rsidRPr="00CF71B0" w:rsidDel="009B2A0D">
          <w:rPr>
            <w:b/>
          </w:rPr>
          <w:delText>product</w:delText>
        </w:r>
        <w:r w:rsidR="00CF71B0" w:rsidRPr="00CF71B0" w:rsidDel="009B2A0D">
          <w:rPr>
            <w:b/>
          </w:rPr>
          <w:delText xml:space="preserve"> levels </w:delText>
        </w:r>
        <w:r w:rsidR="007048C1" w:rsidRPr="00621040" w:rsidDel="009B2A0D">
          <w:rPr>
            <w:bCs/>
          </w:rPr>
          <w:delText>that</w:delText>
        </w:r>
        <w:r w:rsidR="007048C1" w:rsidDel="009B2A0D">
          <w:rPr>
            <w:b/>
          </w:rPr>
          <w:delText xml:space="preserve"> </w:delText>
        </w:r>
        <w:r w:rsidR="00CF71B0" w:rsidDel="009B2A0D">
          <w:rPr>
            <w:bCs/>
          </w:rPr>
          <w:delText>constrain</w:delText>
        </w:r>
        <w:r w:rsidDel="009B2A0D">
          <w:rPr>
            <w:bCs/>
          </w:rPr>
          <w:delText xml:space="preserve"> </w:delText>
        </w:r>
        <w:r w:rsidR="00CF71B0" w:rsidDel="009B2A0D">
          <w:rPr>
            <w:bCs/>
          </w:rPr>
          <w:delText>temporal resolution</w:delText>
        </w:r>
        <w:r w:rsidR="00A61A73" w:rsidDel="009B2A0D">
          <w:rPr>
            <w:bCs/>
          </w:rPr>
          <w:delText xml:space="preserve"> (</w:delText>
        </w:r>
        <w:r w:rsidR="005433A3" w:rsidDel="009B2A0D">
          <w:rPr>
            <w:bCs/>
          </w:rPr>
          <w:fldChar w:fldCharType="begin"/>
        </w:r>
        <w:r w:rsidR="005433A3" w:rsidDel="009B2A0D">
          <w:rPr>
            <w:bCs/>
          </w:rPr>
          <w:delInstrText xml:space="preserve"> REF _Ref213336488 \h </w:delInstrText>
        </w:r>
        <w:r w:rsidR="005433A3" w:rsidDel="009B2A0D">
          <w:rPr>
            <w:bCs/>
          </w:rPr>
        </w:r>
        <w:r w:rsidR="005433A3" w:rsidDel="009B2A0D">
          <w:rPr>
            <w:bCs/>
          </w:rPr>
          <w:fldChar w:fldCharType="separate"/>
        </w:r>
        <w:r w:rsidR="005433A3" w:rsidDel="009B2A0D">
          <w:delText xml:space="preserve">Table </w:delText>
        </w:r>
        <w:r w:rsidR="005433A3" w:rsidDel="009B2A0D">
          <w:rPr>
            <w:noProof/>
          </w:rPr>
          <w:delText>4</w:delText>
        </w:r>
        <w:r w:rsidR="005433A3" w:rsidDel="009B2A0D">
          <w:rPr>
            <w:bCs/>
          </w:rPr>
          <w:fldChar w:fldCharType="end"/>
        </w:r>
        <w:r w:rsidR="005433A3" w:rsidDel="009B2A0D">
          <w:rPr>
            <w:bCs/>
          </w:rPr>
          <w:delText xml:space="preserve">, </w:delText>
        </w:r>
        <w:r w:rsidR="00A61A73" w:rsidDel="009B2A0D">
          <w:rPr>
            <w:bCs/>
          </w:rPr>
          <w:delText>CEOS, 2008)</w:delText>
        </w:r>
        <w:r w:rsidR="00CF71B0" w:rsidDel="009B2A0D">
          <w:rPr>
            <w:bCs/>
          </w:rPr>
          <w:delText xml:space="preserve">: Level  </w:delText>
        </w:r>
        <w:r w:rsidR="00DD52D1" w:rsidDel="009B2A0D">
          <w:rPr>
            <w:bCs/>
          </w:rPr>
          <w:delText xml:space="preserve">2 </w:delText>
        </w:r>
        <w:r w:rsidDel="009B2A0D">
          <w:rPr>
            <w:bCs/>
          </w:rPr>
          <w:delText>requires a</w:delText>
        </w:r>
        <w:r w:rsidR="00DD52D1" w:rsidDel="009B2A0D">
          <w:rPr>
            <w:bCs/>
          </w:rPr>
          <w:delText xml:space="preserve"> one-to-one correspondence</w:delText>
        </w:r>
        <w:r w:rsidR="00CF71B0" w:rsidDel="009B2A0D">
          <w:rPr>
            <w:bCs/>
          </w:rPr>
          <w:delText xml:space="preserve"> between products and</w:delText>
        </w:r>
        <w:r w:rsidR="00DD52D1" w:rsidDel="009B2A0D">
          <w:rPr>
            <w:bCs/>
          </w:rPr>
          <w:delText xml:space="preserve"> a </w:delText>
        </w:r>
        <w:r w:rsidR="00D16203" w:rsidDel="009B2A0D">
          <w:rPr>
            <w:bCs/>
          </w:rPr>
          <w:delText>FDR</w:delText>
        </w:r>
        <w:r w:rsidR="00DD52D1" w:rsidDel="009B2A0D">
          <w:rPr>
            <w:bCs/>
          </w:rPr>
          <w:delText xml:space="preserve"> measurement</w:delText>
        </w:r>
        <w:r w:rsidDel="009B2A0D">
          <w:rPr>
            <w:bCs/>
          </w:rPr>
          <w:delText xml:space="preserve"> while </w:delText>
        </w:r>
        <w:r w:rsidR="00DD52D1" w:rsidDel="009B2A0D">
          <w:rPr>
            <w:bCs/>
          </w:rPr>
          <w:delText xml:space="preserve">Level 3 </w:delText>
        </w:r>
        <w:r w:rsidDel="009B2A0D">
          <w:rPr>
            <w:bCs/>
          </w:rPr>
          <w:delText xml:space="preserve">and 4 allow for a many to one correspondence </w:delText>
        </w:r>
        <w:r w:rsidR="00DD52D1" w:rsidDel="009B2A0D">
          <w:rPr>
            <w:bCs/>
          </w:rPr>
          <w:delText>.</w:delText>
        </w:r>
        <w:r w:rsidR="00CF71B0" w:rsidDel="009B2A0D">
          <w:rPr>
            <w:bCs/>
          </w:rPr>
          <w:delText xml:space="preserve">  </w:delText>
        </w:r>
        <w:r w:rsidR="00785DB2" w:rsidDel="009B2A0D">
          <w:rPr>
            <w:bCs/>
          </w:rPr>
          <w:delText xml:space="preserve">  For example, a Level 2 LAI/FAPAR product may have a temporal resolution spanning a few minutes, a Level 3 daily composite will have a temporal resolution of 1d, a Level 4 monthly gap filled estimate a temporal resolution of 30d.</w:delText>
        </w:r>
      </w:del>
    </w:p>
    <w:p w14:paraId="0A3429D9" w14:textId="14C66E75" w:rsidR="000B654B" w:rsidDel="009B2A0D" w:rsidRDefault="000B654B" w:rsidP="0054032B">
      <w:pPr>
        <w:spacing w:line="360" w:lineRule="auto"/>
        <w:rPr>
          <w:del w:id="4810" w:author="Fernandes, Richard (he, him, his | il, le, lui)" w:date="2026-06-05T17:46:00Z" w16du:dateUtc="2026-06-05T21:46:00Z"/>
          <w:bCs/>
        </w:rPr>
      </w:pPr>
    </w:p>
    <w:p w14:paraId="11BA5473" w14:textId="70CCD2F7" w:rsidR="00DD52D1" w:rsidDel="009B2A0D" w:rsidRDefault="00CF71B0" w:rsidP="0054032B">
      <w:pPr>
        <w:spacing w:line="360" w:lineRule="auto"/>
        <w:rPr>
          <w:del w:id="4811" w:author="Fernandes, Richard (he, him, his | il, le, lui)" w:date="2026-06-05T17:46:00Z" w16du:dateUtc="2026-06-05T21:46:00Z"/>
        </w:rPr>
      </w:pPr>
      <w:del w:id="4812" w:author="Fernandes, Richard (he, him, his | il, le, lui)" w:date="2026-06-05T17:46:00Z" w16du:dateUtc="2026-06-05T21:46:00Z">
        <w:r w:rsidDel="009B2A0D">
          <w:rPr>
            <w:bCs/>
          </w:rPr>
          <w:delText>This method only considers level 2 and level 3 products</w:delText>
        </w:r>
        <w:r w:rsidR="00DD52D1" w:rsidDel="009B2A0D">
          <w:rPr>
            <w:bCs/>
          </w:rPr>
          <w:delText xml:space="preserve">  </w:delText>
        </w:r>
        <w:r w:rsidDel="009B2A0D">
          <w:rPr>
            <w:bCs/>
          </w:rPr>
          <w:delText xml:space="preserve">as there are currently no Level 4 </w:delText>
        </w:r>
        <w:commentRangeStart w:id="4813"/>
        <w:r w:rsidR="00DD52D1" w:rsidDel="009B2A0D">
          <w:rPr>
            <w:bCs/>
          </w:rPr>
          <w:delText>syn</w:delText>
        </w:r>
        <w:r w:rsidR="00DF4D37" w:rsidDel="009B2A0D">
          <w:rPr>
            <w:bCs/>
          </w:rPr>
          <w:delText>op</w:delText>
        </w:r>
        <w:r w:rsidR="00DD52D1" w:rsidDel="009B2A0D">
          <w:rPr>
            <w:bCs/>
          </w:rPr>
          <w:delText>tic decametric resolution LAI/FAPAR products (Table 3).</w:delText>
        </w:r>
        <w:commentRangeEnd w:id="4813"/>
        <w:r w:rsidDel="009B2A0D">
          <w:rPr>
            <w:rStyle w:val="CommentReference"/>
            <w:bCs/>
            <w:sz w:val="40"/>
            <w:szCs w:val="40"/>
          </w:rPr>
          <w:commentReference w:id="4813"/>
        </w:r>
        <w:r w:rsidR="00DD52D1" w:rsidDel="009B2A0D">
          <w:rPr>
            <w:bCs/>
          </w:rPr>
          <w:delText>.</w:delText>
        </w:r>
        <w:r w:rsidR="00DF4D37" w:rsidDel="009B2A0D">
          <w:rPr>
            <w:bCs/>
          </w:rPr>
          <w:delText xml:space="preserve">  </w:delText>
        </w:r>
        <w:commentRangeStart w:id="4814"/>
        <w:r w:rsidR="00DF4D37" w:rsidDel="009B2A0D">
          <w:rPr>
            <w:bCs/>
          </w:rPr>
          <w:delText xml:space="preserve">  </w:delText>
        </w:r>
        <w:commentRangeEnd w:id="4814"/>
        <w:r w:rsidDel="009B2A0D">
          <w:rPr>
            <w:rStyle w:val="CommentReference"/>
            <w:bCs/>
            <w:sz w:val="40"/>
            <w:szCs w:val="40"/>
          </w:rPr>
          <w:commentReference w:id="4814"/>
        </w:r>
        <w:r w:rsidR="00621040" w:rsidDel="009B2A0D">
          <w:rPr>
            <w:bCs/>
          </w:rPr>
          <w:delText>L</w:delText>
        </w:r>
        <w:commentRangeStart w:id="4815"/>
        <w:r w:rsidDel="009B2A0D">
          <w:rPr>
            <w:bCs/>
          </w:rPr>
          <w:delText xml:space="preserve">evel 3 or 4 LAI/FAPAR products </w:delText>
        </w:r>
        <w:r w:rsidR="00621040" w:rsidDel="009B2A0D">
          <w:rPr>
            <w:bCs/>
          </w:rPr>
          <w:delText xml:space="preserve">have the potential to </w:delText>
        </w:r>
        <w:r w:rsidDel="009B2A0D">
          <w:rPr>
            <w:bCs/>
          </w:rPr>
          <w:delText xml:space="preserve">meet threshold spatial and temporal resolution requirements.  </w:delText>
        </w:r>
        <w:r w:rsidR="00DD52D1" w:rsidDel="009B2A0D">
          <w:delText xml:space="preserve">For example, the number of monthly clear sky observations from the Harmonized Landsat Sentinel-2 </w:delText>
        </w:r>
        <w:r w:rsidR="00D16203" w:rsidDel="009B2A0D">
          <w:delText>FDR</w:delText>
        </w:r>
        <w:r w:rsidR="00DD52D1" w:rsidDel="009B2A0D">
          <w:delText>s ranging from  ~3 at the Equator to &gt;20 at 75°N (</w:delText>
        </w:r>
        <w:r w:rsidR="007048C1" w:rsidDel="009B2A0D">
          <w:delText>Ju</w:delText>
        </w:r>
        <w:r w:rsidR="00DD52D1" w:rsidDel="009B2A0D">
          <w:delText xml:space="preserve"> et al., 2025). </w:delText>
        </w:r>
        <w:r w:rsidR="00621040" w:rsidDel="009B2A0D">
          <w:delText xml:space="preserve"> </w:delText>
        </w:r>
        <w:r w:rsidR="00621040" w:rsidDel="009B2A0D">
          <w:rPr>
            <w:bCs/>
          </w:rPr>
          <w:delText>However, this method does not validate temporal resolution requirements due to limited access to long term products.</w:delText>
        </w:r>
        <w:r w:rsidR="00DD52D1" w:rsidDel="009B2A0D">
          <w:delText xml:space="preserve"> </w:delText>
        </w:r>
        <w:commentRangeEnd w:id="4815"/>
        <w:r w:rsidDel="009B2A0D">
          <w:rPr>
            <w:rStyle w:val="CommentReference"/>
            <w:sz w:val="40"/>
            <w:szCs w:val="40"/>
          </w:rPr>
          <w:commentReference w:id="4815"/>
        </w:r>
      </w:del>
    </w:p>
    <w:p w14:paraId="52ECE64D" w14:textId="7CC635E1" w:rsidR="0054032B" w:rsidDel="009B2A0D" w:rsidRDefault="0054032B" w:rsidP="0054032B">
      <w:pPr>
        <w:spacing w:line="360" w:lineRule="auto"/>
        <w:rPr>
          <w:del w:id="4816" w:author="Fernandes, Richard (he, him, his | il, le, lui)" w:date="2026-06-05T17:46:00Z" w16du:dateUtc="2026-06-05T21:46:00Z"/>
        </w:rPr>
      </w:pPr>
    </w:p>
    <w:p w14:paraId="4355A7B1" w14:textId="20D952D9" w:rsidR="00DF4D37" w:rsidDel="009B2A0D" w:rsidRDefault="00DF4D37" w:rsidP="00DF4D37">
      <w:pPr>
        <w:pStyle w:val="Caption"/>
        <w:keepNext/>
        <w:rPr>
          <w:del w:id="4817" w:author="Fernandes, Richard (he, him, his | il, le, lui)" w:date="2026-06-05T17:46:00Z" w16du:dateUtc="2026-06-05T21:46:00Z"/>
        </w:rPr>
      </w:pPr>
      <w:bookmarkStart w:id="4818" w:name="_Ref213336488"/>
      <w:del w:id="4819" w:author="Fernandes, Richard (he, him, his | il, le, lui)" w:date="2026-06-05T17:46:00Z" w16du:dateUtc="2026-06-05T21:46:00Z">
        <w:r w:rsidDel="009B2A0D">
          <w:delText xml:space="preserve">Table </w:delText>
        </w:r>
        <w:r w:rsidR="005A70C4" w:rsidDel="009B2A0D">
          <w:fldChar w:fldCharType="begin"/>
        </w:r>
        <w:r w:rsidR="005A70C4" w:rsidDel="009B2A0D">
          <w:delInstrText xml:space="preserve"> SEQ Table \* ARABIC </w:delInstrText>
        </w:r>
        <w:r w:rsidR="005A70C4" w:rsidDel="009B2A0D">
          <w:fldChar w:fldCharType="separate"/>
        </w:r>
      </w:del>
      <w:del w:id="4820" w:author="Fernandes, Richard (he, him, his | il, le, lui)" w:date="2026-05-11T11:37:00Z" w16du:dateUtc="2026-05-11T15:37:00Z">
        <w:r w:rsidDel="00CF12E0">
          <w:rPr>
            <w:noProof/>
          </w:rPr>
          <w:delText>4</w:delText>
        </w:r>
      </w:del>
      <w:del w:id="4821" w:author="Fernandes, Richard (he, him, his | il, le, lui)" w:date="2026-06-05T17:46:00Z" w16du:dateUtc="2026-06-05T21:46:00Z">
        <w:r w:rsidR="005A70C4" w:rsidDel="009B2A0D">
          <w:rPr>
            <w:noProof/>
          </w:rPr>
          <w:fldChar w:fldCharType="end"/>
        </w:r>
        <w:bookmarkEnd w:id="4818"/>
        <w:r w:rsidDel="009B2A0D">
          <w:delText xml:space="preserve">.  </w:delText>
        </w:r>
        <w:commentRangeStart w:id="4822"/>
        <w:r w:rsidDel="009B2A0D">
          <w:delText xml:space="preserve">CEOS </w:delText>
        </w:r>
        <w:r w:rsidR="00537C01" w:rsidDel="009B2A0D">
          <w:delText xml:space="preserve">Geophysical </w:delText>
        </w:r>
        <w:r w:rsidDel="009B2A0D">
          <w:delText>Product levels.</w:delText>
        </w:r>
        <w:commentRangeEnd w:id="4822"/>
        <w:r w:rsidR="00537C01" w:rsidDel="009B2A0D">
          <w:rPr>
            <w:rStyle w:val="CommentReference"/>
            <w:sz w:val="40"/>
            <w:szCs w:val="40"/>
          </w:rPr>
          <w:commentReference w:id="4822"/>
        </w:r>
      </w:del>
    </w:p>
    <w:tbl>
      <w:tblPr>
        <w:tblStyle w:val="TableGrid"/>
        <w:tblW w:w="0" w:type="auto"/>
        <w:tblLook w:val="04A0" w:firstRow="1" w:lastRow="0" w:firstColumn="1" w:lastColumn="0" w:noHBand="0" w:noVBand="1"/>
      </w:tblPr>
      <w:tblGrid>
        <w:gridCol w:w="846"/>
        <w:gridCol w:w="8504"/>
      </w:tblGrid>
      <w:tr w:rsidR="0054032B" w:rsidRPr="00DF4D37" w:rsidDel="009B2A0D" w14:paraId="6152FE68" w14:textId="0DB6B526" w:rsidTr="00DF4D37">
        <w:trPr>
          <w:del w:id="4823" w:author="Fernandes, Richard (he, him, his | il, le, lui)" w:date="2026-06-05T17:46:00Z" w16du:dateUtc="2026-06-05T21:46:00Z"/>
        </w:trPr>
        <w:tc>
          <w:tcPr>
            <w:tcW w:w="846" w:type="dxa"/>
          </w:tcPr>
          <w:p w14:paraId="70CB2ECF" w14:textId="1B186157" w:rsidR="0054032B" w:rsidRPr="000B654B" w:rsidDel="009B2A0D" w:rsidRDefault="0054032B" w:rsidP="000B654B">
            <w:pPr>
              <w:spacing w:line="276" w:lineRule="auto"/>
              <w:rPr>
                <w:del w:id="4824" w:author="Fernandes, Richard (he, him, his | il, le, lui)" w:date="2026-06-05T17:46:00Z" w16du:dateUtc="2026-06-05T21:46:00Z"/>
                <w:rFonts w:asciiTheme="minorHAnsi" w:hAnsiTheme="minorHAnsi"/>
                <w:b/>
                <w:sz w:val="20"/>
                <w:szCs w:val="20"/>
              </w:rPr>
            </w:pPr>
            <w:del w:id="4825" w:author="Fernandes, Richard (he, him, his | il, le, lui)" w:date="2026-06-05T17:46:00Z" w16du:dateUtc="2026-06-05T21:46:00Z">
              <w:r w:rsidRPr="000B654B" w:rsidDel="009B2A0D">
                <w:rPr>
                  <w:rFonts w:asciiTheme="minorHAnsi" w:hAnsiTheme="minorHAnsi"/>
                  <w:b/>
                  <w:sz w:val="20"/>
                  <w:szCs w:val="20"/>
                </w:rPr>
                <w:delText>Level</w:delText>
              </w:r>
            </w:del>
          </w:p>
        </w:tc>
        <w:tc>
          <w:tcPr>
            <w:tcW w:w="8504" w:type="dxa"/>
          </w:tcPr>
          <w:p w14:paraId="3DCFA0A7" w14:textId="6AF680C3" w:rsidR="0054032B" w:rsidRPr="000B654B" w:rsidDel="009B2A0D" w:rsidRDefault="0054032B" w:rsidP="000B654B">
            <w:pPr>
              <w:spacing w:line="276" w:lineRule="auto"/>
              <w:rPr>
                <w:del w:id="4826" w:author="Fernandes, Richard (he, him, his | il, le, lui)" w:date="2026-06-05T17:46:00Z" w16du:dateUtc="2026-06-05T21:46:00Z"/>
                <w:rFonts w:asciiTheme="minorHAnsi" w:hAnsiTheme="minorHAnsi"/>
                <w:b/>
                <w:sz w:val="20"/>
                <w:szCs w:val="20"/>
              </w:rPr>
            </w:pPr>
            <w:del w:id="4827" w:author="Fernandes, Richard (he, him, his | il, le, lui)" w:date="2026-06-05T17:46:00Z" w16du:dateUtc="2026-06-05T21:46:00Z">
              <w:r w:rsidRPr="000B654B" w:rsidDel="009B2A0D">
                <w:rPr>
                  <w:rFonts w:asciiTheme="minorHAnsi" w:hAnsiTheme="minorHAnsi"/>
                  <w:b/>
                  <w:sz w:val="20"/>
                  <w:szCs w:val="20"/>
                </w:rPr>
                <w:delText>Definition</w:delText>
              </w:r>
            </w:del>
          </w:p>
        </w:tc>
      </w:tr>
      <w:tr w:rsidR="0054032B" w:rsidRPr="00DF4D37" w:rsidDel="009B2A0D" w14:paraId="029CB09F" w14:textId="21BE986D" w:rsidTr="00DF4D37">
        <w:trPr>
          <w:del w:id="4828" w:author="Fernandes, Richard (he, him, his | il, le, lui)" w:date="2026-06-05T17:46:00Z" w16du:dateUtc="2026-06-05T21:46:00Z"/>
        </w:trPr>
        <w:tc>
          <w:tcPr>
            <w:tcW w:w="846" w:type="dxa"/>
          </w:tcPr>
          <w:p w14:paraId="41F47880" w14:textId="60D35311" w:rsidR="0054032B" w:rsidRPr="00DF4D37" w:rsidDel="009B2A0D" w:rsidRDefault="0054032B" w:rsidP="000B654B">
            <w:pPr>
              <w:spacing w:line="276" w:lineRule="auto"/>
              <w:rPr>
                <w:del w:id="4829" w:author="Fernandes, Richard (he, him, his | il, le, lui)" w:date="2026-06-05T17:46:00Z" w16du:dateUtc="2026-06-05T21:46:00Z"/>
                <w:rFonts w:asciiTheme="minorHAnsi" w:hAnsiTheme="minorHAnsi"/>
                <w:bCs/>
                <w:sz w:val="20"/>
                <w:szCs w:val="20"/>
              </w:rPr>
            </w:pPr>
            <w:del w:id="4830" w:author="Fernandes, Richard (he, him, his | il, le, lui)" w:date="2026-06-05T17:46:00Z" w16du:dateUtc="2026-06-05T21:46:00Z">
              <w:r w:rsidRPr="00DF4D37" w:rsidDel="009B2A0D">
                <w:rPr>
                  <w:rFonts w:asciiTheme="minorHAnsi" w:hAnsiTheme="minorHAnsi"/>
                  <w:bCs/>
                  <w:sz w:val="20"/>
                  <w:szCs w:val="20"/>
                </w:rPr>
                <w:delText>2</w:delText>
              </w:r>
            </w:del>
          </w:p>
        </w:tc>
        <w:tc>
          <w:tcPr>
            <w:tcW w:w="8504" w:type="dxa"/>
          </w:tcPr>
          <w:p w14:paraId="5ABF93F9" w14:textId="30755EB2" w:rsidR="0054032B" w:rsidRPr="00DF4D37" w:rsidDel="009B2A0D" w:rsidRDefault="0054032B" w:rsidP="000B654B">
            <w:pPr>
              <w:spacing w:line="276" w:lineRule="auto"/>
              <w:rPr>
                <w:del w:id="4831" w:author="Fernandes, Richard (he, him, his | il, le, lui)" w:date="2026-06-05T17:46:00Z" w16du:dateUtc="2026-06-05T21:46:00Z"/>
                <w:rFonts w:asciiTheme="minorHAnsi" w:hAnsiTheme="minorHAnsi"/>
                <w:bCs/>
                <w:sz w:val="20"/>
                <w:szCs w:val="20"/>
              </w:rPr>
            </w:pPr>
            <w:del w:id="4832" w:author="Fernandes, Richard (he, him, his | il, le, lui)" w:date="2026-06-05T17:46:00Z" w16du:dateUtc="2026-06-05T21:46:00Z">
              <w:r w:rsidRPr="00DF4D37" w:rsidDel="009B2A0D">
                <w:rPr>
                  <w:rFonts w:asciiTheme="minorHAnsi" w:hAnsiTheme="minorHAnsi"/>
                  <w:bCs/>
                  <w:sz w:val="20"/>
                  <w:szCs w:val="20"/>
                </w:rPr>
                <w:delText>Derived geophysical parameters (e.g. sea surface temperature, leaf area index) at the same resolution and location as Level 1B source data.</w:delText>
              </w:r>
            </w:del>
          </w:p>
        </w:tc>
      </w:tr>
      <w:tr w:rsidR="0054032B" w:rsidRPr="00DF4D37" w:rsidDel="009B2A0D" w14:paraId="68FE7DD7" w14:textId="57305981" w:rsidTr="00DF4D37">
        <w:trPr>
          <w:del w:id="4833" w:author="Fernandes, Richard (he, him, his | il, le, lui)" w:date="2026-06-05T17:46:00Z" w16du:dateUtc="2026-06-05T21:46:00Z"/>
        </w:trPr>
        <w:tc>
          <w:tcPr>
            <w:tcW w:w="846" w:type="dxa"/>
          </w:tcPr>
          <w:p w14:paraId="50306C39" w14:textId="616D6076" w:rsidR="0054032B" w:rsidRPr="00DF4D37" w:rsidDel="009B2A0D" w:rsidRDefault="0054032B" w:rsidP="000B654B">
            <w:pPr>
              <w:spacing w:line="276" w:lineRule="auto"/>
              <w:rPr>
                <w:del w:id="4834" w:author="Fernandes, Richard (he, him, his | il, le, lui)" w:date="2026-06-05T17:46:00Z" w16du:dateUtc="2026-06-05T21:46:00Z"/>
                <w:rFonts w:asciiTheme="minorHAnsi" w:hAnsiTheme="minorHAnsi"/>
                <w:bCs/>
                <w:sz w:val="20"/>
                <w:szCs w:val="20"/>
              </w:rPr>
            </w:pPr>
            <w:del w:id="4835" w:author="Fernandes, Richard (he, him, his | il, le, lui)" w:date="2026-06-05T17:46:00Z" w16du:dateUtc="2026-06-05T21:46:00Z">
              <w:r w:rsidRPr="00DF4D37" w:rsidDel="009B2A0D">
                <w:rPr>
                  <w:rFonts w:asciiTheme="minorHAnsi" w:hAnsiTheme="minorHAnsi"/>
                  <w:bCs/>
                  <w:sz w:val="20"/>
                  <w:szCs w:val="20"/>
                </w:rPr>
                <w:delText>3</w:delText>
              </w:r>
            </w:del>
          </w:p>
        </w:tc>
        <w:tc>
          <w:tcPr>
            <w:tcW w:w="8504" w:type="dxa"/>
          </w:tcPr>
          <w:p w14:paraId="6CB4A3D8" w14:textId="5CA5941F" w:rsidR="0054032B" w:rsidRPr="00DF4D37" w:rsidDel="009B2A0D" w:rsidRDefault="00DF4D37" w:rsidP="000B654B">
            <w:pPr>
              <w:spacing w:line="276" w:lineRule="auto"/>
              <w:rPr>
                <w:del w:id="4836" w:author="Fernandes, Richard (he, him, his | il, le, lui)" w:date="2026-06-05T17:46:00Z" w16du:dateUtc="2026-06-05T21:46:00Z"/>
                <w:rFonts w:asciiTheme="minorHAnsi" w:hAnsiTheme="minorHAnsi"/>
                <w:bCs/>
                <w:sz w:val="20"/>
                <w:szCs w:val="20"/>
              </w:rPr>
            </w:pPr>
            <w:del w:id="4837" w:author="Fernandes, Richard (he, him, his | il, le, lui)" w:date="2026-06-05T17:46:00Z" w16du:dateUtc="2026-06-05T21:46:00Z">
              <w:r w:rsidRPr="00DF4D37" w:rsidDel="009B2A0D">
                <w:rPr>
                  <w:rFonts w:asciiTheme="minorHAnsi" w:hAnsiTheme="minorHAnsi"/>
                  <w:bCs/>
                  <w:sz w:val="20"/>
                  <w:szCs w:val="20"/>
                </w:rPr>
                <w:delText>Data or retrieved geophysical parameters which have been spatially and/or temporally re-sampled (i.e. derived from Level 1 or 2 products), usually with some completeness and consistency. Such re-sampling may include averaging and compositing</w:delText>
              </w:r>
            </w:del>
          </w:p>
        </w:tc>
      </w:tr>
      <w:tr w:rsidR="00DF4D37" w:rsidRPr="00DF4D37" w:rsidDel="009B2A0D" w14:paraId="5E773EF1" w14:textId="4B6D511A" w:rsidTr="00DF4D37">
        <w:trPr>
          <w:del w:id="4838" w:author="Fernandes, Richard (he, him, his | il, le, lui)" w:date="2026-06-05T17:46:00Z" w16du:dateUtc="2026-06-05T21:46:00Z"/>
        </w:trPr>
        <w:tc>
          <w:tcPr>
            <w:tcW w:w="846" w:type="dxa"/>
          </w:tcPr>
          <w:p w14:paraId="5FC7166C" w14:textId="4AE71B99" w:rsidR="00DF4D37" w:rsidRPr="00DF4D37" w:rsidDel="009B2A0D" w:rsidRDefault="00DF4D37" w:rsidP="000B654B">
            <w:pPr>
              <w:spacing w:line="276" w:lineRule="auto"/>
              <w:rPr>
                <w:del w:id="4839" w:author="Fernandes, Richard (he, him, his | il, le, lui)" w:date="2026-06-05T17:46:00Z" w16du:dateUtc="2026-06-05T21:46:00Z"/>
                <w:rFonts w:asciiTheme="minorHAnsi" w:hAnsiTheme="minorHAnsi"/>
                <w:bCs/>
                <w:sz w:val="20"/>
                <w:szCs w:val="20"/>
              </w:rPr>
            </w:pPr>
            <w:del w:id="4840" w:author="Fernandes, Richard (he, him, his | il, le, lui)" w:date="2026-06-05T17:46:00Z" w16du:dateUtc="2026-06-05T21:46:00Z">
              <w:r w:rsidRPr="00DF4D37" w:rsidDel="009B2A0D">
                <w:rPr>
                  <w:rFonts w:asciiTheme="minorHAnsi" w:hAnsiTheme="minorHAnsi"/>
                  <w:color w:val="212529"/>
                  <w:sz w:val="20"/>
                  <w:szCs w:val="20"/>
                  <w:shd w:val="clear" w:color="auto" w:fill="FFFFFF"/>
                </w:rPr>
                <w:delText>4</w:delText>
              </w:r>
            </w:del>
          </w:p>
        </w:tc>
        <w:tc>
          <w:tcPr>
            <w:tcW w:w="8504" w:type="dxa"/>
          </w:tcPr>
          <w:p w14:paraId="73B4142F" w14:textId="57D61841" w:rsidR="00DF4D37" w:rsidRPr="00DF4D37" w:rsidDel="009B2A0D" w:rsidRDefault="00DF4D37" w:rsidP="000B654B">
            <w:pPr>
              <w:spacing w:line="276" w:lineRule="auto"/>
              <w:rPr>
                <w:del w:id="4841" w:author="Fernandes, Richard (he, him, his | il, le, lui)" w:date="2026-06-05T17:46:00Z" w16du:dateUtc="2026-06-05T21:46:00Z"/>
                <w:rFonts w:asciiTheme="minorHAnsi" w:hAnsiTheme="minorHAnsi"/>
                <w:bCs/>
                <w:sz w:val="20"/>
                <w:szCs w:val="20"/>
              </w:rPr>
            </w:pPr>
            <w:del w:id="4842" w:author="Fernandes, Richard (he, him, his | il, le, lui)" w:date="2026-06-05T17:46:00Z" w16du:dateUtc="2026-06-05T21:46:00Z">
              <w:r w:rsidRPr="00DF4D37" w:rsidDel="009B2A0D">
                <w:rPr>
                  <w:rFonts w:asciiTheme="minorHAnsi" w:hAnsiTheme="minorHAnsi"/>
                  <w:color w:val="212529"/>
                  <w:sz w:val="20"/>
                  <w:szCs w:val="20"/>
                  <w:shd w:val="clear" w:color="auto" w:fill="FFFFFF"/>
                </w:rPr>
                <w:delText>Model output or results from analyses of lower level data (i.e., variables that are not directly measured by the instruments, but are derived from these measurements; could be derived from multiple instrument measurements).</w:delText>
              </w:r>
            </w:del>
          </w:p>
        </w:tc>
      </w:tr>
    </w:tbl>
    <w:p w14:paraId="2EF599D0" w14:textId="3BCD23F8" w:rsidR="0054032B" w:rsidDel="009B2A0D" w:rsidRDefault="0054032B" w:rsidP="0054032B">
      <w:pPr>
        <w:spacing w:line="360" w:lineRule="auto"/>
        <w:rPr>
          <w:del w:id="4843" w:author="Fernandes, Richard (he, him, his | il, le, lui)" w:date="2026-06-05T17:46:00Z" w16du:dateUtc="2026-06-05T21:46:00Z"/>
          <w:bCs/>
        </w:rPr>
      </w:pPr>
    </w:p>
    <w:p w14:paraId="39723699" w14:textId="06C55A3C" w:rsidR="008E5FF6" w:rsidDel="009B2A0D" w:rsidRDefault="00092312" w:rsidP="00092312">
      <w:pPr>
        <w:pStyle w:val="Heading5"/>
        <w:rPr>
          <w:del w:id="4844" w:author="Fernandes, Richard (he, him, his | il, le, lui)" w:date="2026-06-05T17:46:00Z" w16du:dateUtc="2026-06-05T21:46:00Z"/>
          <w:bCs/>
        </w:rPr>
      </w:pPr>
      <w:del w:id="4845" w:author="Fernandes, Richard (he, him, his | il, le, lui)" w:date="2026-06-05T17:46:00Z" w16du:dateUtc="2026-06-05T21:46:00Z">
        <w:r w:rsidDel="009B2A0D">
          <w:rPr>
            <w:bCs/>
          </w:rPr>
          <w:delText>1.</w:delText>
        </w:r>
        <w:r w:rsidR="000B654B" w:rsidDel="009B2A0D">
          <w:rPr>
            <w:bCs/>
          </w:rPr>
          <w:delText>4.3</w:delText>
        </w:r>
        <w:r w:rsidDel="009B2A0D">
          <w:rPr>
            <w:bCs/>
          </w:rPr>
          <w:delText>.</w:delText>
        </w:r>
        <w:r w:rsidR="00050AD1" w:rsidDel="009B2A0D">
          <w:rPr>
            <w:bCs/>
          </w:rPr>
          <w:delText>2</w:delText>
        </w:r>
        <w:r w:rsidDel="009B2A0D">
          <w:rPr>
            <w:bCs/>
          </w:rPr>
          <w:delText>.4 Thematic Quality</w:delText>
        </w:r>
      </w:del>
    </w:p>
    <w:p w14:paraId="16BE8DDE" w14:textId="5C235BEE" w:rsidR="000814DE" w:rsidRPr="000814DE" w:rsidDel="009B2A0D" w:rsidRDefault="000814DE" w:rsidP="000814DE">
      <w:pPr>
        <w:rPr>
          <w:del w:id="4846" w:author="Fernandes, Richard (he, him, his | il, le, lui)" w:date="2026-06-05T17:46:00Z" w16du:dateUtc="2026-06-05T21:46:00Z"/>
        </w:rPr>
      </w:pPr>
    </w:p>
    <w:p w14:paraId="247E1D16" w14:textId="295D0AF2" w:rsidR="005433A3" w:rsidDel="009B2A0D" w:rsidRDefault="008E5FF6" w:rsidP="001C177A">
      <w:pPr>
        <w:spacing w:line="360" w:lineRule="auto"/>
        <w:rPr>
          <w:del w:id="4847" w:author="Fernandes, Richard (he, him, his | il, le, lui)" w:date="2026-06-05T17:46:00Z" w16du:dateUtc="2026-06-05T21:46:00Z"/>
          <w:bCs/>
        </w:rPr>
      </w:pPr>
      <w:del w:id="4848" w:author="Fernandes, Richard (he, him, his | il, le, lui)" w:date="2026-06-05T17:46:00Z" w16du:dateUtc="2026-06-05T21:46:00Z">
        <w:r w:rsidRPr="00537C01" w:rsidDel="009B2A0D">
          <w:rPr>
            <w:b/>
          </w:rPr>
          <w:delText>Thematic quality</w:delText>
        </w:r>
        <w:r w:rsidDel="009B2A0D">
          <w:rPr>
            <w:bCs/>
          </w:rPr>
          <w:delText xml:space="preserve"> corresponds t</w:delText>
        </w:r>
        <w:r w:rsidR="005433A3" w:rsidDel="009B2A0D">
          <w:rPr>
            <w:bCs/>
          </w:rPr>
          <w:delText xml:space="preserve">o tolerance limits for conformity assessments  of  product measurements within a set of MMUs, </w:delText>
        </w:r>
        <w:commentRangeStart w:id="4849"/>
        <w:r w:rsidR="005433A3" w:rsidDel="009B2A0D">
          <w:rPr>
            <w:bCs/>
          </w:rPr>
          <w:delText xml:space="preserve">.   </w:delText>
        </w:r>
        <w:commentRangeEnd w:id="4849"/>
        <w:r w:rsidR="00621040" w:rsidDel="009B2A0D">
          <w:rPr>
            <w:rStyle w:val="CommentReference"/>
            <w:bCs/>
            <w:sz w:val="40"/>
            <w:szCs w:val="40"/>
          </w:rPr>
          <w:commentReference w:id="4849"/>
        </w:r>
      </w:del>
    </w:p>
    <w:p w14:paraId="39A5A22F" w14:textId="7179B9AE" w:rsidR="005433A3" w:rsidDel="009B2A0D" w:rsidRDefault="005433A3" w:rsidP="001C177A">
      <w:pPr>
        <w:spacing w:line="360" w:lineRule="auto"/>
        <w:rPr>
          <w:del w:id="4850" w:author="Fernandes, Richard (he, him, his | il, le, lui)" w:date="2026-06-05T17:46:00Z" w16du:dateUtc="2026-06-05T21:46:00Z"/>
          <w:bCs/>
        </w:rPr>
      </w:pPr>
    </w:p>
    <w:p w14:paraId="2E7C03B2" w14:textId="6906F21A" w:rsidR="005433A3" w:rsidDel="009B2A0D" w:rsidRDefault="005433A3" w:rsidP="005433A3">
      <w:pPr>
        <w:spacing w:line="360" w:lineRule="auto"/>
        <w:rPr>
          <w:del w:id="4851" w:author="Fernandes, Richard (he, him, his | il, le, lui)" w:date="2026-06-05T17:46:00Z" w16du:dateUtc="2026-06-05T21:46:00Z"/>
          <w:bCs/>
        </w:rPr>
      </w:pPr>
      <w:del w:id="4852" w:author="Fernandes, Richard (he, him, his | il, le, lui)" w:date="2026-06-05T17:46:00Z" w16du:dateUtc="2026-06-05T21:46:00Z">
        <w:r w:rsidDel="009B2A0D">
          <w:rPr>
            <w:bCs/>
          </w:rPr>
          <w:delText>The set of MMUs depends on the CEOS Validation Stage (</w:delText>
        </w:r>
        <w:r w:rsidDel="009B2A0D">
          <w:rPr>
            <w:bCs/>
          </w:rPr>
          <w:fldChar w:fldCharType="begin"/>
        </w:r>
        <w:r w:rsidDel="009B2A0D">
          <w:rPr>
            <w:bCs/>
          </w:rPr>
          <w:delInstrText xml:space="preserve"> REF _Ref213331910 \h </w:delInstrText>
        </w:r>
        <w:r w:rsidDel="009B2A0D">
          <w:rPr>
            <w:bCs/>
          </w:rPr>
        </w:r>
        <w:r w:rsidDel="009B2A0D">
          <w:rPr>
            <w:bCs/>
          </w:rPr>
          <w:fldChar w:fldCharType="separate"/>
        </w:r>
        <w:r w:rsidDel="009B2A0D">
          <w:delText xml:space="preserve">Table </w:delText>
        </w:r>
        <w:r w:rsidDel="009B2A0D">
          <w:rPr>
            <w:noProof/>
          </w:rPr>
          <w:delText>5</w:delText>
        </w:r>
        <w:r w:rsidDel="009B2A0D">
          <w:rPr>
            <w:bCs/>
          </w:rPr>
          <w:fldChar w:fldCharType="end"/>
        </w:r>
        <w:r w:rsidDel="009B2A0D">
          <w:rPr>
            <w:bCs/>
          </w:rPr>
          <w:delText>).</w:delText>
        </w:r>
        <w:r w:rsidR="00BF54CA" w:rsidDel="009B2A0D">
          <w:rPr>
            <w:bCs/>
          </w:rPr>
          <w:delText xml:space="preserve">  </w:delText>
        </w:r>
        <w:r w:rsidDel="009B2A0D">
          <w:rPr>
            <w:bCs/>
          </w:rPr>
          <w:delText xml:space="preserve">Stage 1 and 2 Validation can be satisfied if the MMUs only correspond to </w:delText>
        </w:r>
        <w:r w:rsidR="00621040" w:rsidRPr="00621040" w:rsidDel="009B2A0D">
          <w:rPr>
            <w:b/>
          </w:rPr>
          <w:delText xml:space="preserve">assessment units </w:delText>
        </w:r>
        <w:r w:rsidR="00621040" w:rsidDel="009B2A0D">
          <w:rPr>
            <w:bCs/>
          </w:rPr>
          <w:delText xml:space="preserve">(AU), defined as mapping units where  are compared to </w:delText>
        </w:r>
        <w:r w:rsidDel="009B2A0D">
          <w:rPr>
            <w:bCs/>
          </w:rPr>
          <w:delText>reference measurements</w:delText>
        </w:r>
        <w:r w:rsidR="00621040" w:rsidDel="009B2A0D">
          <w:rPr>
            <w:bCs/>
          </w:rPr>
          <w:delText xml:space="preserve"> </w:delText>
        </w:r>
      </w:del>
      <m:oMath>
        <m:r>
          <w:del w:id="4853" w:author="Fernandes, Richard (he, him, his | il, le, lui)" w:date="2026-06-05T17:46:00Z" w16du:dateUtc="2026-06-05T21:46:00Z">
            <w:rPr>
              <w:rFonts w:ascii="Cambria Math" w:hAnsi="Cambria Math"/>
            </w:rPr>
            <m:t>(</m:t>
          </w:del>
        </m:r>
      </m:oMath>
      <w:del w:id="4854" w:author="Fernandes, Richard (he, him, his | il, le, lui)" w:date="2026-06-05T17:46:00Z" w16du:dateUtc="2026-06-05T21:46:00Z">
        <w:r w:rsidR="00621040" w:rsidDel="009B2A0D">
          <w:rPr>
            <w:bCs/>
          </w:rPr>
          <w:delText>)</w:delText>
        </w:r>
        <w:r w:rsidDel="009B2A0D">
          <w:rPr>
            <w:bCs/>
          </w:rPr>
          <w:delText xml:space="preserve">.  </w:delText>
        </w:r>
        <w:commentRangeStart w:id="4855"/>
        <w:r w:rsidDel="009B2A0D">
          <w:rPr>
            <w:bCs/>
          </w:rPr>
          <w:delText xml:space="preserve">Stage 3 and 4  Validation requires </w:delText>
        </w:r>
        <w:r w:rsidR="00621040" w:rsidDel="009B2A0D">
          <w:rPr>
            <w:bCs/>
          </w:rPr>
          <w:delText>A</w:delText>
        </w:r>
        <w:r w:rsidDel="009B2A0D">
          <w:rPr>
            <w:bCs/>
          </w:rPr>
          <w:delText xml:space="preserve">Us representing </w:delText>
        </w:r>
        <w:r w:rsidR="00621040" w:rsidRPr="00621040" w:rsidDel="009B2A0D">
          <w:rPr>
            <w:bCs/>
          </w:rPr>
          <w:delText xml:space="preserve">synoptic </w:delText>
        </w:r>
        <w:r w:rsidDel="009B2A0D">
          <w:rPr>
            <w:bCs/>
          </w:rPr>
          <w:delText>product measurements</w:delText>
        </w:r>
        <w:r w:rsidR="00621040" w:rsidDel="009B2A0D">
          <w:rPr>
            <w:bCs/>
          </w:rPr>
          <w:delText xml:space="preserve"> </w:delText>
        </w:r>
        <w:r w:rsidR="00FB57F8" w:rsidRPr="00FB57F8" w:rsidDel="009B2A0D">
          <w:rPr>
            <w:b/>
          </w:rPr>
          <w:delText>error</w:delText>
        </w:r>
        <w:r w:rsidR="00FB57F8" w:rsidDel="009B2A0D">
          <w:rPr>
            <w:bCs/>
          </w:rPr>
          <w:delText xml:space="preserve"> </w:delText>
        </w:r>
        <w:r w:rsidR="00621040" w:rsidRPr="00070E74" w:rsidDel="009B2A0D">
          <w:rPr>
            <w:b/>
          </w:rPr>
          <w:delText>conditions</w:delText>
        </w:r>
        <w:r w:rsidR="00621040" w:rsidDel="009B2A0D">
          <w:rPr>
            <w:bCs/>
          </w:rPr>
          <w:delText xml:space="preserve"> </w:delText>
        </w:r>
        <w:r w:rsidR="00FB57F8" w:rsidRPr="00A850B9" w:rsidDel="009B2A0D">
          <w:rPr>
            <w:bCs/>
          </w:rPr>
          <w:delText>(hereafter conditions</w:delText>
        </w:r>
        <w:r w:rsidR="00FB57F8" w:rsidDel="009B2A0D">
          <w:rPr>
            <w:bCs/>
          </w:rPr>
          <w:delText xml:space="preserve">, </w:delText>
        </w:r>
      </w:del>
      <m:oMath>
        <m:r>
          <w:del w:id="4856" w:author="Fernandes, Richard (he, him, his | il, le, lui)" w:date="2026-06-05T17:46:00Z" w16du:dateUtc="2026-06-05T21:46:00Z">
            <w:rPr>
              <w:rFonts w:ascii="Cambria Math" w:hAnsi="Cambria Math"/>
            </w:rPr>
            <m:t>C</m:t>
          </w:del>
        </m:r>
      </m:oMath>
      <w:del w:id="4857" w:author="Fernandes, Richard (he, him, his | il, le, lui)" w:date="2026-06-05T17:46:00Z" w16du:dateUtc="2026-06-05T21:46:00Z">
        <w:r w:rsidR="00FB57F8" w:rsidRPr="00A850B9" w:rsidDel="009B2A0D">
          <w:rPr>
            <w:bCs/>
          </w:rPr>
          <w:delText xml:space="preserve">) </w:delText>
        </w:r>
        <w:r w:rsidR="00FB57F8" w:rsidDel="009B2A0D">
          <w:rPr>
            <w:bCs/>
          </w:rPr>
          <w:delText xml:space="preserve">comprised of </w:delText>
        </w:r>
        <w:r w:rsidR="00FB57F8" w:rsidRPr="00326681" w:rsidDel="009B2A0D">
          <w:rPr>
            <w:b/>
          </w:rPr>
          <w:delText>influence quantities</w:delText>
        </w:r>
        <w:r w:rsidR="00FB57F8" w:rsidRPr="00A850B9" w:rsidDel="009B2A0D">
          <w:rPr>
            <w:bCs/>
          </w:rPr>
          <w:delText xml:space="preserve">, </w:delText>
        </w:r>
        <w:r w:rsidR="00FB57F8" w:rsidDel="009B2A0D">
          <w:rPr>
            <w:bCs/>
          </w:rPr>
          <w:delText xml:space="preserve">such as environmental, sensor and algorithm  characteristics,  </w:delText>
        </w:r>
        <w:r w:rsidR="00FB57F8" w:rsidRPr="00A850B9" w:rsidDel="009B2A0D">
          <w:rPr>
            <w:bCs/>
          </w:rPr>
          <w:delText>that affects the result of the measurement</w:delText>
        </w:r>
        <w:r w:rsidDel="009B2A0D">
          <w:rPr>
            <w:bCs/>
          </w:rPr>
          <w:delText xml:space="preserve">.  </w:delText>
        </w:r>
        <w:commentRangeEnd w:id="4855"/>
        <w:r w:rsidR="00BF54CA" w:rsidDel="009B2A0D">
          <w:rPr>
            <w:rStyle w:val="CommentReference"/>
            <w:bCs/>
            <w:sz w:val="40"/>
            <w:szCs w:val="40"/>
          </w:rPr>
          <w:commentReference w:id="4855"/>
        </w:r>
      </w:del>
    </w:p>
    <w:p w14:paraId="66A6A1D9" w14:textId="4A82B247" w:rsidR="005433A3" w:rsidRPr="00070E74" w:rsidDel="009B2A0D" w:rsidRDefault="005433A3" w:rsidP="005433A3">
      <w:pPr>
        <w:spacing w:line="360" w:lineRule="auto"/>
        <w:rPr>
          <w:del w:id="4858" w:author="Fernandes, Richard (he, him, his | il, le, lui)" w:date="2026-06-05T17:46:00Z" w16du:dateUtc="2026-06-05T21:46:00Z"/>
          <w:bCs/>
        </w:rPr>
      </w:pPr>
    </w:p>
    <w:p w14:paraId="219BE809" w14:textId="71592E5E" w:rsidR="005433A3" w:rsidDel="009B2A0D" w:rsidRDefault="005433A3" w:rsidP="005433A3">
      <w:pPr>
        <w:pStyle w:val="Caption"/>
        <w:keepNext/>
        <w:rPr>
          <w:del w:id="4859" w:author="Fernandes, Richard (he, him, his | il, le, lui)" w:date="2026-06-05T17:46:00Z" w16du:dateUtc="2026-06-05T21:46:00Z"/>
        </w:rPr>
      </w:pPr>
      <w:bookmarkStart w:id="4860" w:name="_Ref213331910"/>
      <w:del w:id="4861" w:author="Fernandes, Richard (he, him, his | il, le, lui)" w:date="2026-06-05T17:46:00Z" w16du:dateUtc="2026-06-05T21:46:00Z">
        <w:r w:rsidDel="009B2A0D">
          <w:delText xml:space="preserve">Table </w:delText>
        </w:r>
        <w:r w:rsidR="005A70C4" w:rsidDel="009B2A0D">
          <w:fldChar w:fldCharType="begin"/>
        </w:r>
        <w:r w:rsidR="005A70C4" w:rsidDel="009B2A0D">
          <w:delInstrText xml:space="preserve"> SEQ Table \* ARABIC </w:delInstrText>
        </w:r>
        <w:r w:rsidR="005A70C4" w:rsidDel="009B2A0D">
          <w:fldChar w:fldCharType="separate"/>
        </w:r>
      </w:del>
      <w:del w:id="4862" w:author="Fernandes, Richard (he, him, his | il, le, lui)" w:date="2026-05-11T11:37:00Z" w16du:dateUtc="2026-05-11T15:37:00Z">
        <w:r w:rsidDel="00CF12E0">
          <w:rPr>
            <w:noProof/>
          </w:rPr>
          <w:delText>5</w:delText>
        </w:r>
      </w:del>
      <w:del w:id="4863" w:author="Fernandes, Richard (he, him, his | il, le, lui)" w:date="2026-06-05T17:46:00Z" w16du:dateUtc="2026-06-05T21:46:00Z">
        <w:r w:rsidR="005A70C4" w:rsidDel="009B2A0D">
          <w:rPr>
            <w:noProof/>
          </w:rPr>
          <w:fldChar w:fldCharType="end"/>
        </w:r>
        <w:bookmarkEnd w:id="4860"/>
        <w:r w:rsidDel="009B2A0D">
          <w:delText xml:space="preserve">.  </w:delText>
        </w:r>
        <w:r w:rsidDel="009B2A0D">
          <w:rPr>
            <w:color w:val="0E2841"/>
          </w:rPr>
          <w:delText>CEOS land product validation stages.</w:delText>
        </w:r>
      </w:del>
    </w:p>
    <w:tbl>
      <w:tblPr>
        <w:tblStyle w:val="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8504"/>
      </w:tblGrid>
      <w:tr w:rsidR="005433A3" w:rsidDel="009B2A0D" w14:paraId="00CA9792" w14:textId="23ED1751" w:rsidTr="00C73EB6">
        <w:trPr>
          <w:del w:id="4864" w:author="Fernandes, Richard (he, him, his | il, le, lui)" w:date="2026-06-05T17:46:00Z" w16du:dateUtc="2026-06-05T21:46:00Z"/>
        </w:trPr>
        <w:tc>
          <w:tcPr>
            <w:tcW w:w="846" w:type="dxa"/>
          </w:tcPr>
          <w:p w14:paraId="752171D1" w14:textId="1EF7440D" w:rsidR="005433A3" w:rsidDel="009B2A0D" w:rsidRDefault="005433A3" w:rsidP="00C73EB6">
            <w:pPr>
              <w:jc w:val="both"/>
              <w:rPr>
                <w:del w:id="4865" w:author="Fernandes, Richard (he, him, his | il, le, lui)" w:date="2026-06-05T17:46:00Z" w16du:dateUtc="2026-06-05T21:46:00Z"/>
                <w:sz w:val="20"/>
                <w:szCs w:val="20"/>
              </w:rPr>
            </w:pPr>
            <w:del w:id="4866" w:author="Fernandes, Richard (he, him, his | il, le, lui)" w:date="2026-06-05T17:46:00Z" w16du:dateUtc="2026-06-05T21:46:00Z">
              <w:r w:rsidDel="009B2A0D">
                <w:rPr>
                  <w:sz w:val="20"/>
                  <w:szCs w:val="20"/>
                </w:rPr>
                <w:delText>Stage</w:delText>
              </w:r>
            </w:del>
          </w:p>
        </w:tc>
        <w:tc>
          <w:tcPr>
            <w:tcW w:w="8504" w:type="dxa"/>
          </w:tcPr>
          <w:p w14:paraId="1F1842E2" w14:textId="37E9EB1A" w:rsidR="005433A3" w:rsidDel="009B2A0D" w:rsidRDefault="005433A3" w:rsidP="00C73EB6">
            <w:pPr>
              <w:jc w:val="both"/>
              <w:rPr>
                <w:del w:id="4867" w:author="Fernandes, Richard (he, him, his | il, le, lui)" w:date="2026-06-05T17:46:00Z" w16du:dateUtc="2026-06-05T21:46:00Z"/>
                <w:sz w:val="20"/>
                <w:szCs w:val="20"/>
              </w:rPr>
            </w:pPr>
            <w:del w:id="4868" w:author="Fernandes, Richard (he, him, his | il, le, lui)" w:date="2026-06-05T17:46:00Z" w16du:dateUtc="2026-06-05T21:46:00Z">
              <w:r w:rsidDel="009B2A0D">
                <w:rPr>
                  <w:sz w:val="20"/>
                  <w:szCs w:val="20"/>
                </w:rPr>
                <w:delText>Description</w:delText>
              </w:r>
            </w:del>
          </w:p>
        </w:tc>
      </w:tr>
      <w:tr w:rsidR="005433A3" w:rsidDel="009B2A0D" w14:paraId="21DBC18D" w14:textId="13964C71" w:rsidTr="00C73EB6">
        <w:trPr>
          <w:del w:id="4869" w:author="Fernandes, Richard (he, him, his | il, le, lui)" w:date="2026-06-05T17:46:00Z" w16du:dateUtc="2026-06-05T21:46:00Z"/>
        </w:trPr>
        <w:tc>
          <w:tcPr>
            <w:tcW w:w="846" w:type="dxa"/>
          </w:tcPr>
          <w:p w14:paraId="772569BE" w14:textId="103FC15D" w:rsidR="005433A3" w:rsidDel="009B2A0D" w:rsidRDefault="005433A3" w:rsidP="00C73EB6">
            <w:pPr>
              <w:jc w:val="both"/>
              <w:rPr>
                <w:del w:id="4870" w:author="Fernandes, Richard (he, him, his | il, le, lui)" w:date="2026-06-05T17:46:00Z" w16du:dateUtc="2026-06-05T21:46:00Z"/>
                <w:sz w:val="20"/>
                <w:szCs w:val="20"/>
              </w:rPr>
            </w:pPr>
            <w:del w:id="4871" w:author="Fernandes, Richard (he, him, his | il, le, lui)" w:date="2026-06-05T17:46:00Z" w16du:dateUtc="2026-06-05T21:46:00Z">
              <w:r w:rsidDel="009B2A0D">
                <w:rPr>
                  <w:sz w:val="20"/>
                  <w:szCs w:val="20"/>
                </w:rPr>
                <w:delText>0</w:delText>
              </w:r>
            </w:del>
          </w:p>
        </w:tc>
        <w:tc>
          <w:tcPr>
            <w:tcW w:w="8504" w:type="dxa"/>
          </w:tcPr>
          <w:p w14:paraId="71569695" w14:textId="394B29FB" w:rsidR="005433A3" w:rsidDel="009B2A0D" w:rsidRDefault="005433A3" w:rsidP="00C73EB6">
            <w:pPr>
              <w:jc w:val="both"/>
              <w:rPr>
                <w:del w:id="4872" w:author="Fernandes, Richard (he, him, his | il, le, lui)" w:date="2026-06-05T17:46:00Z" w16du:dateUtc="2026-06-05T21:46:00Z"/>
                <w:sz w:val="20"/>
                <w:szCs w:val="20"/>
              </w:rPr>
            </w:pPr>
            <w:del w:id="4873" w:author="Fernandes, Richard (he, him, his | il, le, lui)" w:date="2026-06-05T17:46:00Z" w16du:dateUtc="2026-06-05T21:46:00Z">
              <w:r w:rsidDel="009B2A0D">
                <w:rPr>
                  <w:sz w:val="20"/>
                  <w:szCs w:val="20"/>
                </w:rPr>
                <w:delText>No validation. Product accuracy has not been assessed. Product considered beta.</w:delText>
              </w:r>
            </w:del>
          </w:p>
        </w:tc>
      </w:tr>
      <w:tr w:rsidR="005433A3" w:rsidDel="009B2A0D" w14:paraId="1F59FBBC" w14:textId="2A213205" w:rsidTr="00C73EB6">
        <w:trPr>
          <w:del w:id="4874" w:author="Fernandes, Richard (he, him, his | il, le, lui)" w:date="2026-06-05T17:46:00Z" w16du:dateUtc="2026-06-05T21:46:00Z"/>
        </w:trPr>
        <w:tc>
          <w:tcPr>
            <w:tcW w:w="846" w:type="dxa"/>
          </w:tcPr>
          <w:p w14:paraId="069CF599" w14:textId="66173253" w:rsidR="005433A3" w:rsidDel="009B2A0D" w:rsidRDefault="005433A3" w:rsidP="00C73EB6">
            <w:pPr>
              <w:jc w:val="both"/>
              <w:rPr>
                <w:del w:id="4875" w:author="Fernandes, Richard (he, him, his | il, le, lui)" w:date="2026-06-05T17:46:00Z" w16du:dateUtc="2026-06-05T21:46:00Z"/>
                <w:sz w:val="20"/>
                <w:szCs w:val="20"/>
              </w:rPr>
            </w:pPr>
            <w:del w:id="4876" w:author="Fernandes, Richard (he, him, his | il, le, lui)" w:date="2026-06-05T17:46:00Z" w16du:dateUtc="2026-06-05T21:46:00Z">
              <w:r w:rsidDel="009B2A0D">
                <w:rPr>
                  <w:sz w:val="20"/>
                  <w:szCs w:val="20"/>
                </w:rPr>
                <w:delText>1</w:delText>
              </w:r>
            </w:del>
          </w:p>
        </w:tc>
        <w:tc>
          <w:tcPr>
            <w:tcW w:w="8504" w:type="dxa"/>
          </w:tcPr>
          <w:p w14:paraId="4E86AAF9" w14:textId="4E2CDCD8" w:rsidR="005433A3" w:rsidDel="009B2A0D" w:rsidRDefault="005433A3" w:rsidP="00C73EB6">
            <w:pPr>
              <w:jc w:val="both"/>
              <w:rPr>
                <w:del w:id="4877" w:author="Fernandes, Richard (he, him, his | il, le, lui)" w:date="2026-06-05T17:46:00Z" w16du:dateUtc="2026-06-05T21:46:00Z"/>
                <w:sz w:val="20"/>
                <w:szCs w:val="20"/>
              </w:rPr>
            </w:pPr>
            <w:del w:id="4878" w:author="Fernandes, Richard (he, him, his | il, le, lui)" w:date="2026-06-05T17:46:00Z" w16du:dateUtc="2026-06-05T21:46:00Z">
              <w:r w:rsidDel="009B2A0D">
                <w:rPr>
                  <w:sz w:val="20"/>
                  <w:szCs w:val="20"/>
                </w:rPr>
                <w:delText>Product accuracy is assessed from a small (typically &lt; 30) set of locations and time periods by comparison with in situ or other suitable reference data.</w:delText>
              </w:r>
            </w:del>
          </w:p>
        </w:tc>
      </w:tr>
      <w:tr w:rsidR="005433A3" w:rsidDel="009B2A0D" w14:paraId="2D96C2DB" w14:textId="32806A05" w:rsidTr="00C73EB6">
        <w:trPr>
          <w:del w:id="4879" w:author="Fernandes, Richard (he, him, his | il, le, lui)" w:date="2026-06-05T17:46:00Z" w16du:dateUtc="2026-06-05T21:46:00Z"/>
        </w:trPr>
        <w:tc>
          <w:tcPr>
            <w:tcW w:w="846" w:type="dxa"/>
          </w:tcPr>
          <w:p w14:paraId="5A1B16A4" w14:textId="57EF13E4" w:rsidR="005433A3" w:rsidDel="009B2A0D" w:rsidRDefault="005433A3" w:rsidP="00C73EB6">
            <w:pPr>
              <w:jc w:val="both"/>
              <w:rPr>
                <w:del w:id="4880" w:author="Fernandes, Richard (he, him, his | il, le, lui)" w:date="2026-06-05T17:46:00Z" w16du:dateUtc="2026-06-05T21:46:00Z"/>
                <w:sz w:val="20"/>
                <w:szCs w:val="20"/>
              </w:rPr>
            </w:pPr>
            <w:del w:id="4881" w:author="Fernandes, Richard (he, him, his | il, le, lui)" w:date="2026-06-05T17:46:00Z" w16du:dateUtc="2026-06-05T21:46:00Z">
              <w:r w:rsidDel="009B2A0D">
                <w:rPr>
                  <w:sz w:val="20"/>
                  <w:szCs w:val="20"/>
                </w:rPr>
                <w:delText>2</w:delText>
              </w:r>
            </w:del>
          </w:p>
        </w:tc>
        <w:tc>
          <w:tcPr>
            <w:tcW w:w="8504" w:type="dxa"/>
          </w:tcPr>
          <w:p w14:paraId="5C406605" w14:textId="3158B0B9" w:rsidR="005433A3" w:rsidDel="009B2A0D" w:rsidRDefault="005433A3" w:rsidP="00C73EB6">
            <w:pPr>
              <w:spacing w:before="75"/>
              <w:ind w:left="75" w:right="75"/>
              <w:jc w:val="both"/>
              <w:rPr>
                <w:del w:id="4882" w:author="Fernandes, Richard (he, him, his | il, le, lui)" w:date="2026-06-05T17:46:00Z" w16du:dateUtc="2026-06-05T21:46:00Z"/>
                <w:color w:val="000000"/>
                <w:sz w:val="20"/>
                <w:szCs w:val="20"/>
              </w:rPr>
            </w:pPr>
            <w:del w:id="4883" w:author="Fernandes, Richard (he, him, his | il, le, lui)" w:date="2026-06-05T17:46:00Z" w16du:dateUtc="2026-06-05T21:46:00Z">
              <w:r w:rsidDel="009B2A0D">
                <w:rPr>
                  <w:color w:val="000000"/>
                  <w:sz w:val="20"/>
                  <w:szCs w:val="20"/>
                </w:rPr>
                <w:delText>Product accuracy is estimated over a significant (typically &gt; 30) set of locations and time periods by comparison with reference in situ or other suitable reference data.</w:delText>
              </w:r>
              <w:r w:rsidDel="009B2A0D">
                <w:rPr>
                  <w:color w:val="000000"/>
                  <w:sz w:val="20"/>
                  <w:szCs w:val="20"/>
                </w:rPr>
                <w:br/>
                <w:delText>Spatial and temporal consistency of the product, and its consistency with similar products, has been evaluated over globally representative locations and time periods.</w:delText>
              </w:r>
              <w:r w:rsidDel="009B2A0D">
                <w:rPr>
                  <w:color w:val="000000"/>
                  <w:sz w:val="20"/>
                  <w:szCs w:val="20"/>
                </w:rPr>
                <w:br/>
                <w:delText>Results are published in the peer-reviewed literature.</w:delText>
              </w:r>
            </w:del>
          </w:p>
        </w:tc>
      </w:tr>
      <w:tr w:rsidR="005433A3" w:rsidDel="009B2A0D" w14:paraId="29C77B7D" w14:textId="7192948E" w:rsidTr="00C73EB6">
        <w:trPr>
          <w:del w:id="4884" w:author="Fernandes, Richard (he, him, his | il, le, lui)" w:date="2026-06-05T17:46:00Z" w16du:dateUtc="2026-06-05T21:46:00Z"/>
        </w:trPr>
        <w:tc>
          <w:tcPr>
            <w:tcW w:w="846" w:type="dxa"/>
          </w:tcPr>
          <w:p w14:paraId="0BBE1AC3" w14:textId="7F9125D0" w:rsidR="005433A3" w:rsidDel="009B2A0D" w:rsidRDefault="005433A3" w:rsidP="00C73EB6">
            <w:pPr>
              <w:jc w:val="both"/>
              <w:rPr>
                <w:del w:id="4885" w:author="Fernandes, Richard (he, him, his | il, le, lui)" w:date="2026-06-05T17:46:00Z" w16du:dateUtc="2026-06-05T21:46:00Z"/>
                <w:sz w:val="20"/>
                <w:szCs w:val="20"/>
              </w:rPr>
            </w:pPr>
            <w:del w:id="4886" w:author="Fernandes, Richard (he, him, his | il, le, lui)" w:date="2026-06-05T17:46:00Z" w16du:dateUtc="2026-06-05T21:46:00Z">
              <w:r w:rsidDel="009B2A0D">
                <w:rPr>
                  <w:sz w:val="20"/>
                  <w:szCs w:val="20"/>
                </w:rPr>
                <w:delText>3</w:delText>
              </w:r>
            </w:del>
          </w:p>
        </w:tc>
        <w:tc>
          <w:tcPr>
            <w:tcW w:w="8504" w:type="dxa"/>
          </w:tcPr>
          <w:p w14:paraId="17155E18" w14:textId="27548C2E" w:rsidR="005433A3" w:rsidDel="009B2A0D" w:rsidRDefault="005433A3" w:rsidP="00C73EB6">
            <w:pPr>
              <w:spacing w:after="160"/>
              <w:jc w:val="both"/>
              <w:rPr>
                <w:del w:id="4887" w:author="Fernandes, Richard (he, him, his | il, le, lui)" w:date="2026-06-05T17:46:00Z" w16du:dateUtc="2026-06-05T21:46:00Z"/>
                <w:sz w:val="20"/>
                <w:szCs w:val="20"/>
              </w:rPr>
            </w:pPr>
            <w:del w:id="4888" w:author="Fernandes, Richard (he, him, his | il, le, lui)" w:date="2026-06-05T17:46:00Z" w16du:dateUtc="2026-06-05T21:46:00Z">
              <w:r w:rsidDel="009B2A0D">
                <w:rPr>
                  <w:color w:val="000000"/>
                  <w:sz w:val="20"/>
                  <w:szCs w:val="20"/>
                </w:rPr>
                <w:delText>Uncertainties in the product and its associated structure are well quantified over a significant (typically &gt; 30) set of locations and time periods representing global conditions by comparison with reference in situ or other suitable reference data. Validation procedures follow community-agreed-upon good practices. Spatial and temporal consistency of the product, and its consistency with similar products, has been evaluated over globally representative locations and time periods. Results are published in the peer-reviewed literature.</w:delText>
              </w:r>
            </w:del>
          </w:p>
        </w:tc>
      </w:tr>
      <w:tr w:rsidR="005433A3" w:rsidDel="009B2A0D" w14:paraId="08765FB9" w14:textId="6B0E4D6E" w:rsidTr="00C73EB6">
        <w:trPr>
          <w:del w:id="4889" w:author="Fernandes, Richard (he, him, his | il, le, lui)" w:date="2026-06-05T17:46:00Z" w16du:dateUtc="2026-06-05T21:46:00Z"/>
        </w:trPr>
        <w:tc>
          <w:tcPr>
            <w:tcW w:w="846" w:type="dxa"/>
          </w:tcPr>
          <w:p w14:paraId="64D929CC" w14:textId="583BE77A" w:rsidR="005433A3" w:rsidDel="009B2A0D" w:rsidRDefault="005433A3" w:rsidP="00C73EB6">
            <w:pPr>
              <w:jc w:val="both"/>
              <w:rPr>
                <w:del w:id="4890" w:author="Fernandes, Richard (he, him, his | il, le, lui)" w:date="2026-06-05T17:46:00Z" w16du:dateUtc="2026-06-05T21:46:00Z"/>
                <w:sz w:val="20"/>
                <w:szCs w:val="20"/>
              </w:rPr>
            </w:pPr>
            <w:del w:id="4891" w:author="Fernandes, Richard (he, him, his | il, le, lui)" w:date="2026-06-05T17:46:00Z" w16du:dateUtc="2026-06-05T21:46:00Z">
              <w:r w:rsidDel="009B2A0D">
                <w:rPr>
                  <w:sz w:val="20"/>
                  <w:szCs w:val="20"/>
                </w:rPr>
                <w:delText>4</w:delText>
              </w:r>
            </w:del>
          </w:p>
        </w:tc>
        <w:tc>
          <w:tcPr>
            <w:tcW w:w="8504" w:type="dxa"/>
          </w:tcPr>
          <w:p w14:paraId="7A256A92" w14:textId="6F9CBD12" w:rsidR="005433A3" w:rsidDel="009B2A0D" w:rsidRDefault="005433A3" w:rsidP="00C73EB6">
            <w:pPr>
              <w:jc w:val="both"/>
              <w:rPr>
                <w:del w:id="4892" w:author="Fernandes, Richard (he, him, his | il, le, lui)" w:date="2026-06-05T17:46:00Z" w16du:dateUtc="2026-06-05T21:46:00Z"/>
                <w:sz w:val="20"/>
                <w:szCs w:val="20"/>
              </w:rPr>
            </w:pPr>
            <w:del w:id="4893" w:author="Fernandes, Richard (he, him, his | il, le, lui)" w:date="2026-06-05T17:46:00Z" w16du:dateUtc="2026-06-05T21:46:00Z">
              <w:r w:rsidDel="009B2A0D">
                <w:rPr>
                  <w:sz w:val="20"/>
                  <w:szCs w:val="20"/>
                </w:rPr>
                <w:delText>Validation results for stage 3 are systematically updated when new product versions are released or as the interannual time series expands. When appropriate for the product, uncertainties in the product are quantified using fiducial reference measurements (FRM) over a global network of sites and time periods (if available).</w:delText>
              </w:r>
            </w:del>
          </w:p>
        </w:tc>
      </w:tr>
    </w:tbl>
    <w:p w14:paraId="5147FADC" w14:textId="1EBD5266" w:rsidR="005433A3" w:rsidDel="009B2A0D" w:rsidRDefault="005433A3" w:rsidP="001C177A">
      <w:pPr>
        <w:spacing w:line="360" w:lineRule="auto"/>
        <w:rPr>
          <w:del w:id="4894" w:author="Fernandes, Richard (he, him, his | il, le, lui)" w:date="2026-06-05T17:46:00Z" w16du:dateUtc="2026-06-05T21:46:00Z"/>
          <w:bCs/>
        </w:rPr>
      </w:pPr>
    </w:p>
    <w:p w14:paraId="450F0C8F" w14:textId="22D9AFC4" w:rsidR="005433A3" w:rsidDel="009B2A0D" w:rsidRDefault="005433A3" w:rsidP="005433A3">
      <w:pPr>
        <w:spacing w:line="360" w:lineRule="auto"/>
        <w:rPr>
          <w:del w:id="4895" w:author="Fernandes, Richard (he, him, his | il, le, lui)" w:date="2026-06-05T17:46:00Z" w16du:dateUtc="2026-06-05T21:46:00Z"/>
          <w:bCs/>
        </w:rPr>
      </w:pPr>
      <w:del w:id="4896" w:author="Fernandes, Richard (he, him, his | il, le, lui)" w:date="2026-06-05T17:46:00Z" w16du:dateUtc="2026-06-05T21:46:00Z">
        <w:r w:rsidRPr="001C177A" w:rsidDel="009B2A0D">
          <w:rPr>
            <w:bCs/>
          </w:rPr>
          <w:delText xml:space="preserve">GCOS specifies tolerance limits for LAI/FAPAR uncertainty, relative uncertainty and stability.  These quantities </w:delText>
        </w:r>
        <w:r w:rsidR="00621040" w:rsidDel="009B2A0D">
          <w:rPr>
            <w:bCs/>
          </w:rPr>
          <w:delText xml:space="preserve">require </w:delText>
        </w:r>
        <w:r w:rsidRPr="001C177A" w:rsidDel="009B2A0D">
          <w:rPr>
            <w:bCs/>
          </w:rPr>
          <w:delText>estim</w:delText>
        </w:r>
        <w:r w:rsidDel="009B2A0D">
          <w:rPr>
            <w:bCs/>
          </w:rPr>
          <w:delText>at</w:delText>
        </w:r>
        <w:r w:rsidR="00621040" w:rsidDel="009B2A0D">
          <w:rPr>
            <w:bCs/>
          </w:rPr>
          <w:delText>ion of</w:delText>
        </w:r>
        <w:r w:rsidDel="009B2A0D">
          <w:rPr>
            <w:bCs/>
          </w:rPr>
          <w:delText xml:space="preserve"> </w:delText>
        </w:r>
        <w:r w:rsidRPr="001C177A" w:rsidDel="009B2A0D">
          <w:rPr>
            <w:bCs/>
          </w:rPr>
          <w:delText>the systematic component of LAI/FAPAR error (bias)</w:delText>
        </w:r>
        <w:r w:rsidDel="009B2A0D">
          <w:rPr>
            <w:bCs/>
          </w:rPr>
          <w:delText xml:space="preserve">.  </w:delText>
        </w:r>
        <w:r w:rsidR="00621040" w:rsidDel="009B2A0D">
          <w:rPr>
            <w:bCs/>
          </w:rPr>
          <w:delText>Accuracy</w:delText>
        </w:r>
        <w:r w:rsidDel="009B2A0D">
          <w:rPr>
            <w:bCs/>
          </w:rPr>
          <w:delText xml:space="preserve"> is also estimated since it is included in other user requirement specifications.</w:delText>
        </w:r>
        <w:r w:rsidR="00BF54CA" w:rsidDel="009B2A0D">
          <w:rPr>
            <w:bCs/>
          </w:rPr>
          <w:delText xml:space="preserve"> </w:delText>
        </w:r>
        <w:r w:rsidR="00621040" w:rsidDel="009B2A0D">
          <w:rPr>
            <w:bCs/>
          </w:rPr>
          <w:delText xml:space="preserve">Additionally </w:delText>
        </w:r>
        <w:r w:rsidR="00BF54CA" w:rsidDel="009B2A0D">
          <w:rPr>
            <w:bCs/>
          </w:rPr>
          <w:delText xml:space="preserve"> </w:delText>
        </w:r>
        <w:r w:rsidR="00621040" w:rsidDel="009B2A0D">
          <w:rPr>
            <w:bCs/>
          </w:rPr>
          <w:delText>CEOS</w:delText>
        </w:r>
        <w:r w:rsidR="00BF54CA" w:rsidDel="009B2A0D">
          <w:rPr>
            <w:bCs/>
          </w:rPr>
          <w:delText xml:space="preserve"> Stage 4 validation requires </w:delText>
        </w:r>
        <w:r w:rsidR="00621040" w:rsidDel="009B2A0D">
          <w:rPr>
            <w:bCs/>
          </w:rPr>
          <w:delText xml:space="preserve">that uncertainty is quantified using </w:delText>
        </w:r>
        <w:r w:rsidR="00BF54CA" w:rsidDel="009B2A0D">
          <w:rPr>
            <w:bCs/>
          </w:rPr>
          <w:delText>fiducial reference measurements that, in addition to other characteristics, mu</w:delText>
        </w:r>
        <w:r w:rsidR="00621040" w:rsidDel="009B2A0D">
          <w:rPr>
            <w:bCs/>
          </w:rPr>
          <w:delText>s</w:delText>
        </w:r>
        <w:r w:rsidR="00BF54CA" w:rsidDel="009B2A0D">
          <w:rPr>
            <w:bCs/>
          </w:rPr>
          <w:delText>t be collected in-situ (Goryl et al., 2023).</w:delText>
        </w:r>
      </w:del>
    </w:p>
    <w:p w14:paraId="0FCDDFAB" w14:textId="1438AD53" w:rsidR="00555A08" w:rsidDel="009B2A0D" w:rsidRDefault="00555A08" w:rsidP="001C177A">
      <w:pPr>
        <w:spacing w:line="360" w:lineRule="auto"/>
        <w:rPr>
          <w:del w:id="4897" w:author="Fernandes, Richard (he, him, his | il, le, lui)" w:date="2026-06-05T17:46:00Z" w16du:dateUtc="2026-06-05T21:46:00Z"/>
          <w:bCs/>
        </w:rPr>
      </w:pPr>
    </w:p>
    <w:p w14:paraId="730D1632" w14:textId="43CB9585" w:rsidR="00555A08" w:rsidDel="009B2A0D" w:rsidRDefault="00555A08" w:rsidP="001C177A">
      <w:pPr>
        <w:spacing w:line="360" w:lineRule="auto"/>
        <w:rPr>
          <w:del w:id="4898" w:author="Fernandes, Richard (he, him, his | il, le, lui)" w:date="2026-06-05T17:46:00Z" w16du:dateUtc="2026-06-05T21:46:00Z"/>
          <w:bCs/>
        </w:rPr>
      </w:pPr>
      <w:del w:id="4899" w:author="Fernandes, Richard (he, him, his | il, le, lui)" w:date="2026-06-05T17:46:00Z" w16du:dateUtc="2026-06-05T21:46:00Z">
        <w:r w:rsidDel="009B2A0D">
          <w:rPr>
            <w:bCs/>
          </w:rPr>
          <w:delText xml:space="preserve">The Joint </w:delText>
        </w:r>
        <w:r w:rsidR="009E7BE5" w:rsidDel="009B2A0D">
          <w:rPr>
            <w:bCs/>
          </w:rPr>
          <w:delText>Committee</w:delText>
        </w:r>
        <w:r w:rsidDel="009B2A0D">
          <w:rPr>
            <w:bCs/>
          </w:rPr>
          <w:delText xml:space="preserve"> for Guides in Metrology (JGCM</w:delText>
        </w:r>
        <w:r w:rsidR="00BF54CA" w:rsidDel="009B2A0D">
          <w:rPr>
            <w:bCs/>
          </w:rPr>
          <w:delText xml:space="preserve">, </w:delText>
        </w:r>
        <w:commentRangeStart w:id="4900"/>
        <w:r w:rsidR="00BF54CA" w:rsidDel="009B2A0D">
          <w:rPr>
            <w:bCs/>
          </w:rPr>
          <w:delText xml:space="preserve">JGCM 2008, </w:delText>
        </w:r>
        <w:commentRangeEnd w:id="4900"/>
        <w:r w:rsidR="00BF54CA" w:rsidDel="009B2A0D">
          <w:rPr>
            <w:rStyle w:val="CommentReference"/>
            <w:bCs/>
            <w:sz w:val="40"/>
            <w:szCs w:val="40"/>
          </w:rPr>
          <w:commentReference w:id="4900"/>
        </w:r>
        <w:r w:rsidR="00BF54CA" w:rsidDel="009B2A0D">
          <w:rPr>
            <w:bCs/>
          </w:rPr>
          <w:delText>JGCM 2012, JGCM 2020</w:delText>
        </w:r>
        <w:r w:rsidR="005D68BE" w:rsidDel="009B2A0D">
          <w:rPr>
            <w:bCs/>
          </w:rPr>
          <w:delText>, JGCM 2021</w:delText>
        </w:r>
        <w:r w:rsidR="00BF54CA" w:rsidDel="009B2A0D">
          <w:rPr>
            <w:bCs/>
          </w:rPr>
          <w:delText xml:space="preserve"> </w:delText>
        </w:r>
        <w:r w:rsidDel="009B2A0D">
          <w:rPr>
            <w:bCs/>
          </w:rPr>
          <w:delText>) guidance document</w:delText>
        </w:r>
        <w:r w:rsidR="00BF54CA" w:rsidDel="009B2A0D">
          <w:rPr>
            <w:bCs/>
          </w:rPr>
          <w:delText>s</w:delText>
        </w:r>
        <w:r w:rsidDel="009B2A0D">
          <w:rPr>
            <w:bCs/>
          </w:rPr>
          <w:delText xml:space="preserve"> are used here for thematic quality assessment as these have been endorsed by CEOS and GCOS.</w:delText>
        </w:r>
      </w:del>
    </w:p>
    <w:p w14:paraId="32CA1BE7" w14:textId="7433E99A" w:rsidR="00FC7D5F" w:rsidRPr="001C177A" w:rsidDel="009B2A0D" w:rsidRDefault="00FC7D5F" w:rsidP="003150FC">
      <w:pPr>
        <w:spacing w:line="360" w:lineRule="auto"/>
        <w:rPr>
          <w:del w:id="4901" w:author="Fernandes, Richard (he, him, his | il, le, lui)" w:date="2026-06-05T17:46:00Z" w16du:dateUtc="2026-06-05T21:46:00Z"/>
          <w:bCs/>
        </w:rPr>
      </w:pPr>
    </w:p>
    <w:p w14:paraId="5452D3D5" w14:textId="3837A0A0" w:rsidR="00555A08" w:rsidDel="009B2A0D" w:rsidRDefault="00555A08" w:rsidP="001A4050">
      <w:pPr>
        <w:pStyle w:val="Heading6"/>
        <w:numPr>
          <w:ilvl w:val="5"/>
          <w:numId w:val="5"/>
        </w:numPr>
        <w:rPr>
          <w:del w:id="4902" w:author="Fernandes, Richard (he, him, his | il, le, lui)" w:date="2026-06-05T17:46:00Z" w16du:dateUtc="2026-06-05T21:46:00Z"/>
          <w:bCs/>
        </w:rPr>
      </w:pPr>
      <w:del w:id="4903" w:author="Fernandes, Richard (he, him, his | il, le, lui)" w:date="2026-06-05T17:46:00Z" w16du:dateUtc="2026-06-05T21:46:00Z">
        <w:r w:rsidDel="009B2A0D">
          <w:rPr>
            <w:bCs/>
          </w:rPr>
          <w:delText>Uncertainty</w:delText>
        </w:r>
      </w:del>
    </w:p>
    <w:p w14:paraId="3516F5AD" w14:textId="4919EA99" w:rsidR="003150FC" w:rsidRPr="003150FC" w:rsidDel="009B2A0D" w:rsidRDefault="003150FC" w:rsidP="003150FC">
      <w:pPr>
        <w:spacing w:line="360" w:lineRule="auto"/>
        <w:rPr>
          <w:del w:id="4904" w:author="Fernandes, Richard (he, him, his | il, le, lui)" w:date="2026-06-05T17:46:00Z" w16du:dateUtc="2026-06-05T21:46:00Z"/>
        </w:rPr>
      </w:pPr>
    </w:p>
    <w:p w14:paraId="4E338FC2" w14:textId="40096B90" w:rsidR="00050AD1" w:rsidRPr="003150FC" w:rsidDel="009B2A0D" w:rsidRDefault="00050AD1" w:rsidP="00050AD1">
      <w:pPr>
        <w:spacing w:line="360" w:lineRule="auto"/>
        <w:rPr>
          <w:del w:id="4905" w:author="Fernandes, Richard (he, him, his | il, le, lui)" w:date="2026-06-05T17:46:00Z" w16du:dateUtc="2026-06-05T21:46:00Z"/>
        </w:rPr>
      </w:pPr>
      <w:del w:id="4906" w:author="Fernandes, Richard (he, him, his | il, le, lui)" w:date="2026-06-05T17:46:00Z" w16du:dateUtc="2026-06-05T21:46:00Z">
        <w:r w:rsidRPr="000814DE" w:rsidDel="009B2A0D">
          <w:rPr>
            <w:b/>
          </w:rPr>
          <w:delText>Uncertainty</w:delText>
        </w:r>
        <w:r w:rsidRPr="000814DE" w:rsidDel="009B2A0D">
          <w:delText xml:space="preserve"> (</w:delText>
        </w:r>
      </w:del>
      <m:oMath>
        <m:r>
          <w:del w:id="4907" w:author="Fernandes, Richard (he, him, his | il, le, lui)" w:date="2026-06-05T17:46:00Z" w16du:dateUtc="2026-06-05T21:46:00Z">
            <m:rPr>
              <m:sty m:val="p"/>
            </m:rPr>
            <w:rPr>
              <w:rFonts w:ascii="Cambria Math" w:hAnsi="Cambria Math"/>
            </w:rPr>
            <m:t>U</m:t>
          </w:del>
        </m:r>
      </m:oMath>
      <w:del w:id="4908" w:author="Fernandes, Richard (he, him, his | il, le, lui)" w:date="2026-06-05T17:46:00Z" w16du:dateUtc="2026-06-05T21:46:00Z">
        <w:r w:rsidRPr="000814DE" w:rsidDel="009B2A0D">
          <w:delText>)  is a “parameter, associated with the result of a measurement, that characterizes the dispersion of the values that correspond to a measurand”.  (JGCM, 2021; GCOS, 2025).</w:delText>
        </w:r>
        <w:r w:rsidDel="009B2A0D">
          <w:delText xml:space="preserve"> </w:delText>
        </w:r>
        <w:commentRangeStart w:id="4909"/>
        <w:r w:rsidR="005D68BE" w:rsidRPr="000814DE" w:rsidDel="009B2A0D">
          <w:delText xml:space="preserve">Further, with </w:delText>
        </w:r>
        <w:r w:rsidR="00A86567" w:rsidRPr="000814DE" w:rsidDel="009B2A0D">
          <w:delText>respect</w:delText>
        </w:r>
        <w:r w:rsidRPr="000814DE" w:rsidDel="009B2A0D">
          <w:delText xml:space="preserve"> to the measurement, “</w:delText>
        </w:r>
        <w:r w:rsidRPr="000814DE" w:rsidDel="009B2A0D">
          <w:rPr>
            <w:rFonts w:asciiTheme="minorHAnsi" w:hAnsiTheme="minorHAnsi"/>
          </w:rPr>
          <w:delText>the expectation or expected value of the error</w:delText>
        </w:r>
        <w:r w:rsidDel="009B2A0D">
          <w:delText xml:space="preserve"> </w:delText>
        </w:r>
        <w:r w:rsidRPr="000814DE" w:rsidDel="009B2A0D">
          <w:rPr>
            <w:rFonts w:asciiTheme="minorHAnsi" w:hAnsiTheme="minorHAnsi"/>
          </w:rPr>
          <w:delText xml:space="preserve">arising from a systematic effect is zero. ” (JGCM, 2008)  </w:delText>
        </w:r>
        <w:commentRangeEnd w:id="4909"/>
        <w:r w:rsidR="005D68BE" w:rsidRPr="000814DE" w:rsidDel="009B2A0D">
          <w:rPr>
            <w:rStyle w:val="CommentReference"/>
            <w:rFonts w:asciiTheme="minorHAnsi" w:hAnsiTheme="minorHAnsi"/>
            <w:sz w:val="40"/>
            <w:szCs w:val="40"/>
          </w:rPr>
          <w:commentReference w:id="4909"/>
        </w:r>
        <w:r w:rsidRPr="000814DE" w:rsidDel="009B2A0D">
          <w:rPr>
            <w:rFonts w:asciiTheme="minorHAnsi" w:hAnsiTheme="minorHAnsi"/>
          </w:rPr>
          <w:delText xml:space="preserve">This implies that  the bias in the   must be corrected prior to using it to estimate </w:delText>
        </w:r>
      </w:del>
      <m:oMath>
        <m:r>
          <w:del w:id="4910" w:author="Fernandes, Richard (he, him, his | il, le, lui)" w:date="2026-06-05T17:46:00Z" w16du:dateUtc="2026-06-05T21:46:00Z">
            <m:rPr>
              <m:sty m:val="p"/>
            </m:rPr>
            <w:rPr>
              <w:rFonts w:ascii="Cambria Math" w:hAnsi="Cambria Math"/>
            </w:rPr>
            <m:t>u</m:t>
          </w:del>
        </m:r>
      </m:oMath>
      <w:del w:id="4911" w:author="Fernandes, Richard (he, him, his | il, le, lui)" w:date="2026-06-05T17:46:00Z" w16du:dateUtc="2026-06-05T21:46:00Z">
        <w:r w:rsidRPr="000814DE" w:rsidDel="009B2A0D">
          <w:rPr>
            <w:rFonts w:asciiTheme="minorHAnsi" w:hAnsiTheme="minorHAnsi"/>
          </w:rPr>
          <w:delText xml:space="preserve"> if it is significant in size relative to the required</w:delText>
        </w:r>
        <w:r w:rsidDel="009B2A0D">
          <w:delText xml:space="preserve"> </w:delText>
        </w:r>
        <w:r w:rsidRPr="000814DE" w:rsidDel="009B2A0D">
          <w:rPr>
            <w:rFonts w:asciiTheme="minorHAnsi" w:hAnsiTheme="minorHAnsi"/>
          </w:rPr>
          <w:delText>accuracy of the measurement.</w:delText>
        </w:r>
        <w:r w:rsidR="00621040" w:rsidDel="009B2A0D">
          <w:rPr>
            <w:rFonts w:asciiTheme="minorHAnsi" w:hAnsiTheme="minorHAnsi"/>
          </w:rPr>
          <w:delText xml:space="preserve">  </w:delText>
        </w:r>
        <w:r w:rsidR="00621040" w:rsidRPr="000814DE" w:rsidDel="009B2A0D">
          <w:delText xml:space="preserve">The </w:delText>
        </w:r>
        <w:r w:rsidR="00621040" w:rsidRPr="000814DE" w:rsidDel="009B2A0D">
          <w:rPr>
            <w:b/>
          </w:rPr>
          <w:delText>standard uncertainty</w:delText>
        </w:r>
        <w:r w:rsidR="00621040" w:rsidRPr="000814DE" w:rsidDel="009B2A0D">
          <w:delText xml:space="preserve"> (</w:delText>
        </w:r>
        <w:commentRangeStart w:id="4912"/>
        <w:r w:rsidR="00621040" w:rsidRPr="000814DE" w:rsidDel="009B2A0D">
          <w:delText xml:space="preserve"> </w:delText>
        </w:r>
      </w:del>
      <m:oMath>
        <m:r>
          <w:del w:id="4913" w:author="Fernandes, Richard (he, him, his | il, le, lui)" w:date="2026-06-05T17:46:00Z" w16du:dateUtc="2026-06-05T21:46:00Z">
            <m:rPr>
              <m:sty m:val="p"/>
            </m:rPr>
            <w:rPr>
              <w:rFonts w:ascii="Cambria Math" w:hAnsi="Cambria Math"/>
            </w:rPr>
            <m:t>u</m:t>
          </w:del>
        </m:r>
        <w:commentRangeEnd w:id="4912"/>
        <m:r>
          <w:del w:id="4914" w:author="Fernandes, Richard (he, him, his | il, le, lui)" w:date="2026-06-05T17:46:00Z" w16du:dateUtc="2026-06-05T21:46:00Z">
            <m:rPr>
              <m:sty m:val="p"/>
            </m:rPr>
            <w:rPr>
              <w:rStyle w:val="CommentReference"/>
              <w:rFonts w:ascii="Cambria Math" w:hAnsi="Cambria Math"/>
              <w:sz w:val="40"/>
              <w:szCs w:val="40"/>
            </w:rPr>
            <w:commentReference w:id="4912"/>
          </w:del>
        </m:r>
        <m:r>
          <w:del w:id="4915" w:author="Fernandes, Richard (he, him, his | il, le, lui)" w:date="2026-06-05T17:46:00Z" w16du:dateUtc="2026-06-05T21:46:00Z">
            <m:rPr>
              <m:sty m:val="p"/>
            </m:rPr>
            <w:rPr>
              <w:rFonts w:ascii="Cambria Math" w:hAnsi="Cambria Math"/>
            </w:rPr>
            <m:t>)</m:t>
          </w:del>
        </m:r>
      </m:oMath>
      <w:del w:id="4916" w:author="Fernandes, Richard (he, him, his | il, le, lui)" w:date="2026-06-05T17:46:00Z" w16du:dateUtc="2026-06-05T21:46:00Z">
        <w:r w:rsidR="00621040" w:rsidRPr="000814DE" w:rsidDel="009B2A0D">
          <w:delText xml:space="preserve"> is “the uncertainty of the result of a measurement expressed as a standard deviation” and the relative standard uncertainty (</w:delText>
        </w:r>
      </w:del>
      <m:oMath>
        <m:r>
          <w:del w:id="4917" w:author="Fernandes, Richard (he, him, his | il, le, lui)" w:date="2026-06-05T17:46:00Z" w16du:dateUtc="2026-06-05T21:46:00Z">
            <m:rPr>
              <m:sty m:val="p"/>
            </m:rPr>
            <w:rPr>
              <w:rFonts w:ascii="Cambria Math" w:hAnsi="Cambria Math"/>
            </w:rPr>
            <m:t xml:space="preserve">) </m:t>
          </w:del>
        </m:r>
      </m:oMath>
      <w:del w:id="4918" w:author="Fernandes, Richard (he, him, his | il, le, lui)" w:date="2026-06-05T17:46:00Z" w16du:dateUtc="2026-06-05T21:46:00Z">
        <w:r w:rsidR="00621040" w:rsidRPr="000814DE" w:rsidDel="009B2A0D">
          <w:delText xml:space="preserve">is defined as  </w:delText>
        </w:r>
      </w:del>
      <m:oMath>
        <m:r>
          <w:del w:id="4919" w:author="Fernandes, Richard (he, him, his | il, le, lui)" w:date="2026-06-05T17:46:00Z" w16du:dateUtc="2026-06-05T21:46:00Z">
            <m:rPr>
              <m:sty m:val="p"/>
            </m:rPr>
            <w:rPr>
              <w:rFonts w:ascii="Cambria Math" w:hAnsi="Cambria Math"/>
            </w:rPr>
            <m:t>=</m:t>
          </w:del>
        </m:r>
      </m:oMath>
      <w:del w:id="4920" w:author="Fernandes, Richard (he, him, his | il, le, lui)" w:date="2026-06-05T17:46:00Z" w16du:dateUtc="2026-06-05T21:46:00Z">
        <w:r w:rsidR="00621040" w:rsidRPr="000814DE" w:rsidDel="009B2A0D">
          <w:delText xml:space="preserve">.  </w:delText>
        </w:r>
      </w:del>
    </w:p>
    <w:p w14:paraId="115CBEF5" w14:textId="447054A5" w:rsidR="003150FC" w:rsidDel="009B2A0D" w:rsidRDefault="003150FC" w:rsidP="003150FC">
      <w:pPr>
        <w:spacing w:line="360" w:lineRule="auto"/>
        <w:rPr>
          <w:del w:id="4921" w:author="Fernandes, Richard (he, him, his | il, le, lui)" w:date="2026-06-05T17:46:00Z" w16du:dateUtc="2026-06-05T21:46:00Z"/>
          <w:rFonts w:asciiTheme="minorHAnsi" w:hAnsiTheme="minorHAnsi"/>
        </w:rPr>
      </w:pPr>
    </w:p>
    <w:p w14:paraId="5EB66839" w14:textId="246C15E9" w:rsidR="00CF5898" w:rsidRPr="000814DE" w:rsidDel="009B2A0D" w:rsidRDefault="00CF5898" w:rsidP="003150FC">
      <w:pPr>
        <w:spacing w:line="360" w:lineRule="auto"/>
        <w:rPr>
          <w:del w:id="4922" w:author="Fernandes, Richard (he, him, his | il, le, lui)" w:date="2026-06-05T17:46:00Z" w16du:dateUtc="2026-06-05T21:46:00Z"/>
          <w:rFonts w:asciiTheme="minorHAnsi" w:hAnsiTheme="minorHAnsi"/>
        </w:rPr>
      </w:pPr>
    </w:p>
    <w:p w14:paraId="0462FE83" w14:textId="26421D70" w:rsidR="00A579E4" w:rsidDel="009B2A0D" w:rsidRDefault="00092312" w:rsidP="001A4050">
      <w:pPr>
        <w:pStyle w:val="Heading6"/>
        <w:numPr>
          <w:ilvl w:val="5"/>
          <w:numId w:val="5"/>
        </w:numPr>
        <w:rPr>
          <w:del w:id="4923" w:author="Fernandes, Richard (he, him, his | il, le, lui)" w:date="2026-06-05T17:46:00Z" w16du:dateUtc="2026-06-05T21:46:00Z"/>
          <w:bCs/>
        </w:rPr>
      </w:pPr>
      <w:del w:id="4924" w:author="Fernandes, Richard (he, him, his | il, le, lui)" w:date="2026-06-05T17:46:00Z" w16du:dateUtc="2026-06-05T21:46:00Z">
        <w:r w:rsidDel="009B2A0D">
          <w:rPr>
            <w:bCs/>
          </w:rPr>
          <w:delText>Stability</w:delText>
        </w:r>
        <w:r w:rsidR="00A579E4" w:rsidDel="009B2A0D">
          <w:rPr>
            <w:bCs/>
          </w:rPr>
          <w:delText xml:space="preserve"> </w:delText>
        </w:r>
      </w:del>
    </w:p>
    <w:p w14:paraId="2CC5FA48" w14:textId="517028C1" w:rsidR="003150FC" w:rsidRPr="003150FC" w:rsidDel="009B2A0D" w:rsidRDefault="003150FC" w:rsidP="003150FC">
      <w:pPr>
        <w:rPr>
          <w:del w:id="4925" w:author="Fernandes, Richard (he, him, his | il, le, lui)" w:date="2026-06-05T17:46:00Z" w16du:dateUtc="2026-06-05T21:46:00Z"/>
        </w:rPr>
      </w:pPr>
    </w:p>
    <w:p w14:paraId="2E4FD08F" w14:textId="6D6B185E" w:rsidR="00716B10" w:rsidRPr="001B5435" w:rsidDel="009B2A0D" w:rsidRDefault="003150FC" w:rsidP="00716B10">
      <w:pPr>
        <w:spacing w:line="360" w:lineRule="auto"/>
        <w:rPr>
          <w:del w:id="4926" w:author="Fernandes, Richard (he, him, his | il, le, lui)" w:date="2026-06-05T17:46:00Z" w16du:dateUtc="2026-06-05T21:46:00Z"/>
          <w:bCs/>
        </w:rPr>
      </w:pPr>
      <w:del w:id="4927" w:author="Fernandes, Richard (he, him, his | il, le, lui)" w:date="2026-06-05T17:46:00Z" w16du:dateUtc="2026-06-05T21:46:00Z">
        <w:r w:rsidRPr="00555A08" w:rsidDel="009B2A0D">
          <w:rPr>
            <w:b/>
            <w:bCs/>
          </w:rPr>
          <w:delText>Stability</w:delText>
        </w:r>
        <w:r w:rsidDel="009B2A0D">
          <w:delText xml:space="preserve"> </w:delText>
        </w:r>
        <w:r w:rsidRPr="000814DE" w:rsidDel="009B2A0D">
          <w:delText>(</w:delText>
        </w:r>
      </w:del>
      <m:oMath>
        <m:r>
          <w:del w:id="4928" w:author="Fernandes, Richard (he, him, his | il, le, lui)" w:date="2026-06-05T17:46:00Z" w16du:dateUtc="2026-06-05T21:46:00Z">
            <w:rPr>
              <w:rFonts w:ascii="Cambria Math" w:hAnsi="Cambria Math"/>
            </w:rPr>
            <m:t>S</m:t>
          </w:del>
        </m:r>
      </m:oMath>
      <w:del w:id="4929" w:author="Fernandes, Richard (he, him, his | il, le, lui)" w:date="2026-06-05T17:46:00Z" w16du:dateUtc="2026-06-05T21:46:00Z">
        <w:r w:rsidRPr="000814DE" w:rsidDel="009B2A0D">
          <w:delText xml:space="preserve">)  </w:delText>
        </w:r>
        <w:r w:rsidDel="009B2A0D">
          <w:delText xml:space="preserve">is </w:delText>
        </w:r>
        <w:r w:rsidR="00A579E4" w:rsidDel="009B2A0D">
          <w:rPr>
            <w:bCs/>
          </w:rPr>
          <w:delText xml:space="preserve"> “</w:delText>
        </w:r>
        <w:r w:rsidR="00A579E4" w:rsidRPr="00EA6B8E" w:rsidDel="009B2A0D">
          <w:rPr>
            <w:bCs/>
            <w:lang w:val="en-US"/>
          </w:rPr>
          <w:delText>t</w:delText>
        </w:r>
        <w:r w:rsidR="00A579E4" w:rsidDel="009B2A0D">
          <w:delText xml:space="preserve">he change in bias </w:delText>
        </w:r>
        <w:r w:rsidR="00A579E4" w:rsidDel="009B2A0D">
          <w:rPr>
            <w:bCs/>
          </w:rPr>
          <w:delText>over time.  Stability is quoted per decade”</w:delText>
        </w:r>
        <w:r w:rsidR="00A579E4" w:rsidDel="009B2A0D">
          <w:delText xml:space="preserve"> (WMO, 2025).  </w:delText>
        </w:r>
        <w:r w:rsidR="00FE5C05" w:rsidDel="009B2A0D">
          <w:delText xml:space="preserve">GCOS associates </w:delText>
        </w:r>
      </w:del>
      <m:oMath>
        <m:r>
          <w:del w:id="4930" w:author="Fernandes, Richard (he, him, his | il, le, lui)" w:date="2026-06-05T17:46:00Z" w16du:dateUtc="2026-06-05T21:46:00Z">
            <w:rPr>
              <w:rFonts w:ascii="Cambria Math" w:hAnsi="Cambria Math"/>
            </w:rPr>
            <m:t>S</m:t>
          </w:del>
        </m:r>
      </m:oMath>
      <w:del w:id="4931" w:author="Fernandes, Richard (he, him, his | il, le, lui)" w:date="2026-06-05T17:46:00Z" w16du:dateUtc="2026-06-05T21:46:00Z">
        <w:r w:rsidR="00FE5C05" w:rsidDel="009B2A0D">
          <w:delText xml:space="preserve"> with a product MMU but does not specify the temporal interval for estimating bias.  </w:delText>
        </w:r>
      </w:del>
    </w:p>
    <w:p w14:paraId="211FE5DF" w14:textId="5AF7A4F5" w:rsidR="00716B10" w:rsidDel="009B2A0D" w:rsidRDefault="00716B10" w:rsidP="00A579E4">
      <w:pPr>
        <w:rPr>
          <w:del w:id="4932" w:author="Fernandes, Richard (he, him, his | il, le, lui)" w:date="2026-06-05T17:46:00Z" w16du:dateUtc="2026-06-05T21:46:00Z"/>
        </w:rPr>
      </w:pPr>
      <w:del w:id="4933" w:author="Fernandes, Richard (he, him, his | il, le, lui)" w:date="2026-06-05T17:46:00Z" w16du:dateUtc="2026-06-05T21:46:00Z">
        <w:r w:rsidDel="009B2A0D">
          <w:delText xml:space="preserve"> </w:delText>
        </w:r>
      </w:del>
    </w:p>
    <w:p w14:paraId="41DEC09D" w14:textId="7784BC6F" w:rsidR="00716B10" w:rsidDel="009B2A0D" w:rsidRDefault="00716B10" w:rsidP="001A4050">
      <w:pPr>
        <w:pStyle w:val="Heading7"/>
        <w:numPr>
          <w:ilvl w:val="6"/>
          <w:numId w:val="5"/>
        </w:numPr>
        <w:rPr>
          <w:del w:id="4934" w:author="Fernandes, Richard (he, him, his | il, le, lui)" w:date="2026-06-05T17:46:00Z" w16du:dateUtc="2026-06-05T21:46:00Z"/>
        </w:rPr>
      </w:pPr>
      <w:del w:id="4935" w:author="Fernandes, Richard (he, him, his | il, le, lui)" w:date="2026-06-05T17:46:00Z" w16du:dateUtc="2026-06-05T21:46:00Z">
        <w:r w:rsidDel="009B2A0D">
          <w:delText xml:space="preserve">Bias </w:delText>
        </w:r>
      </w:del>
    </w:p>
    <w:p w14:paraId="37960A35" w14:textId="3A3DEEE7" w:rsidR="00FE5C05" w:rsidRPr="000814DE" w:rsidDel="009B2A0D" w:rsidRDefault="00FE5C05" w:rsidP="000814DE">
      <w:pPr>
        <w:spacing w:line="360" w:lineRule="auto"/>
        <w:rPr>
          <w:del w:id="4936" w:author="Fernandes, Richard (he, him, his | il, le, lui)" w:date="2026-06-05T17:46:00Z" w16du:dateUtc="2026-06-05T21:46:00Z"/>
        </w:rPr>
      </w:pPr>
    </w:p>
    <w:p w14:paraId="0C28E52D" w14:textId="10828A47" w:rsidR="00050AD1" w:rsidRPr="000814DE" w:rsidDel="009B2A0D" w:rsidRDefault="00050AD1" w:rsidP="00050AD1">
      <w:pPr>
        <w:spacing w:line="360" w:lineRule="auto"/>
        <w:rPr>
          <w:del w:id="4937" w:author="Fernandes, Richard (he, him, his | il, le, lui)" w:date="2026-06-05T17:46:00Z" w16du:dateUtc="2026-06-05T21:46:00Z"/>
        </w:rPr>
      </w:pPr>
      <w:del w:id="4938" w:author="Fernandes, Richard (he, him, his | il, le, lui)" w:date="2026-06-05T17:46:00Z" w16du:dateUtc="2026-06-05T21:46:00Z">
        <w:r w:rsidRPr="00E75A94" w:rsidDel="009B2A0D">
          <w:rPr>
            <w:b/>
          </w:rPr>
          <w:delText>Bias</w:delText>
        </w:r>
        <w:r w:rsidRPr="000814DE" w:rsidDel="009B2A0D">
          <w:rPr>
            <w:bCs/>
          </w:rPr>
          <w:delText xml:space="preserve"> (</w:delText>
        </w:r>
      </w:del>
      <m:oMath>
        <m:r>
          <w:del w:id="4939" w:author="Fernandes, Richard (he, him, his | il, le, lui)" w:date="2026-06-05T17:46:00Z" w16du:dateUtc="2026-06-05T21:46:00Z">
            <w:rPr>
              <w:rFonts w:ascii="Cambria Math" w:hAnsi="Cambria Math"/>
            </w:rPr>
            <m:t>B</m:t>
          </w:del>
        </m:r>
      </m:oMath>
      <w:del w:id="4940" w:author="Fernandes, Richard (he, him, his | il, le, lui)" w:date="2026-06-05T17:46:00Z" w16du:dateUtc="2026-06-05T21:46:00Z">
        <w:r w:rsidRPr="000814DE" w:rsidDel="009B2A0D">
          <w:rPr>
            <w:bCs/>
          </w:rPr>
          <w:delText>)</w:delText>
        </w:r>
        <w:r w:rsidDel="009B2A0D">
          <w:rPr>
            <w:bCs/>
          </w:rPr>
          <w:delText xml:space="preserve"> </w:delText>
        </w:r>
        <w:r w:rsidRPr="000814DE" w:rsidDel="009B2A0D">
          <w:delText xml:space="preserve">is “the </w:delText>
        </w:r>
        <w:r w:rsidRPr="000814DE" w:rsidDel="009B2A0D">
          <w:rPr>
            <w:rFonts w:cs="Arial"/>
            <w:lang w:val="en-US"/>
          </w:rPr>
          <w:delText>mean error of measurement that would result from an infinite number of measurements of the same measurand carried out under</w:delText>
        </w:r>
        <w:r w:rsidRPr="000814DE" w:rsidDel="009B2A0D">
          <w:rPr>
            <w:b/>
            <w:lang w:val="en-US"/>
          </w:rPr>
          <w:delText xml:space="preserve"> </w:delText>
        </w:r>
        <w:r w:rsidRPr="00D703C5" w:rsidDel="009B2A0D">
          <w:rPr>
            <w:rFonts w:cs="Arial"/>
            <w:lang w:val="en-US"/>
          </w:rPr>
          <w:delText>repeatability conditions</w:delText>
        </w:r>
        <w:r w:rsidRPr="000814DE" w:rsidDel="009B2A0D">
          <w:rPr>
            <w:rFonts w:cs="Arial"/>
            <w:lang w:val="en-US"/>
          </w:rPr>
          <w:delText xml:space="preserve"> minus a true value of the measurand” </w:delText>
        </w:r>
        <w:r w:rsidRPr="000814DE" w:rsidDel="009B2A0D">
          <w:delText xml:space="preserve">(JGCM, 2008) . </w:delText>
        </w:r>
        <w:commentRangeStart w:id="4941"/>
        <w:commentRangeStart w:id="4942"/>
        <w:r w:rsidRPr="00070E74" w:rsidDel="009B2A0D">
          <w:rPr>
            <w:b/>
            <w:bCs/>
          </w:rPr>
          <w:delText>Repeatability conditions</w:delText>
        </w:r>
        <w:r w:rsidRPr="000814DE" w:rsidDel="009B2A0D">
          <w:delText xml:space="preserve"> are conditions of the measurement where the </w:delText>
        </w:r>
        <w:r w:rsidDel="009B2A0D">
          <w:delText xml:space="preserve">agreement between successive measurements of the same </w:delText>
        </w:r>
        <w:r w:rsidR="00A86567" w:rsidDel="009B2A0D">
          <w:delText>measurand</w:delText>
        </w:r>
        <w:r w:rsidDel="009B2A0D">
          <w:delText xml:space="preserve"> have low relative dispersion.</w:delText>
        </w:r>
        <w:commentRangeEnd w:id="4941"/>
        <w:r w:rsidR="005D68BE" w:rsidRPr="000814DE" w:rsidDel="009B2A0D">
          <w:rPr>
            <w:rStyle w:val="CommentReference"/>
            <w:sz w:val="40"/>
            <w:szCs w:val="40"/>
          </w:rPr>
          <w:commentReference w:id="4941"/>
        </w:r>
        <w:commentRangeEnd w:id="4942"/>
        <w:r w:rsidR="00E54939" w:rsidRPr="000814DE" w:rsidDel="009B2A0D">
          <w:rPr>
            <w:rStyle w:val="CommentReference"/>
            <w:sz w:val="40"/>
            <w:szCs w:val="40"/>
          </w:rPr>
          <w:commentReference w:id="4942"/>
        </w:r>
      </w:del>
    </w:p>
    <w:p w14:paraId="7F9B4C95" w14:textId="7AFF7DB0" w:rsidR="00936173" w:rsidRPr="000814DE" w:rsidDel="009B2A0D" w:rsidRDefault="00936173" w:rsidP="000814DE">
      <w:pPr>
        <w:spacing w:line="360" w:lineRule="auto"/>
        <w:rPr>
          <w:del w:id="4943" w:author="Fernandes, Richard (he, him, his | il, le, lui)" w:date="2026-06-05T17:46:00Z" w16du:dateUtc="2026-06-05T21:46:00Z"/>
        </w:rPr>
      </w:pPr>
    </w:p>
    <w:p w14:paraId="400CA705" w14:textId="750E2B4D" w:rsidR="000814DE" w:rsidDel="009B2A0D" w:rsidRDefault="00050AD1" w:rsidP="00B02EAB">
      <w:pPr>
        <w:spacing w:line="360" w:lineRule="auto"/>
        <w:rPr>
          <w:del w:id="4944" w:author="Fernandes, Richard (he, him, his | il, le, lui)" w:date="2026-06-05T17:46:00Z" w16du:dateUtc="2026-06-05T21:46:00Z"/>
          <w:lang w:val="en-US"/>
        </w:rPr>
      </w:pPr>
      <w:del w:id="4945" w:author="Fernandes, Richard (he, him, his | il, le, lui)" w:date="2026-06-05T17:46:00Z" w16du:dateUtc="2026-06-05T21:46:00Z">
        <w:r w:rsidRPr="000814DE" w:rsidDel="009B2A0D">
          <w:delText xml:space="preserve">The true value of the LAI/FAPAR </w:delText>
        </w:r>
        <w:r w:rsidR="00E54939" w:rsidDel="009B2A0D">
          <w:delText>(</w:delText>
        </w:r>
      </w:del>
      <m:oMath>
        <m:r>
          <w:del w:id="4946" w:author="Fernandes, Richard (he, him, his | il, le, lui)" w:date="2026-06-05T17:46:00Z" w16du:dateUtc="2026-06-05T21:46:00Z">
            <w:rPr>
              <w:rFonts w:ascii="Cambria Math" w:hAnsi="Cambria Math"/>
            </w:rPr>
            <m:t>y</m:t>
          </w:del>
        </m:r>
      </m:oMath>
      <w:del w:id="4947" w:author="Fernandes, Richard (he, him, his | il, le, lui)" w:date="2026-06-05T17:46:00Z" w16du:dateUtc="2026-06-05T21:46:00Z">
        <w:r w:rsidR="00E54939" w:rsidRPr="000814DE" w:rsidDel="009B2A0D">
          <w:delText xml:space="preserve"> </w:delText>
        </w:r>
        <w:r w:rsidR="00E54939" w:rsidDel="009B2A0D">
          <w:delText xml:space="preserve">) </w:delText>
        </w:r>
        <w:r w:rsidRPr="000814DE" w:rsidDel="009B2A0D">
          <w:delText xml:space="preserve">is only known for non-vegetated conditions. </w:delText>
        </w:r>
        <w:r w:rsidR="00E54939" w:rsidDel="009B2A0D">
          <w:delText xml:space="preserve"> Subsequently, the </w:delText>
        </w:r>
        <w:commentRangeStart w:id="4948"/>
        <w:r w:rsidR="00E54939" w:rsidRPr="00070E74" w:rsidDel="009B2A0D">
          <w:rPr>
            <w:b/>
            <w:bCs/>
          </w:rPr>
          <w:delText>error of indication</w:delText>
        </w:r>
        <w:r w:rsidR="00E54939" w:rsidDel="009B2A0D">
          <w:rPr>
            <w:b/>
            <w:bCs/>
          </w:rPr>
          <w:delText xml:space="preserve"> </w:delText>
        </w:r>
        <w:commentRangeEnd w:id="4948"/>
        <w:r w:rsidR="00E54939" w:rsidRPr="000814DE" w:rsidDel="009B2A0D">
          <w:rPr>
            <w:rStyle w:val="CommentReference"/>
            <w:sz w:val="40"/>
            <w:szCs w:val="40"/>
          </w:rPr>
          <w:commentReference w:id="4948"/>
        </w:r>
        <w:r w:rsidR="00E54939" w:rsidRPr="000814DE" w:rsidDel="009B2A0D">
          <w:delText>(</w:delText>
        </w:r>
      </w:del>
      <m:oMath>
        <m:r>
          <w:del w:id="4949" w:author="Fernandes, Richard (he, him, his | il, le, lui)" w:date="2026-06-05T17:46:00Z" w16du:dateUtc="2026-06-05T21:46:00Z">
            <w:rPr>
              <w:rFonts w:ascii="Cambria Math" w:hAnsi="Cambria Math"/>
            </w:rPr>
            <m:t>E</m:t>
          </w:del>
        </m:r>
      </m:oMath>
      <w:del w:id="4950" w:author="Fernandes, Richard (he, him, his | il, le, lui)" w:date="2026-06-05T17:46:00Z" w16du:dateUtc="2026-06-05T21:46:00Z">
        <w:r w:rsidR="00E54939" w:rsidRPr="000814DE" w:rsidDel="009B2A0D">
          <w:delText>)</w:delText>
        </w:r>
        <w:r w:rsidR="00E54939" w:rsidDel="009B2A0D">
          <w:delText xml:space="preserve">, defined as </w:delText>
        </w:r>
      </w:del>
      <m:oMath>
        <m:r>
          <w:del w:id="4951" w:author="Fernandes, Richard (he, him, his | il, le, lui)" w:date="2026-06-05T17:46:00Z" w16du:dateUtc="2026-06-05T21:46:00Z">
            <w:rPr>
              <w:rFonts w:ascii="Cambria Math" w:hAnsi="Cambria Math"/>
            </w:rPr>
            <m:t>-y</m:t>
          </w:del>
        </m:r>
      </m:oMath>
      <w:del w:id="4952" w:author="Fernandes, Richard (he, him, his | il, le, lui)" w:date="2026-06-05T17:46:00Z" w16du:dateUtc="2026-06-05T21:46:00Z">
        <w:r w:rsidR="00E54939" w:rsidDel="009B2A0D">
          <w:rPr>
            <w:rFonts w:cs="Arial"/>
            <w:lang w:val="en-US"/>
          </w:rPr>
          <w:delText xml:space="preserve"> , cannot be quantified in an unbiased manner barring exceptional circumstances, such as MMUs with zero vegetation. Here, </w:delText>
        </w:r>
      </w:del>
      <m:oMath>
        <m:r>
          <w:del w:id="4953" w:author="Fernandes, Richard (he, him, his | il, le, lui)" w:date="2026-06-05T17:46:00Z" w16du:dateUtc="2026-06-05T21:46:00Z">
            <w:rPr>
              <w:rFonts w:ascii="Cambria Math" w:hAnsi="Cambria Math"/>
            </w:rPr>
            <m:t>E</m:t>
          </w:del>
        </m:r>
      </m:oMath>
      <w:del w:id="4954" w:author="Fernandes, Richard (he, him, his | il, le, lui)" w:date="2026-06-05T17:46:00Z" w16du:dateUtc="2026-06-05T21:46:00Z">
        <w:r w:rsidR="00E54939" w:rsidDel="009B2A0D">
          <w:rPr>
            <w:rFonts w:cs="Arial"/>
          </w:rPr>
          <w:delText xml:space="preserve"> is estimated by the</w:delText>
        </w:r>
        <w:r w:rsidR="00E54939" w:rsidDel="009B2A0D">
          <w:rPr>
            <w:rFonts w:cs="Arial"/>
            <w:lang w:val="en-US"/>
          </w:rPr>
          <w:delText xml:space="preserve"> </w:delText>
        </w:r>
        <w:r w:rsidR="00E54939" w:rsidRPr="00050AD1" w:rsidDel="009B2A0D">
          <w:rPr>
            <w:rFonts w:cs="Arial"/>
            <w:lang w:val="en-US"/>
          </w:rPr>
          <w:delText>apparent error of indication</w:delText>
        </w:r>
        <w:r w:rsidR="00E54939" w:rsidDel="009B2A0D">
          <w:rPr>
            <w:rFonts w:cs="Arial"/>
            <w:lang w:val="en-US"/>
          </w:rPr>
          <w:delText xml:space="preserve"> </w:delText>
        </w:r>
        <w:r w:rsidR="00E54939" w:rsidRPr="000814DE" w:rsidDel="009B2A0D">
          <w:delText>(</w:delText>
        </w:r>
      </w:del>
      <m:oMath>
        <m:r>
          <w:del w:id="4955" w:author="Fernandes, Richard (he, him, his | il, le, lui)" w:date="2026-06-05T17:46:00Z" w16du:dateUtc="2026-06-05T21:46:00Z">
            <w:rPr>
              <w:rFonts w:ascii="Cambria Math" w:hAnsi="Cambria Math"/>
            </w:rPr>
            <m:t>e</m:t>
          </w:del>
        </m:r>
      </m:oMath>
      <w:del w:id="4956" w:author="Fernandes, Richard (he, him, his | il, le, lui)" w:date="2026-06-05T17:46:00Z" w16du:dateUtc="2026-06-05T21:46:00Z">
        <w:r w:rsidR="00E54939" w:rsidDel="009B2A0D">
          <w:delText xml:space="preserve">, hereafter </w:delText>
        </w:r>
        <w:r w:rsidR="00E54939" w:rsidRPr="00050AD1" w:rsidDel="009B2A0D">
          <w:rPr>
            <w:b/>
            <w:bCs/>
          </w:rPr>
          <w:delText>apparent error</w:delText>
        </w:r>
        <w:r w:rsidR="00E54939" w:rsidRPr="000814DE" w:rsidDel="009B2A0D">
          <w:delText>)</w:delText>
        </w:r>
        <w:r w:rsidR="00E54939" w:rsidDel="009B2A0D">
          <w:delText xml:space="preserve"> , </w:delText>
        </w:r>
        <w:commentRangeStart w:id="4957"/>
        <w:r w:rsidR="00E54939" w:rsidDel="009B2A0D">
          <w:delText xml:space="preserve">defined as </w:delText>
        </w:r>
      </w:del>
      <m:oMath>
        <m:r>
          <w:del w:id="4958" w:author="Fernandes, Richard (he, him, his | il, le, lui)" w:date="2026-06-05T17:46:00Z" w16du:dateUtc="2026-06-05T21:46:00Z">
            <w:rPr>
              <w:rFonts w:ascii="Cambria Math" w:hAnsi="Cambria Math"/>
            </w:rPr>
            <m:t>-</m:t>
          </w:del>
        </m:r>
      </m:oMath>
      <w:del w:id="4959" w:author="Fernandes, Richard (he, him, his | il, le, lui)" w:date="2026-06-05T17:46:00Z" w16du:dateUtc="2026-06-05T21:46:00Z">
        <w:r w:rsidR="00E54939" w:rsidDel="009B2A0D">
          <w:delText xml:space="preserve">, where   is </w:delText>
        </w:r>
        <w:commentRangeEnd w:id="4957"/>
        <w:r w:rsidR="00E54939" w:rsidDel="009B2A0D">
          <w:rPr>
            <w:rStyle w:val="CommentReference"/>
            <w:sz w:val="40"/>
            <w:szCs w:val="40"/>
          </w:rPr>
          <w:commentReference w:id="4957"/>
        </w:r>
        <w:r w:rsidR="00E54939" w:rsidDel="009B2A0D">
          <w:delText>an unbiased reference measurement whose uncertainty is much smaller than, and</w:delText>
        </w:r>
        <w:r w:rsidRPr="000814DE" w:rsidDel="009B2A0D">
          <w:delText xml:space="preserve"> </w:delText>
        </w:r>
      </w:del>
      <m:oMath>
        <m:r>
          <w:del w:id="4960" w:author="Fernandes, Richard (he, him, his | il, le, lui)" w:date="2026-06-05T17:46:00Z" w16du:dateUtc="2026-06-05T21:46:00Z">
            <w:rPr>
              <w:rFonts w:ascii="Cambria Math" w:hAnsi="Cambria Math"/>
            </w:rPr>
            <m:t>B</m:t>
          </w:del>
        </m:r>
      </m:oMath>
      <w:del w:id="4961" w:author="Fernandes, Richard (he, him, his | il, le, lui)" w:date="2026-06-05T17:46:00Z" w16du:dateUtc="2026-06-05T21:46:00Z">
        <w:r w:rsidRPr="000814DE" w:rsidDel="009B2A0D">
          <w:delText xml:space="preserve"> is estimated by the </w:delText>
        </w:r>
        <w:commentRangeStart w:id="4962"/>
        <w:r w:rsidRPr="000814DE" w:rsidDel="009B2A0D">
          <w:delText xml:space="preserve">apparent </w:delText>
        </w:r>
        <w:commentRangeEnd w:id="4962"/>
        <w:r w:rsidR="005D68BE" w:rsidRPr="000814DE" w:rsidDel="009B2A0D">
          <w:rPr>
            <w:rStyle w:val="CommentReference"/>
            <w:sz w:val="40"/>
            <w:szCs w:val="40"/>
          </w:rPr>
          <w:commentReference w:id="4962"/>
        </w:r>
        <w:r w:rsidRPr="000814DE" w:rsidDel="009B2A0D">
          <w:delText>bias (</w:delText>
        </w:r>
      </w:del>
      <m:oMath>
        <m:r>
          <w:del w:id="4963" w:author="Fernandes, Richard (he, him, his | il, le, lui)" w:date="2026-06-05T17:46:00Z" w16du:dateUtc="2026-06-05T21:46:00Z">
            <w:rPr>
              <w:rFonts w:ascii="Cambria Math" w:hAnsi="Cambria Math"/>
            </w:rPr>
            <m:t>b</m:t>
          </w:del>
        </m:r>
      </m:oMath>
      <w:del w:id="4964" w:author="Fernandes, Richard (he, him, his | il, le, lui)" w:date="2026-06-05T17:46:00Z" w16du:dateUtc="2026-06-05T21:46:00Z">
        <w:r w:rsidRPr="000814DE" w:rsidDel="009B2A0D">
          <w:delText xml:space="preserve">) </w:delText>
        </w:r>
        <w:r w:rsidR="00E54939" w:rsidDel="009B2A0D">
          <w:delText xml:space="preserve">defined </w:delText>
        </w:r>
        <w:r w:rsidRPr="000814DE" w:rsidDel="009B2A0D">
          <w:delText xml:space="preserve">as “the expected value of </w:delText>
        </w:r>
      </w:del>
      <m:oMath>
        <m:r>
          <w:del w:id="4965" w:author="Fernandes, Richard (he, him, his | il, le, lui)" w:date="2026-06-05T17:46:00Z" w16du:dateUtc="2026-06-05T21:46:00Z">
            <w:rPr>
              <w:rFonts w:ascii="Cambria Math" w:hAnsi="Cambria Math"/>
            </w:rPr>
            <m:t>e</m:t>
          </w:del>
        </m:r>
      </m:oMath>
      <w:del w:id="4966" w:author="Fernandes, Richard (he, him, his | il, le, lui)" w:date="2026-06-05T17:46:00Z" w16du:dateUtc="2026-06-05T21:46:00Z">
        <w:r w:rsidR="00E54939" w:rsidDel="009B2A0D">
          <w:delText xml:space="preserve"> for a</w:delText>
        </w:r>
        <w:r w:rsidDel="009B2A0D">
          <w:delText xml:space="preserve"> repeatability condition”. </w:delText>
        </w:r>
      </w:del>
    </w:p>
    <w:p w14:paraId="44B61AF8" w14:textId="3BA03085" w:rsidR="00050AD1" w:rsidRPr="00E54939" w:rsidDel="009B2A0D" w:rsidRDefault="00050AD1" w:rsidP="00CF5898">
      <w:pPr>
        <w:spacing w:line="360" w:lineRule="auto"/>
        <w:rPr>
          <w:del w:id="4967" w:author="Fernandes, Richard (he, him, his | il, le, lui)" w:date="2026-06-05T17:46:00Z" w16du:dateUtc="2026-06-05T21:46:00Z"/>
          <w:lang w:val="en-US"/>
        </w:rPr>
      </w:pPr>
    </w:p>
    <w:p w14:paraId="421D4E35" w14:textId="563B93DD" w:rsidR="00092312" w:rsidDel="009B2A0D" w:rsidRDefault="00B02EAB" w:rsidP="001A4050">
      <w:pPr>
        <w:pStyle w:val="Heading6"/>
        <w:numPr>
          <w:ilvl w:val="4"/>
          <w:numId w:val="5"/>
        </w:numPr>
        <w:rPr>
          <w:del w:id="4968" w:author="Fernandes, Richard (he, him, his | il, le, lui)" w:date="2026-06-05T17:46:00Z" w16du:dateUtc="2026-06-05T21:46:00Z"/>
          <w:bCs/>
        </w:rPr>
      </w:pPr>
      <w:del w:id="4969" w:author="Fernandes, Richard (he, him, his | il, le, lui)" w:date="2026-06-05T17:46:00Z" w16du:dateUtc="2026-06-05T21:46:00Z">
        <w:r w:rsidDel="009B2A0D">
          <w:rPr>
            <w:bCs/>
          </w:rPr>
          <w:delText xml:space="preserve">Maximum </w:delText>
        </w:r>
        <w:r w:rsidR="00A86567" w:rsidDel="009B2A0D">
          <w:rPr>
            <w:bCs/>
          </w:rPr>
          <w:delText>Permissible</w:delText>
        </w:r>
        <w:r w:rsidDel="009B2A0D">
          <w:rPr>
            <w:bCs/>
          </w:rPr>
          <w:delText xml:space="preserve"> Error </w:delText>
        </w:r>
        <w:r w:rsidR="007645DD" w:rsidDel="009B2A0D">
          <w:rPr>
            <w:bCs/>
          </w:rPr>
          <w:delText>(MPE)</w:delText>
        </w:r>
      </w:del>
    </w:p>
    <w:p w14:paraId="59504524" w14:textId="46A46FAF" w:rsidR="0060602B" w:rsidDel="009B2A0D" w:rsidRDefault="0060602B">
      <w:pPr>
        <w:spacing w:line="360" w:lineRule="auto"/>
        <w:rPr>
          <w:del w:id="4970" w:author="Fernandes, Richard (he, him, his | il, le, lui)" w:date="2026-06-05T17:46:00Z" w16du:dateUtc="2026-06-05T21:46:00Z"/>
        </w:rPr>
      </w:pPr>
    </w:p>
    <w:p w14:paraId="2AF728FA" w14:textId="51875290" w:rsidR="00420DA8" w:rsidRPr="00CF5898" w:rsidDel="009B2A0D" w:rsidRDefault="0060602B" w:rsidP="00CF5898">
      <w:pPr>
        <w:spacing w:line="360" w:lineRule="auto"/>
        <w:ind w:left="1080"/>
        <w:rPr>
          <w:del w:id="4971" w:author="Fernandes, Richard (he, him, his | il, le, lui)" w:date="2026-06-05T17:46:00Z" w16du:dateUtc="2026-06-05T21:46:00Z"/>
          <w:rFonts w:asciiTheme="minorHAnsi" w:hAnsiTheme="minorHAnsi"/>
          <w:lang w:val="en-US"/>
        </w:rPr>
      </w:pPr>
      <w:del w:id="4972" w:author="Fernandes, Richard (he, him, his | il, le, lui)" w:date="2026-06-05T17:46:00Z" w16du:dateUtc="2026-06-05T21:46:00Z">
        <w:r w:rsidRPr="00CF5898" w:rsidDel="009B2A0D">
          <w:rPr>
            <w:rFonts w:asciiTheme="minorHAnsi" w:hAnsiTheme="minorHAnsi"/>
          </w:rPr>
          <w:delText>GCOS does not place requirements on t</w:delText>
        </w:r>
        <w:r w:rsidR="00B0251E" w:rsidRPr="00CF5898" w:rsidDel="009B2A0D">
          <w:rPr>
            <w:rFonts w:asciiTheme="minorHAnsi" w:hAnsiTheme="minorHAnsi"/>
          </w:rPr>
          <w:delText>he</w:delText>
        </w:r>
        <w:r w:rsidR="003611F6" w:rsidRPr="00CF5898" w:rsidDel="009B2A0D">
          <w:rPr>
            <w:rFonts w:asciiTheme="minorHAnsi" w:hAnsiTheme="minorHAnsi"/>
            <w:b/>
            <w:bCs/>
          </w:rPr>
          <w:delText xml:space="preserve"> </w:delText>
        </w:r>
        <w:r w:rsidR="00B02EAB" w:rsidRPr="00CF5898" w:rsidDel="009B2A0D">
          <w:rPr>
            <w:bCs/>
          </w:rPr>
          <w:delText xml:space="preserve">Maximum </w:delText>
        </w:r>
        <w:r w:rsidR="00E75A94" w:rsidRPr="00CF5898" w:rsidDel="009B2A0D">
          <w:rPr>
            <w:bCs/>
          </w:rPr>
          <w:delText>Permissible</w:delText>
        </w:r>
        <w:r w:rsidR="00B02EAB" w:rsidRPr="00CF5898" w:rsidDel="009B2A0D">
          <w:rPr>
            <w:bCs/>
          </w:rPr>
          <w:delText xml:space="preserve"> Error</w:delText>
        </w:r>
        <w:r w:rsidR="003611F6" w:rsidRPr="00CF5898" w:rsidDel="009B2A0D">
          <w:rPr>
            <w:rFonts w:asciiTheme="minorHAnsi" w:hAnsiTheme="minorHAnsi"/>
          </w:rPr>
          <w:delText xml:space="preserve"> </w:delText>
        </w:r>
        <w:r w:rsidR="00792E18" w:rsidRPr="00CF5898" w:rsidDel="009B2A0D">
          <w:rPr>
            <w:rFonts w:asciiTheme="minorHAnsi" w:hAnsiTheme="minorHAnsi"/>
          </w:rPr>
          <w:delText xml:space="preserve"> </w:delText>
        </w:r>
        <w:r w:rsidR="000814DE" w:rsidRPr="00CF5898" w:rsidDel="009B2A0D">
          <w:rPr>
            <w:rFonts w:asciiTheme="minorHAnsi" w:hAnsiTheme="minorHAnsi"/>
          </w:rPr>
          <w:delText>(</w:delText>
        </w:r>
      </w:del>
      <m:oMath>
        <m:r>
          <w:del w:id="4973" w:author="Fernandes, Richard (he, him, his | il, le, lui)" w:date="2026-06-05T17:46:00Z" w16du:dateUtc="2026-06-05T21:46:00Z">
            <w:rPr>
              <w:rFonts w:ascii="Cambria Math" w:hAnsi="Cambria Math"/>
            </w:rPr>
            <m:t>MPE</m:t>
          </w:del>
        </m:r>
      </m:oMath>
      <w:del w:id="4974" w:author="Fernandes, Richard (he, him, his | il, le, lui)" w:date="2026-06-05T17:46:00Z" w16du:dateUtc="2026-06-05T21:46:00Z">
        <w:r w:rsidR="000814DE" w:rsidRPr="00CF5898" w:rsidDel="009B2A0D">
          <w:rPr>
            <w:rFonts w:asciiTheme="minorHAnsi" w:hAnsiTheme="minorHAnsi"/>
          </w:rPr>
          <w:delText xml:space="preserve">) </w:delText>
        </w:r>
        <w:r w:rsidR="003611F6" w:rsidRPr="00CF5898" w:rsidDel="009B2A0D">
          <w:rPr>
            <w:rFonts w:asciiTheme="minorHAnsi" w:hAnsiTheme="minorHAnsi"/>
          </w:rPr>
          <w:delText>of a measurement, defined as</w:delText>
        </w:r>
        <w:r w:rsidR="00B02EAB" w:rsidRPr="00CF5898" w:rsidDel="009B2A0D">
          <w:rPr>
            <w:rFonts w:asciiTheme="minorHAnsi" w:hAnsiTheme="minorHAnsi"/>
          </w:rPr>
          <w:delText xml:space="preserve"> the maximum</w:delText>
        </w:r>
        <w:r w:rsidR="00B02EAB" w:rsidRPr="00CF5898" w:rsidDel="009B2A0D">
          <w:rPr>
            <w:lang w:val="en-US"/>
          </w:rPr>
          <w:delText xml:space="preserve"> </w:delText>
        </w:r>
      </w:del>
      <m:oMath>
        <m:r>
          <w:del w:id="4975" w:author="Fernandes, Richard (he, him, his | il, le, lui)" w:date="2026-06-05T17:46:00Z" w16du:dateUtc="2026-06-05T21:46:00Z">
            <w:rPr>
              <w:rFonts w:ascii="Cambria Math" w:hAnsi="Cambria Math"/>
            </w:rPr>
            <m:t>E</m:t>
          </w:del>
        </m:r>
      </m:oMath>
      <w:del w:id="4976" w:author="Fernandes, Richard (he, him, his | il, le, lui)" w:date="2026-06-05T17:46:00Z" w16du:dateUtc="2026-06-05T21:46:00Z">
        <w:r w:rsidR="00B02EAB" w:rsidRPr="00CF5898" w:rsidDel="009B2A0D">
          <w:rPr>
            <w:rFonts w:asciiTheme="minorHAnsi" w:hAnsiTheme="minorHAnsi"/>
          </w:rPr>
          <w:delText xml:space="preserve"> that meets requirements.  </w:delText>
        </w:r>
        <w:r w:rsidR="00936173" w:rsidRPr="00CF5898" w:rsidDel="009B2A0D">
          <w:rPr>
            <w:rFonts w:asciiTheme="minorHAnsi" w:hAnsiTheme="minorHAnsi"/>
          </w:rPr>
          <w:delText xml:space="preserve">However, users may require an estimate of </w:delText>
        </w:r>
        <w:r w:rsidR="00B02EAB" w:rsidRPr="00CF5898" w:rsidDel="009B2A0D">
          <w:rPr>
            <w:rFonts w:asciiTheme="minorHAnsi" w:hAnsiTheme="minorHAnsi"/>
          </w:rPr>
          <w:delText xml:space="preserve">the dispersion of </w:delText>
        </w:r>
      </w:del>
      <m:oMath>
        <m:r>
          <w:del w:id="4977" w:author="Fernandes, Richard (he, him, his | il, le, lui)" w:date="2026-06-05T17:46:00Z" w16du:dateUtc="2026-06-05T21:46:00Z">
            <w:rPr>
              <w:rFonts w:ascii="Cambria Math" w:hAnsi="Cambria Math"/>
            </w:rPr>
            <m:t>E</m:t>
          </w:del>
        </m:r>
      </m:oMath>
      <w:del w:id="4978" w:author="Fernandes, Richard (he, him, his | il, le, lui)" w:date="2026-06-05T17:46:00Z" w16du:dateUtc="2026-06-05T21:46:00Z">
        <w:r w:rsidR="00B02EAB" w:rsidRPr="00CF5898" w:rsidDel="009B2A0D">
          <w:rPr>
            <w:rFonts w:asciiTheme="minorHAnsi" w:hAnsiTheme="minorHAnsi"/>
          </w:rPr>
          <w:delText xml:space="preserve"> </w:delText>
        </w:r>
        <w:r w:rsidR="007645DD" w:rsidRPr="00CF5898" w:rsidDel="009B2A0D">
          <w:rPr>
            <w:rFonts w:asciiTheme="minorHAnsi" w:hAnsiTheme="minorHAnsi"/>
          </w:rPr>
          <w:delText xml:space="preserve">(labelled here, </w:delText>
        </w:r>
      </w:del>
      <m:oMath>
        <m:r>
          <w:del w:id="4979" w:author="Fernandes, Richard (he, him, his | il, le, lui)" w:date="2026-06-05T17:46:00Z" w16du:dateUtc="2026-06-05T21:46:00Z">
            <w:rPr>
              <w:rFonts w:ascii="Cambria Math" w:hAnsi="Cambria Math"/>
            </w:rPr>
            <m:t>A</m:t>
          </w:del>
        </m:r>
      </m:oMath>
      <w:del w:id="4980" w:author="Fernandes, Richard (he, him, his | il, le, lui)" w:date="2026-06-05T17:46:00Z" w16du:dateUtc="2026-06-05T21:46:00Z">
        <w:r w:rsidR="007645DD" w:rsidRPr="00CF5898" w:rsidDel="009B2A0D">
          <w:rPr>
            <w:rFonts w:asciiTheme="minorHAnsi" w:hAnsiTheme="minorHAnsi"/>
          </w:rPr>
          <w:delText xml:space="preserve">) </w:delText>
        </w:r>
        <w:r w:rsidR="00936173" w:rsidRPr="00CF5898" w:rsidDel="009B2A0D">
          <w:rPr>
            <w:rFonts w:asciiTheme="minorHAnsi" w:hAnsiTheme="minorHAnsi"/>
          </w:rPr>
          <w:delText xml:space="preserve">for downstream applications such as land surface models.   </w:delText>
        </w:r>
        <w:r w:rsidR="00BB68F3" w:rsidRPr="00CF5898" w:rsidDel="009B2A0D">
          <w:rPr>
            <w:rFonts w:asciiTheme="minorHAnsi" w:hAnsiTheme="minorHAnsi"/>
          </w:rPr>
          <w:delText xml:space="preserve">Here </w:delText>
        </w:r>
      </w:del>
      <m:oMath>
        <m:r>
          <w:del w:id="4981" w:author="Fernandes, Richard (he, him, his | il, le, lui)" w:date="2026-06-05T17:46:00Z" w16du:dateUtc="2026-06-05T21:46:00Z">
            <w:rPr>
              <w:rFonts w:ascii="Cambria Math" w:hAnsi="Cambria Math"/>
            </w:rPr>
            <m:t>A</m:t>
          </w:del>
        </m:r>
      </m:oMath>
      <w:del w:id="4982" w:author="Fernandes, Richard (he, him, his | il, le, lui)" w:date="2026-06-05T17:46:00Z" w16du:dateUtc="2026-06-05T21:46:00Z">
        <w:r w:rsidR="000814DE" w:rsidRPr="00CF5898" w:rsidDel="009B2A0D">
          <w:rPr>
            <w:rFonts w:asciiTheme="minorHAnsi" w:hAnsiTheme="minorHAnsi"/>
          </w:rPr>
          <w:delText xml:space="preserve"> is</w:delText>
        </w:r>
        <w:r w:rsidR="00BB68F3" w:rsidRPr="00CF5898" w:rsidDel="009B2A0D">
          <w:rPr>
            <w:rFonts w:asciiTheme="minorHAnsi" w:hAnsiTheme="minorHAnsi"/>
          </w:rPr>
          <w:delText xml:space="preserve"> </w:delText>
        </w:r>
        <w:r w:rsidR="000814DE" w:rsidRPr="00CF5898" w:rsidDel="009B2A0D">
          <w:rPr>
            <w:rFonts w:asciiTheme="minorHAnsi" w:hAnsiTheme="minorHAnsi"/>
          </w:rPr>
          <w:delText>estimate</w:delText>
        </w:r>
        <w:r w:rsidR="00E54939" w:rsidRPr="00CF5898" w:rsidDel="009B2A0D">
          <w:rPr>
            <w:rFonts w:asciiTheme="minorHAnsi" w:hAnsiTheme="minorHAnsi"/>
          </w:rPr>
          <w:delText xml:space="preserve">d </w:delText>
        </w:r>
        <w:r w:rsidR="000814DE" w:rsidRPr="00CF5898" w:rsidDel="009B2A0D">
          <w:rPr>
            <w:rFonts w:asciiTheme="minorHAnsi" w:hAnsiTheme="minorHAnsi"/>
          </w:rPr>
          <w:delText xml:space="preserve">by the </w:delText>
        </w:r>
        <w:commentRangeStart w:id="4983"/>
        <w:r w:rsidR="000814DE" w:rsidRPr="00CF5898" w:rsidDel="009B2A0D">
          <w:rPr>
            <w:rFonts w:asciiTheme="minorHAnsi" w:hAnsiTheme="minorHAnsi"/>
          </w:rPr>
          <w:delText xml:space="preserve">apparent </w:delText>
        </w:r>
        <w:r w:rsidR="00BB68F3" w:rsidRPr="00CF5898" w:rsidDel="009B2A0D">
          <w:rPr>
            <w:rFonts w:asciiTheme="minorHAnsi" w:hAnsiTheme="minorHAnsi"/>
          </w:rPr>
          <w:delText>accuracy (</w:delText>
        </w:r>
      </w:del>
      <m:oMath>
        <m:r>
          <w:del w:id="4984" w:author="Fernandes, Richard (he, him, his | il, le, lui)" w:date="2026-06-05T17:46:00Z" w16du:dateUtc="2026-06-05T21:46:00Z">
            <w:rPr>
              <w:rFonts w:ascii="Cambria Math" w:hAnsi="Cambria Math"/>
            </w:rPr>
            <m:t>a</m:t>
          </w:del>
        </m:r>
      </m:oMath>
      <w:del w:id="4985" w:author="Fernandes, Richard (he, him, his | il, le, lui)" w:date="2026-06-05T17:46:00Z" w16du:dateUtc="2026-06-05T21:46:00Z">
        <w:r w:rsidR="000814DE" w:rsidRPr="00CF5898" w:rsidDel="009B2A0D">
          <w:rPr>
            <w:rFonts w:asciiTheme="minorHAnsi" w:hAnsiTheme="minorHAnsi"/>
          </w:rPr>
          <w:delText>)</w:delText>
        </w:r>
        <w:r w:rsidR="003150FC" w:rsidRPr="00CF5898" w:rsidDel="009B2A0D">
          <w:rPr>
            <w:rFonts w:asciiTheme="minorHAnsi" w:hAnsiTheme="minorHAnsi"/>
          </w:rPr>
          <w:delText xml:space="preserve"> </w:delText>
        </w:r>
        <w:r w:rsidR="00E75A94" w:rsidRPr="00CF5898" w:rsidDel="009B2A0D">
          <w:rPr>
            <w:rFonts w:asciiTheme="minorHAnsi" w:hAnsiTheme="minorHAnsi"/>
          </w:rPr>
          <w:delText xml:space="preserve">defined as </w:delText>
        </w:r>
        <w:r w:rsidR="00E75A94" w:rsidRPr="000814DE" w:rsidDel="009B2A0D">
          <w:delText xml:space="preserve">“parameter, associated with the result of a measurement, that characterizes the dispersion of </w:delText>
        </w:r>
      </w:del>
      <m:oMath>
        <m:r>
          <w:del w:id="4986" w:author="Fernandes, Richard (he, him, his | il, le, lui)" w:date="2026-06-05T17:46:00Z" w16du:dateUtc="2026-06-05T21:46:00Z">
            <w:rPr>
              <w:rFonts w:ascii="Cambria Math" w:hAnsi="Cambria Math"/>
            </w:rPr>
            <m:t>e</m:t>
          </w:del>
        </m:r>
      </m:oMath>
      <w:del w:id="4987" w:author="Fernandes, Richard (he, him, his | il, le, lui)" w:date="2026-06-05T17:46:00Z" w16du:dateUtc="2026-06-05T21:46:00Z">
        <w:r w:rsidR="00E54939" w:rsidDel="009B2A0D">
          <w:delText xml:space="preserve"> for a repeatability condition </w:delText>
        </w:r>
        <w:r w:rsidR="00E75A94" w:rsidDel="009B2A0D">
          <w:delText>without prior correction for measurement bias.”</w:delText>
        </w:r>
        <w:commentRangeEnd w:id="4983"/>
        <w:r w:rsidR="00E75A94" w:rsidRPr="00CF5898" w:rsidDel="009B2A0D">
          <w:rPr>
            <w:rStyle w:val="CommentReference"/>
            <w:rFonts w:asciiTheme="minorHAnsi" w:hAnsiTheme="minorHAnsi"/>
            <w:sz w:val="40"/>
            <w:szCs w:val="40"/>
            <w:lang w:val="en-US"/>
          </w:rPr>
          <w:commentReference w:id="4983"/>
        </w:r>
      </w:del>
    </w:p>
    <w:p w14:paraId="6BD4E4E7" w14:textId="2E3E847C" w:rsidR="003150FC" w:rsidDel="009B2A0D" w:rsidRDefault="003150FC">
      <w:pPr>
        <w:rPr>
          <w:del w:id="4988" w:author="Fernandes, Richard (he, him, his | il, le, lui)" w:date="2026-06-05T17:46:00Z" w16du:dateUtc="2026-06-05T21:46:00Z"/>
          <w:b/>
        </w:rPr>
      </w:pPr>
      <w:del w:id="4989" w:author="Fernandes, Richard (he, him, his | il, le, lui)" w:date="2026-06-05T17:46:00Z" w16du:dateUtc="2026-06-05T21:46:00Z">
        <w:r w:rsidDel="009B2A0D">
          <w:rPr>
            <w:b/>
          </w:rPr>
          <w:br w:type="page"/>
        </w:r>
      </w:del>
    </w:p>
    <w:p w14:paraId="04E300F3" w14:textId="2F6D53AD" w:rsidR="0056464D" w:rsidDel="009B2A0D" w:rsidRDefault="0056464D">
      <w:pPr>
        <w:spacing w:line="360" w:lineRule="auto"/>
        <w:rPr>
          <w:del w:id="4990" w:author="Fernandes, Richard (he, him, his | il, le, lui)" w:date="2026-06-05T17:46:00Z" w16du:dateUtc="2026-06-05T21:46:00Z"/>
          <w:b/>
        </w:rPr>
      </w:pPr>
    </w:p>
    <w:p w14:paraId="56914224" w14:textId="193FD04D" w:rsidR="00935729" w:rsidDel="009B2A0D" w:rsidRDefault="008D2927" w:rsidP="001A4050">
      <w:pPr>
        <w:pStyle w:val="Heading2"/>
        <w:numPr>
          <w:ilvl w:val="1"/>
          <w:numId w:val="5"/>
        </w:numPr>
        <w:rPr>
          <w:del w:id="4991" w:author="Fernandes, Richard (he, him, his | il, le, lui)" w:date="2026-06-05T17:46:00Z" w16du:dateUtc="2026-06-05T21:46:00Z"/>
        </w:rPr>
      </w:pPr>
      <w:del w:id="4992" w:author="Fernandes, Richard (he, him, his | il, le, lui)" w:date="2026-06-05T17:46:00Z" w16du:dateUtc="2026-06-05T21:46:00Z">
        <w:r w:rsidDel="009B2A0D">
          <w:delText>Validation</w:delText>
        </w:r>
      </w:del>
    </w:p>
    <w:p w14:paraId="0FC1CB07" w14:textId="4026E8DF" w:rsidR="007645DD" w:rsidRPr="007645DD" w:rsidDel="009B2A0D" w:rsidRDefault="007645DD" w:rsidP="007645DD">
      <w:pPr>
        <w:rPr>
          <w:del w:id="4993" w:author="Fernandes, Richard (he, him, his | il, le, lui)" w:date="2026-06-05T17:46:00Z" w16du:dateUtc="2026-06-05T21:46:00Z"/>
        </w:rPr>
      </w:pPr>
    </w:p>
    <w:p w14:paraId="741579EA" w14:textId="0A722727" w:rsidR="00A850B9" w:rsidDel="009B2A0D" w:rsidRDefault="00A850B9" w:rsidP="001A4050">
      <w:pPr>
        <w:pStyle w:val="Heading3"/>
        <w:numPr>
          <w:ilvl w:val="2"/>
          <w:numId w:val="11"/>
        </w:numPr>
        <w:rPr>
          <w:del w:id="4994" w:author="Fernandes, Richard (he, him, his | il, le, lui)" w:date="2026-06-05T17:46:00Z" w16du:dateUtc="2026-06-05T21:46:00Z"/>
        </w:rPr>
      </w:pPr>
      <w:del w:id="4995" w:author="Fernandes, Richard (he, him, his | il, le, lui)" w:date="2026-06-05T17:46:00Z" w16du:dateUtc="2026-06-05T21:46:00Z">
        <w:r w:rsidDel="009B2A0D">
          <w:delText>Definition of Validation</w:delText>
        </w:r>
      </w:del>
    </w:p>
    <w:p w14:paraId="2C01B65E" w14:textId="5854C10F" w:rsidR="00A850B9" w:rsidRPr="00A850B9" w:rsidDel="009B2A0D" w:rsidRDefault="00A850B9" w:rsidP="00A850B9">
      <w:pPr>
        <w:rPr>
          <w:del w:id="4996" w:author="Fernandes, Richard (he, him, his | il, le, lui)" w:date="2026-06-05T17:46:00Z" w16du:dateUtc="2026-06-05T21:46:00Z"/>
        </w:rPr>
      </w:pPr>
    </w:p>
    <w:p w14:paraId="0057EAC6" w14:textId="6AE50F4C" w:rsidR="00E75A94" w:rsidRPr="000D77DD" w:rsidDel="009B2A0D" w:rsidRDefault="00935729" w:rsidP="000D77DD">
      <w:pPr>
        <w:spacing w:line="360" w:lineRule="auto"/>
        <w:rPr>
          <w:del w:id="4997" w:author="Fernandes, Richard (he, him, his | il, le, lui)" w:date="2026-06-05T17:46:00Z" w16du:dateUtc="2026-06-05T21:46:00Z"/>
          <w:bCs/>
          <w:lang w:val="en-US"/>
        </w:rPr>
      </w:pPr>
      <w:commentRangeStart w:id="4998"/>
      <w:del w:id="4999" w:author="Fernandes, Richard (he, him, his | il, le, lui)" w:date="2026-06-05T17:46:00Z" w16du:dateUtc="2026-06-05T21:46:00Z">
        <w:r w:rsidRPr="000D77DD" w:rsidDel="009B2A0D">
          <w:rPr>
            <w:rFonts w:asciiTheme="minorHAnsi" w:hAnsiTheme="minorHAnsi"/>
            <w:b/>
          </w:rPr>
          <w:delText>Validation</w:delText>
        </w:r>
        <w:r w:rsidRPr="000D77DD" w:rsidDel="009B2A0D">
          <w:rPr>
            <w:rFonts w:asciiTheme="minorHAnsi" w:hAnsiTheme="minorHAnsi"/>
            <w:bCs/>
          </w:rPr>
          <w:delText xml:space="preserve"> is</w:delText>
        </w:r>
        <w:r w:rsidR="00E54939" w:rsidRPr="000D77DD" w:rsidDel="009B2A0D">
          <w:rPr>
            <w:rFonts w:asciiTheme="minorHAnsi" w:hAnsiTheme="minorHAnsi"/>
            <w:bCs/>
          </w:rPr>
          <w:delText xml:space="preserve"> the</w:delText>
        </w:r>
        <w:r w:rsidRPr="000D77DD" w:rsidDel="009B2A0D">
          <w:rPr>
            <w:rFonts w:asciiTheme="minorHAnsi" w:hAnsiTheme="minorHAnsi"/>
            <w:bCs/>
          </w:rPr>
          <w:delText xml:space="preserve"> “</w:delText>
        </w:r>
        <w:r w:rsidRPr="000D77DD" w:rsidDel="009B2A0D">
          <w:rPr>
            <w:rFonts w:asciiTheme="minorHAnsi" w:hAnsiTheme="minorHAnsi"/>
            <w:bCs/>
            <w:lang w:val="en-US"/>
          </w:rPr>
          <w:delText xml:space="preserve">provision of objective evidence that a given item fulfills specified requirements … where the specified requirements are adequate for an intended use”  </w:delText>
        </w:r>
        <w:r w:rsidRPr="000D77DD" w:rsidDel="009B2A0D">
          <w:rPr>
            <w:rFonts w:asciiTheme="minorHAnsi" w:hAnsiTheme="minorHAnsi"/>
            <w:bCs/>
          </w:rPr>
          <w:delText xml:space="preserve">(JGCM, 2021).  </w:delText>
        </w:r>
        <w:commentRangeEnd w:id="4998"/>
        <w:r w:rsidR="00E75A94" w:rsidRPr="000D77DD" w:rsidDel="009B2A0D">
          <w:rPr>
            <w:rStyle w:val="CommentReference"/>
            <w:rFonts w:asciiTheme="minorHAnsi" w:hAnsiTheme="minorHAnsi"/>
            <w:bCs/>
            <w:sz w:val="40"/>
            <w:szCs w:val="40"/>
            <w:lang w:val="en-US"/>
          </w:rPr>
          <w:commentReference w:id="4998"/>
        </w:r>
        <w:r w:rsidR="00050AD1" w:rsidRPr="000D77DD" w:rsidDel="009B2A0D">
          <w:rPr>
            <w:rFonts w:asciiTheme="minorHAnsi" w:hAnsiTheme="minorHAnsi"/>
            <w:bCs/>
            <w:lang w:val="en-US"/>
          </w:rPr>
          <w:delText>Here the specified requirements correspond to GCOS  LAI/FAPAR requirements for</w:delText>
        </w:r>
        <w:r w:rsidR="00E54939" w:rsidRPr="000D77DD" w:rsidDel="009B2A0D">
          <w:rPr>
            <w:rFonts w:asciiTheme="minorHAnsi" w:hAnsiTheme="minorHAnsi"/>
            <w:bCs/>
            <w:lang w:val="en-US"/>
          </w:rPr>
          <w:delText xml:space="preserve"> synoptic products</w:delText>
        </w:r>
        <w:r w:rsidR="00050AD1" w:rsidRPr="000D77DD" w:rsidDel="009B2A0D">
          <w:rPr>
            <w:rFonts w:asciiTheme="minorHAnsi" w:hAnsiTheme="minorHAnsi"/>
            <w:bCs/>
            <w:lang w:val="en-US"/>
          </w:rPr>
          <w:delText xml:space="preserve"> CEOS and the intended use is for modelling and adaptation applications by GCOS users as well as monitoring applications by other UN user groups</w:delText>
        </w:r>
        <w:r w:rsidR="00050AD1" w:rsidRPr="000D77DD" w:rsidDel="009B2A0D">
          <w:rPr>
            <w:bCs/>
            <w:lang w:val="en-US"/>
          </w:rPr>
          <w:delText xml:space="preserve">.  </w:delText>
        </w:r>
      </w:del>
    </w:p>
    <w:p w14:paraId="07407B05" w14:textId="7088C1C1" w:rsidR="00E54939" w:rsidDel="009B2A0D" w:rsidRDefault="00E54939" w:rsidP="00A86567">
      <w:pPr>
        <w:spacing w:line="360" w:lineRule="auto"/>
        <w:rPr>
          <w:del w:id="5000" w:author="Fernandes, Richard (he, him, his | il, le, lui)" w:date="2026-06-05T17:46:00Z" w16du:dateUtc="2026-06-05T21:46:00Z"/>
          <w:bCs/>
          <w:lang w:val="en-US"/>
        </w:rPr>
      </w:pPr>
    </w:p>
    <w:p w14:paraId="0E4B132A" w14:textId="01C84ABB" w:rsidR="00A850B9" w:rsidDel="009B2A0D" w:rsidRDefault="00A850B9" w:rsidP="001A4050">
      <w:pPr>
        <w:pStyle w:val="Heading3"/>
        <w:numPr>
          <w:ilvl w:val="2"/>
          <w:numId w:val="11"/>
        </w:numPr>
        <w:rPr>
          <w:del w:id="5001" w:author="Fernandes, Richard (he, him, his | il, le, lui)" w:date="2026-06-05T17:46:00Z" w16du:dateUtc="2026-06-05T21:46:00Z"/>
          <w:bCs/>
          <w:lang w:val="en-US"/>
        </w:rPr>
      </w:pPr>
      <w:del w:id="5002" w:author="Fernandes, Richard (he, him, his | il, le, lui)" w:date="2026-06-05T17:46:00Z" w16du:dateUtc="2026-06-05T21:46:00Z">
        <w:r w:rsidDel="009B2A0D">
          <w:rPr>
            <w:bCs/>
            <w:lang w:val="en-US"/>
          </w:rPr>
          <w:delText>Types of Validation</w:delText>
        </w:r>
      </w:del>
    </w:p>
    <w:p w14:paraId="10CA9920" w14:textId="7BE79855" w:rsidR="00A850B9" w:rsidRPr="00A850B9" w:rsidDel="009B2A0D" w:rsidRDefault="00A850B9" w:rsidP="00176F7B">
      <w:pPr>
        <w:spacing w:line="360" w:lineRule="auto"/>
        <w:rPr>
          <w:del w:id="5003" w:author="Fernandes, Richard (he, him, his | il, le, lui)" w:date="2026-06-05T17:46:00Z" w16du:dateUtc="2026-06-05T21:46:00Z"/>
          <w:bCs/>
          <w:lang w:val="en-US"/>
        </w:rPr>
      </w:pPr>
    </w:p>
    <w:p w14:paraId="1DF05A8A" w14:textId="096AF9D1" w:rsidR="00EA3D0E" w:rsidRPr="000D77DD" w:rsidDel="009B2A0D" w:rsidRDefault="00E54939" w:rsidP="000D77DD">
      <w:pPr>
        <w:spacing w:line="360" w:lineRule="auto"/>
        <w:rPr>
          <w:del w:id="5004" w:author="Fernandes, Richard (he, him, his | il, le, lui)" w:date="2026-06-05T17:46:00Z" w16du:dateUtc="2026-06-05T21:46:00Z"/>
          <w:rFonts w:asciiTheme="minorHAnsi" w:hAnsiTheme="minorHAnsi"/>
          <w:bCs/>
        </w:rPr>
      </w:pPr>
      <w:del w:id="5005" w:author="Fernandes, Richard (he, him, his | il, le, lui)" w:date="2026-06-05T17:46:00Z" w16du:dateUtc="2026-06-05T21:46:00Z">
        <w:r w:rsidRPr="000D77DD" w:rsidDel="009B2A0D">
          <w:rPr>
            <w:rFonts w:asciiTheme="minorHAnsi" w:hAnsiTheme="minorHAnsi"/>
            <w:bCs/>
            <w:lang w:val="en-US"/>
          </w:rPr>
          <w:delText xml:space="preserve">Thematic quality can be </w:delText>
        </w:r>
        <w:r w:rsidR="00A850B9" w:rsidRPr="000D77DD" w:rsidDel="009B2A0D">
          <w:rPr>
            <w:rFonts w:asciiTheme="minorHAnsi" w:hAnsiTheme="minorHAnsi"/>
            <w:bCs/>
            <w:lang w:val="en-US"/>
          </w:rPr>
          <w:delText>quantified</w:delText>
        </w:r>
        <w:r w:rsidR="00CF6B0A" w:rsidRPr="000D77DD" w:rsidDel="009B2A0D">
          <w:rPr>
            <w:rFonts w:asciiTheme="minorHAnsi" w:hAnsiTheme="minorHAnsi"/>
            <w:bCs/>
            <w:lang w:val="en-US"/>
          </w:rPr>
          <w:delText xml:space="preserve"> </w:delText>
        </w:r>
        <w:r w:rsidR="00A850B9" w:rsidRPr="000D77DD" w:rsidDel="009B2A0D">
          <w:rPr>
            <w:rFonts w:asciiTheme="minorHAnsi" w:hAnsiTheme="minorHAnsi"/>
            <w:bCs/>
            <w:lang w:val="en-US"/>
          </w:rPr>
          <w:delText xml:space="preserve"> by </w:delText>
        </w:r>
        <w:r w:rsidR="00CF6B0A" w:rsidRPr="000D77DD" w:rsidDel="009B2A0D">
          <w:rPr>
            <w:rFonts w:asciiTheme="minorHAnsi" w:hAnsiTheme="minorHAnsi"/>
            <w:b/>
            <w:bCs/>
          </w:rPr>
          <w:delText xml:space="preserve">Type A </w:delText>
        </w:r>
        <w:r w:rsidR="00E220F1" w:rsidRPr="000D77DD" w:rsidDel="009B2A0D">
          <w:rPr>
            <w:rFonts w:asciiTheme="minorHAnsi" w:hAnsiTheme="minorHAnsi"/>
            <w:b/>
            <w:bCs/>
          </w:rPr>
          <w:delText>validation</w:delText>
        </w:r>
        <w:r w:rsidR="00CF6B0A" w:rsidRPr="000D77DD" w:rsidDel="009B2A0D">
          <w:rPr>
            <w:rFonts w:asciiTheme="minorHAnsi" w:hAnsiTheme="minorHAnsi"/>
            <w:bCs/>
            <w:lang w:val="en-US"/>
          </w:rPr>
          <w:delText xml:space="preserve">, </w:delText>
        </w:r>
        <w:r w:rsidR="00CF6B0A" w:rsidRPr="000D77DD" w:rsidDel="009B2A0D">
          <w:rPr>
            <w:rFonts w:asciiTheme="minorHAnsi" w:hAnsiTheme="minorHAnsi"/>
            <w:bCs/>
          </w:rPr>
          <w:delText>that perform</w:delText>
        </w:r>
        <w:r w:rsidR="00E220F1" w:rsidRPr="000D77DD" w:rsidDel="009B2A0D">
          <w:rPr>
            <w:rFonts w:asciiTheme="minorHAnsi" w:hAnsiTheme="minorHAnsi"/>
            <w:bCs/>
          </w:rPr>
          <w:delText xml:space="preserve"> “</w:delText>
        </w:r>
        <w:r w:rsidR="00CF6B0A" w:rsidRPr="000D77DD" w:rsidDel="009B2A0D">
          <w:rPr>
            <w:rFonts w:asciiTheme="minorHAnsi" w:hAnsiTheme="minorHAnsi"/>
            <w:bCs/>
          </w:rPr>
          <w:delText>statistical analys</w:delText>
        </w:r>
        <w:r w:rsidR="00E220F1" w:rsidRPr="000D77DD" w:rsidDel="009B2A0D">
          <w:rPr>
            <w:rFonts w:asciiTheme="minorHAnsi" w:hAnsiTheme="minorHAnsi"/>
            <w:bCs/>
          </w:rPr>
          <w:delText>e</w:delText>
        </w:r>
        <w:r w:rsidR="00CF6B0A" w:rsidRPr="000D77DD" w:rsidDel="009B2A0D">
          <w:rPr>
            <w:rFonts w:asciiTheme="minorHAnsi" w:hAnsiTheme="minorHAnsi"/>
            <w:bCs/>
          </w:rPr>
          <w:delText>s of series of observations</w:delText>
        </w:r>
        <w:r w:rsidR="00E220F1" w:rsidRPr="000D77DD" w:rsidDel="009B2A0D">
          <w:rPr>
            <w:rFonts w:asciiTheme="minorHAnsi" w:hAnsiTheme="minorHAnsi"/>
            <w:bCs/>
          </w:rPr>
          <w:delText>”</w:delText>
        </w:r>
        <w:r w:rsidR="00CF6B0A" w:rsidRPr="000D77DD" w:rsidDel="009B2A0D">
          <w:rPr>
            <w:rFonts w:asciiTheme="minorHAnsi" w:hAnsiTheme="minorHAnsi"/>
            <w:bCs/>
          </w:rPr>
          <w:delText xml:space="preserve"> </w:delText>
        </w:r>
        <w:commentRangeStart w:id="5006"/>
        <w:r w:rsidR="00CF6B0A" w:rsidRPr="000D77DD" w:rsidDel="009B2A0D">
          <w:rPr>
            <w:rFonts w:asciiTheme="minorHAnsi" w:hAnsiTheme="minorHAnsi"/>
            <w:bCs/>
          </w:rPr>
          <w:delText>or</w:delText>
        </w:r>
        <w:r w:rsidR="00CF6B0A" w:rsidRPr="000D77DD" w:rsidDel="009B2A0D">
          <w:rPr>
            <w:rFonts w:asciiTheme="minorHAnsi" w:hAnsiTheme="minorHAnsi"/>
            <w:bCs/>
            <w:lang w:val="en-US"/>
          </w:rPr>
          <w:delText xml:space="preserve"> </w:delText>
        </w:r>
        <w:commentRangeEnd w:id="5006"/>
        <w:r w:rsidR="00176F7B" w:rsidRPr="000D77DD" w:rsidDel="009B2A0D">
          <w:rPr>
            <w:rStyle w:val="CommentReference"/>
            <w:rFonts w:asciiTheme="minorHAnsi" w:hAnsiTheme="minorHAnsi"/>
            <w:bCs/>
            <w:sz w:val="40"/>
            <w:szCs w:val="40"/>
            <w:lang w:val="en-US"/>
          </w:rPr>
          <w:commentReference w:id="5006"/>
        </w:r>
        <w:r w:rsidR="00050AD1" w:rsidRPr="000D77DD" w:rsidDel="009B2A0D">
          <w:rPr>
            <w:rFonts w:asciiTheme="minorHAnsi" w:hAnsiTheme="minorHAnsi"/>
            <w:bCs/>
            <w:lang w:val="en-US"/>
          </w:rPr>
          <w:delText>(</w:delText>
        </w:r>
        <w:commentRangeStart w:id="5007"/>
        <w:r w:rsidR="00050AD1" w:rsidRPr="000D77DD" w:rsidDel="009B2A0D">
          <w:rPr>
            <w:rFonts w:asciiTheme="minorHAnsi" w:hAnsiTheme="minorHAnsi"/>
            <w:bCs/>
            <w:lang w:val="en-US"/>
          </w:rPr>
          <w:delText xml:space="preserve">not “exclusive or” ) </w:delText>
        </w:r>
        <w:commentRangeEnd w:id="5007"/>
        <w:r w:rsidR="00E75A94" w:rsidRPr="000D77DD" w:rsidDel="009B2A0D">
          <w:rPr>
            <w:rStyle w:val="CommentReference"/>
            <w:rFonts w:asciiTheme="minorHAnsi" w:hAnsiTheme="minorHAnsi"/>
            <w:bCs/>
            <w:sz w:val="40"/>
            <w:szCs w:val="40"/>
          </w:rPr>
          <w:commentReference w:id="5007"/>
        </w:r>
        <w:r w:rsidR="00E220F1" w:rsidRPr="000D77DD" w:rsidDel="009B2A0D">
          <w:rPr>
            <w:rFonts w:asciiTheme="minorHAnsi" w:hAnsiTheme="minorHAnsi"/>
            <w:bCs/>
          </w:rPr>
          <w:delText xml:space="preserve">by </w:delText>
        </w:r>
        <w:r w:rsidR="00CF6B0A" w:rsidRPr="000D77DD" w:rsidDel="009B2A0D">
          <w:rPr>
            <w:rFonts w:asciiTheme="minorHAnsi" w:hAnsiTheme="minorHAnsi"/>
            <w:b/>
          </w:rPr>
          <w:delText>Type B</w:delText>
        </w:r>
        <w:r w:rsidR="00E220F1" w:rsidRPr="000D77DD" w:rsidDel="009B2A0D">
          <w:rPr>
            <w:rFonts w:asciiTheme="minorHAnsi" w:hAnsiTheme="minorHAnsi"/>
            <w:b/>
          </w:rPr>
          <w:delText xml:space="preserve"> validation</w:delText>
        </w:r>
        <w:commentRangeStart w:id="5008"/>
        <w:r w:rsidR="00E220F1" w:rsidRPr="000D77DD" w:rsidDel="009B2A0D">
          <w:rPr>
            <w:rFonts w:asciiTheme="minorHAnsi" w:hAnsiTheme="minorHAnsi"/>
            <w:bCs/>
          </w:rPr>
          <w:delText xml:space="preserve">, “that use </w:delText>
        </w:r>
        <w:r w:rsidR="00CF6B0A" w:rsidRPr="000D77DD" w:rsidDel="009B2A0D">
          <w:rPr>
            <w:rFonts w:asciiTheme="minorHAnsi" w:hAnsiTheme="minorHAnsi"/>
            <w:bCs/>
          </w:rPr>
          <w:delText xml:space="preserve">other </w:delText>
        </w:r>
        <w:r w:rsidR="00E220F1" w:rsidRPr="000D77DD" w:rsidDel="009B2A0D">
          <w:rPr>
            <w:rFonts w:asciiTheme="minorHAnsi" w:hAnsiTheme="minorHAnsi"/>
            <w:bCs/>
          </w:rPr>
          <w:delText xml:space="preserve">means” </w:delText>
        </w:r>
        <w:commentRangeEnd w:id="5008"/>
        <w:r w:rsidR="00E220F1" w:rsidRPr="000D77DD" w:rsidDel="009B2A0D">
          <w:rPr>
            <w:rStyle w:val="CommentReference"/>
            <w:rFonts w:asciiTheme="minorHAnsi" w:hAnsiTheme="minorHAnsi"/>
            <w:bCs/>
            <w:sz w:val="40"/>
            <w:szCs w:val="40"/>
          </w:rPr>
          <w:commentReference w:id="5008"/>
        </w:r>
        <w:r w:rsidR="00E220F1" w:rsidRPr="000D77DD" w:rsidDel="009B2A0D">
          <w:rPr>
            <w:rFonts w:asciiTheme="minorHAnsi" w:hAnsiTheme="minorHAnsi"/>
            <w:bCs/>
          </w:rPr>
          <w:delText>(JGCM, 2006). “</w:delText>
        </w:r>
        <w:commentRangeStart w:id="5009"/>
        <w:r w:rsidR="00176F7B" w:rsidRPr="000D77DD" w:rsidDel="009B2A0D">
          <w:rPr>
            <w:rFonts w:asciiTheme="minorHAnsi" w:hAnsiTheme="minorHAnsi"/>
            <w:bCs/>
          </w:rPr>
          <w:delText xml:space="preserve">Type A evaluations of </w:delText>
        </w:r>
      </w:del>
      <m:oMath>
        <m:r>
          <w:del w:id="5010" w:author="Fernandes, Richard (he, him, his | il, le, lui)" w:date="2026-06-05T17:46:00Z" w16du:dateUtc="2026-06-05T21:46:00Z">
            <w:rPr>
              <w:rFonts w:ascii="Cambria Math" w:hAnsi="Cambria Math"/>
            </w:rPr>
            <m:t>u</m:t>
          </w:del>
        </m:r>
      </m:oMath>
      <w:del w:id="5011" w:author="Fernandes, Richard (he, him, his | il, le, lui)" w:date="2026-06-05T17:46:00Z" w16du:dateUtc="2026-06-05T21:46:00Z">
        <w:r w:rsidR="00176F7B" w:rsidRPr="000D77DD" w:rsidDel="009B2A0D">
          <w:rPr>
            <w:rFonts w:asciiTheme="minorHAnsi" w:hAnsiTheme="minorHAnsi"/>
            <w:bCs/>
          </w:rPr>
          <w:delText xml:space="preserve"> components </w:delText>
        </w:r>
        <w:r w:rsidR="00E75A94" w:rsidRPr="000D77DD" w:rsidDel="009B2A0D">
          <w:rPr>
            <w:rFonts w:asciiTheme="minorHAnsi" w:hAnsiTheme="minorHAnsi"/>
            <w:bCs/>
          </w:rPr>
          <w:delText xml:space="preserve">are </w:delText>
        </w:r>
        <w:r w:rsidR="007645DD" w:rsidRPr="000D77DD" w:rsidDel="009B2A0D">
          <w:rPr>
            <w:rFonts w:asciiTheme="minorHAnsi" w:hAnsiTheme="minorHAnsi"/>
            <w:bCs/>
          </w:rPr>
          <w:delText xml:space="preserve">obtained from a probability density function </w:delText>
        </w:r>
        <w:r w:rsidR="00050AD1" w:rsidRPr="000D77DD" w:rsidDel="009B2A0D">
          <w:rPr>
            <w:rFonts w:asciiTheme="minorHAnsi" w:hAnsiTheme="minorHAnsi"/>
            <w:bCs/>
          </w:rPr>
          <w:delText>(</w:delText>
        </w:r>
        <w:r w:rsidR="0091193E" w:rsidRPr="000D77DD" w:rsidDel="009B2A0D">
          <w:rPr>
            <w:rFonts w:asciiTheme="minorHAnsi" w:hAnsiTheme="minorHAnsi"/>
            <w:bCs/>
          </w:rPr>
          <w:delText xml:space="preserve">pdf) </w:delText>
        </w:r>
        <w:r w:rsidR="00050AD1" w:rsidRPr="000D77DD" w:rsidDel="009B2A0D">
          <w:rPr>
            <w:rFonts w:asciiTheme="minorHAnsi" w:hAnsiTheme="minorHAnsi"/>
            <w:bCs/>
          </w:rPr>
          <w:delText xml:space="preserve"> d</w:delText>
        </w:r>
        <w:r w:rsidR="007645DD" w:rsidRPr="000D77DD" w:rsidDel="009B2A0D">
          <w:rPr>
            <w:rFonts w:asciiTheme="minorHAnsi" w:hAnsiTheme="minorHAnsi"/>
            <w:bCs/>
          </w:rPr>
          <w:delText>erived</w:delText>
        </w:r>
        <w:r w:rsidR="00050AD1" w:rsidRPr="000D77DD" w:rsidDel="009B2A0D">
          <w:rPr>
            <w:rFonts w:asciiTheme="minorHAnsi" w:hAnsiTheme="minorHAnsi"/>
            <w:bCs/>
          </w:rPr>
          <w:delText xml:space="preserve"> only </w:delText>
        </w:r>
        <w:r w:rsidR="007645DD" w:rsidRPr="000D77DD" w:rsidDel="009B2A0D">
          <w:rPr>
            <w:rFonts w:asciiTheme="minorHAnsi" w:hAnsiTheme="minorHAnsi"/>
            <w:bCs/>
          </w:rPr>
          <w:delText xml:space="preserve"> from an</w:delText>
        </w:r>
        <w:r w:rsidR="007645DD" w:rsidRPr="000D77DD" w:rsidDel="009B2A0D">
          <w:rPr>
            <w:rFonts w:asciiTheme="minorHAnsi" w:hAnsiTheme="minorHAnsi"/>
            <w:b/>
          </w:rPr>
          <w:delText xml:space="preserve"> observed frequency distribution </w:delText>
        </w:r>
        <w:r w:rsidR="00176F7B" w:rsidRPr="000D77DD" w:rsidDel="009B2A0D">
          <w:rPr>
            <w:rFonts w:asciiTheme="minorHAnsi" w:hAnsiTheme="minorHAnsi"/>
            <w:bCs/>
          </w:rPr>
          <w:delText xml:space="preserve">while Type B evaluations </w:delText>
        </w:r>
        <w:r w:rsidR="007645DD" w:rsidRPr="000D77DD" w:rsidDel="009B2A0D">
          <w:rPr>
            <w:rFonts w:asciiTheme="minorHAnsi" w:hAnsiTheme="minorHAnsi"/>
            <w:bCs/>
          </w:rPr>
          <w:delText>from an assumed probability density function based on the degree of belief that an event will occur  probability</w:delText>
        </w:r>
        <w:r w:rsidR="007645DD" w:rsidRPr="000D77DD" w:rsidDel="009B2A0D">
          <w:rPr>
            <w:rFonts w:asciiTheme="minorHAnsi" w:hAnsiTheme="minorHAnsi"/>
            <w:b/>
          </w:rPr>
          <w:delText xml:space="preserve"> </w:delText>
        </w:r>
        <w:r w:rsidR="00176F7B" w:rsidRPr="000D77DD" w:rsidDel="009B2A0D">
          <w:rPr>
            <w:rFonts w:asciiTheme="minorHAnsi" w:hAnsiTheme="minorHAnsi"/>
            <w:bCs/>
          </w:rPr>
          <w:delText xml:space="preserve">(JGCM, 2006)”.  </w:delText>
        </w:r>
        <w:commentRangeEnd w:id="5009"/>
        <w:r w:rsidR="00E75A94" w:rsidRPr="000D77DD" w:rsidDel="009B2A0D">
          <w:rPr>
            <w:rStyle w:val="CommentReference"/>
            <w:rFonts w:asciiTheme="minorHAnsi" w:hAnsiTheme="minorHAnsi"/>
            <w:bCs/>
            <w:sz w:val="40"/>
            <w:szCs w:val="40"/>
          </w:rPr>
          <w:commentReference w:id="5009"/>
        </w:r>
      </w:del>
    </w:p>
    <w:p w14:paraId="4581CC60" w14:textId="67FE7DD9" w:rsidR="00EA3D0E" w:rsidDel="009B2A0D" w:rsidRDefault="00EA3D0E" w:rsidP="00EA3D0E">
      <w:pPr>
        <w:spacing w:line="360" w:lineRule="auto"/>
        <w:rPr>
          <w:del w:id="5012" w:author="Fernandes, Richard (he, him, his | il, le, lui)" w:date="2026-06-05T17:46:00Z" w16du:dateUtc="2026-06-05T21:46:00Z"/>
        </w:rPr>
      </w:pPr>
    </w:p>
    <w:p w14:paraId="51F1C050" w14:textId="0539F5D5" w:rsidR="00A850B9" w:rsidDel="009B2A0D" w:rsidRDefault="00A850B9" w:rsidP="001A4050">
      <w:pPr>
        <w:pStyle w:val="Heading4"/>
        <w:numPr>
          <w:ilvl w:val="3"/>
          <w:numId w:val="11"/>
        </w:numPr>
        <w:rPr>
          <w:del w:id="5013" w:author="Fernandes, Richard (he, him, his | il, le, lui)" w:date="2026-06-05T17:46:00Z" w16du:dateUtc="2026-06-05T21:46:00Z"/>
        </w:rPr>
      </w:pPr>
      <w:del w:id="5014" w:author="Fernandes, Richard (he, him, his | il, le, lui)" w:date="2026-06-05T17:46:00Z" w16du:dateUtc="2026-06-05T21:46:00Z">
        <w:r w:rsidDel="009B2A0D">
          <w:delText>Type A Validation</w:delText>
        </w:r>
      </w:del>
    </w:p>
    <w:p w14:paraId="7A479F48" w14:textId="1B988F39" w:rsidR="00E220F1" w:rsidRPr="00E220F1" w:rsidDel="009B2A0D" w:rsidRDefault="00E220F1" w:rsidP="00E220F1">
      <w:pPr>
        <w:rPr>
          <w:del w:id="5015" w:author="Fernandes, Richard (he, him, his | il, le, lui)" w:date="2026-06-05T17:46:00Z" w16du:dateUtc="2026-06-05T21:46:00Z"/>
        </w:rPr>
      </w:pPr>
    </w:p>
    <w:p w14:paraId="2CE8FA06" w14:textId="2B490492" w:rsidR="00050AD1" w:rsidDel="009B2A0D" w:rsidRDefault="00050AD1" w:rsidP="000D77DD">
      <w:pPr>
        <w:spacing w:line="360" w:lineRule="auto"/>
        <w:rPr>
          <w:del w:id="5016" w:author="Fernandes, Richard (he, him, his | il, le, lui)" w:date="2026-06-05T17:46:00Z" w16du:dateUtc="2026-06-05T21:46:00Z"/>
        </w:rPr>
      </w:pPr>
      <w:del w:id="5017" w:author="Fernandes, Richard (he, him, his | il, le, lui)" w:date="2026-06-05T17:46:00Z" w16du:dateUtc="2026-06-05T21:46:00Z">
        <w:r w:rsidRPr="000D77DD" w:rsidDel="009B2A0D">
          <w:rPr>
            <w:bCs/>
          </w:rPr>
          <w:delText>Type A</w:delText>
        </w:r>
        <w:r w:rsidRPr="00A850B9" w:rsidDel="009B2A0D">
          <w:delText xml:space="preserve"> </w:delText>
        </w:r>
        <w:r w:rsidDel="009B2A0D">
          <w:delText xml:space="preserve">estimates parameters given a set of observations of over a finite set of conditions  .  In this regard, Type A validation alone cannot </w:delText>
        </w:r>
        <w:r w:rsidR="00FB57F8" w:rsidDel="009B2A0D">
          <w:delText xml:space="preserve">currently </w:delText>
        </w:r>
        <w:r w:rsidDel="009B2A0D">
          <w:delText xml:space="preserve">meet CEOS Stage 3 requirements </w:delText>
        </w:r>
        <w:r w:rsidR="00FB57F8" w:rsidDel="009B2A0D">
          <w:delText xml:space="preserve">for LAI/FAPAR </w:delText>
        </w:r>
        <w:r w:rsidDel="009B2A0D">
          <w:delText xml:space="preserve">since   corresponds to in-situ reference measurements </w:delText>
        </w:r>
        <w:r w:rsidRPr="00E75A94" w:rsidDel="009B2A0D">
          <w:delText xml:space="preserve">that are </w:delText>
        </w:r>
        <w:r w:rsidR="00E75A94" w:rsidRPr="00E75A94" w:rsidDel="009B2A0D">
          <w:delText>known to</w:delText>
        </w:r>
        <w:r w:rsidRPr="00E75A94" w:rsidDel="009B2A0D">
          <w:delText xml:space="preserve"> not</w:delText>
        </w:r>
        <w:r w:rsidDel="009B2A0D">
          <w:delText xml:space="preserve"> represent global conditions.  This is in contrast to validation of man-made measurements such as the length of a ruler where the global conditions that impact the measurement are few, such as </w:delText>
        </w:r>
        <w:r w:rsidR="00FB57F8" w:rsidDel="009B2A0D">
          <w:delText xml:space="preserve">ambient </w:delText>
        </w:r>
        <w:r w:rsidDel="009B2A0D">
          <w:delText>temperature, and can</w:delText>
        </w:r>
        <w:r w:rsidR="00FB57F8" w:rsidDel="009B2A0D">
          <w:delText xml:space="preserve"> both </w:delText>
        </w:r>
        <w:r w:rsidDel="009B2A0D">
          <w:delText xml:space="preserve"> be replicated during in-situ comparisons</w:delText>
        </w:r>
        <w:r w:rsidR="00FB57F8" w:rsidDel="009B2A0D">
          <w:delText xml:space="preserve"> and known with sufficient apparent accuracy during measurements.</w:delText>
        </w:r>
      </w:del>
    </w:p>
    <w:p w14:paraId="2C6BD197" w14:textId="2B412477" w:rsidR="0091193E" w:rsidRPr="00A850B9" w:rsidDel="009B2A0D" w:rsidRDefault="0091193E" w:rsidP="00BE0AB1">
      <w:pPr>
        <w:spacing w:line="360" w:lineRule="auto"/>
        <w:rPr>
          <w:del w:id="5018" w:author="Fernandes, Richard (he, him, his | il, le, lui)" w:date="2026-06-05T17:46:00Z" w16du:dateUtc="2026-06-05T21:46:00Z"/>
          <w:b/>
          <w:bCs/>
        </w:rPr>
      </w:pPr>
    </w:p>
    <w:p w14:paraId="1CFFF764" w14:textId="6A41F9BB" w:rsidR="00A850B9" w:rsidDel="009B2A0D" w:rsidRDefault="00A850B9" w:rsidP="001A4050">
      <w:pPr>
        <w:pStyle w:val="Heading4"/>
        <w:numPr>
          <w:ilvl w:val="3"/>
          <w:numId w:val="11"/>
        </w:numPr>
        <w:rPr>
          <w:del w:id="5019" w:author="Fernandes, Richard (he, him, his | il, le, lui)" w:date="2026-06-05T17:46:00Z" w16du:dateUtc="2026-06-05T21:46:00Z"/>
          <w:bCs/>
        </w:rPr>
      </w:pPr>
      <w:del w:id="5020" w:author="Fernandes, Richard (he, him, his | il, le, lui)" w:date="2026-06-05T17:46:00Z" w16du:dateUtc="2026-06-05T21:46:00Z">
        <w:r w:rsidRPr="00A850B9" w:rsidDel="009B2A0D">
          <w:rPr>
            <w:bCs/>
          </w:rPr>
          <w:delText>Type B Validation</w:delText>
        </w:r>
      </w:del>
    </w:p>
    <w:p w14:paraId="6E143379" w14:textId="001661F7" w:rsidR="0088393E" w:rsidRPr="0088393E" w:rsidDel="009B2A0D" w:rsidRDefault="0088393E" w:rsidP="0091193E">
      <w:pPr>
        <w:rPr>
          <w:del w:id="5021" w:author="Fernandes, Richard (he, him, his | il, le, lui)" w:date="2026-06-05T17:46:00Z" w16du:dateUtc="2026-06-05T21:46:00Z"/>
        </w:rPr>
      </w:pPr>
    </w:p>
    <w:p w14:paraId="221B6991" w14:textId="4D719C7A" w:rsidR="00050AD1" w:rsidRPr="000D77DD" w:rsidDel="009B2A0D" w:rsidRDefault="00050AD1" w:rsidP="000D77DD">
      <w:pPr>
        <w:pStyle w:val="ListParagraph"/>
        <w:pBdr>
          <w:top w:val="nil"/>
          <w:left w:val="nil"/>
          <w:bottom w:val="nil"/>
          <w:right w:val="nil"/>
          <w:between w:val="nil"/>
        </w:pBdr>
        <w:spacing w:after="0" w:line="360" w:lineRule="auto"/>
        <w:ind w:left="600"/>
        <w:rPr>
          <w:del w:id="5022" w:author="Fernandes, Richard (he, him, his | il, le, lui)" w:date="2026-06-05T17:46:00Z" w16du:dateUtc="2026-06-05T21:46:00Z"/>
          <w:lang w:val="en"/>
        </w:rPr>
      </w:pPr>
      <w:del w:id="5023" w:author="Fernandes, Richard (he, him, his | il, le, lui)" w:date="2026-06-05T17:46:00Z" w16du:dateUtc="2026-06-05T21:46:00Z">
        <w:r w:rsidRPr="000D77DD" w:rsidDel="009B2A0D">
          <w:rPr>
            <w:color w:val="000000"/>
          </w:rPr>
          <w:delText xml:space="preserve">Type B validation associates a prior distribution </w:delText>
        </w:r>
        <w:r w:rsidR="00FB57F8" w:rsidRPr="000D77DD" w:rsidDel="009B2A0D">
          <w:rPr>
            <w:color w:val="000000"/>
          </w:rPr>
          <w:delText>to</w:delText>
        </w:r>
        <w:r w:rsidRPr="000D77DD" w:rsidDel="009B2A0D">
          <w:rPr>
            <w:color w:val="000000"/>
          </w:rPr>
          <w:delText xml:space="preserve"> </w:delText>
        </w:r>
        <w:r w:rsidR="008B3FBE" w:rsidRPr="000D77DD" w:rsidDel="009B2A0D">
          <w:rPr>
            <w:color w:val="000000"/>
          </w:rPr>
          <w:delText>validation parameters</w:delText>
        </w:r>
        <w:r w:rsidRPr="000D77DD" w:rsidDel="009B2A0D">
          <w:rPr>
            <w:color w:val="000000"/>
          </w:rPr>
          <w:delText xml:space="preserve"> given </w:delText>
        </w:r>
        <w:r w:rsidR="00FB57F8" w:rsidRPr="000D77DD" w:rsidDel="009B2A0D">
          <w:rPr>
            <w:color w:val="000000"/>
          </w:rPr>
          <w:delText xml:space="preserve">a condition.  Here we define priors for </w:delText>
        </w:r>
        <w:r w:rsidRPr="000D77DD" w:rsidDel="009B2A0D">
          <w:rPr>
            <w:color w:val="000000"/>
          </w:rPr>
          <w:delText xml:space="preserve">the condition  </w:delText>
        </w:r>
        <w:r w:rsidR="00FB57F8" w:rsidRPr="000D77DD" w:rsidDel="009B2A0D">
          <w:rPr>
            <w:color w:val="000000"/>
          </w:rPr>
          <w:delText xml:space="preserve">corresponding to unique land cover and </w:delText>
        </w:r>
        <w:r w:rsidR="008B3FBE" w:rsidRPr="000D77DD" w:rsidDel="009B2A0D">
          <w:rPr>
            <w:color w:val="000000"/>
          </w:rPr>
          <w:delText xml:space="preserve"> </w:delText>
        </w:r>
        <w:r w:rsidRPr="000D77DD" w:rsidDel="009B2A0D">
          <w:rPr>
            <w:color w:val="000000"/>
          </w:rPr>
          <w:delText>.   The prior distribution can come from expert knowledge only or</w:delText>
        </w:r>
        <w:r w:rsidR="008B3FBE" w:rsidRPr="000D77DD" w:rsidDel="009B2A0D">
          <w:rPr>
            <w:color w:val="000000"/>
          </w:rPr>
          <w:delText xml:space="preserve">, as performed here, </w:delText>
        </w:r>
        <w:r w:rsidRPr="000D77DD" w:rsidDel="009B2A0D">
          <w:rPr>
            <w:color w:val="000000"/>
          </w:rPr>
          <w:delText>by using expert knowledge</w:delText>
        </w:r>
        <w:r w:rsidR="00F55F9E" w:rsidDel="009B2A0D">
          <w:rPr>
            <w:color w:val="000000"/>
          </w:rPr>
          <w:delText xml:space="preserve"> and reference measurements</w:delText>
        </w:r>
        <w:r w:rsidR="00FB57F8" w:rsidRPr="000D77DD" w:rsidDel="009B2A0D">
          <w:rPr>
            <w:color w:val="000000"/>
          </w:rPr>
          <w:delText xml:space="preserve">.  Type B validation could in principle simply apply priors for thematic quality quantities without relying on representative reference measurements.  However, to satisfy the CEOS requirement that  validation be performed using  reference measurements, here </w:delText>
        </w:r>
        <w:r w:rsidR="009646FE" w:rsidDel="009B2A0D">
          <w:rPr>
            <w:color w:val="000000"/>
          </w:rPr>
          <w:delText>the prior is used here</w:delText>
        </w:r>
        <w:r w:rsidR="00FB57F8" w:rsidRPr="000D77DD" w:rsidDel="009B2A0D">
          <w:rPr>
            <w:color w:val="000000"/>
          </w:rPr>
          <w:delText xml:space="preserve">   </w:delText>
        </w:r>
        <w:r w:rsidR="00577B36" w:rsidRPr="000D77DD" w:rsidDel="009B2A0D">
          <w:rPr>
            <w:color w:val="000000"/>
          </w:rPr>
          <w:delText>t</w:delText>
        </w:r>
        <w:r w:rsidRPr="000D77DD" w:rsidDel="009B2A0D">
          <w:rPr>
            <w:color w:val="000000"/>
          </w:rPr>
          <w:delText>o determine the probability that</w:delText>
        </w:r>
        <w:r w:rsidR="008B3FBE" w:rsidRPr="000D77DD" w:rsidDel="009B2A0D">
          <w:rPr>
            <w:color w:val="000000"/>
          </w:rPr>
          <w:delText xml:space="preserve"> </w:delText>
        </w:r>
        <w:r w:rsidR="008B3FBE" w:rsidDel="009B2A0D">
          <w:delText xml:space="preserve"> is a member of the same sampling distribution as</w:delText>
        </w:r>
        <w:r w:rsidRPr="000D77DD" w:rsidDel="009B2A0D">
          <w:rPr>
            <w:color w:val="000000"/>
          </w:rPr>
          <w:delText xml:space="preserve">  </w:delText>
        </w:r>
        <w:r w:rsidR="00577B36" w:rsidDel="009B2A0D">
          <w:delText xml:space="preserve"> (hereafter </w:delText>
        </w:r>
        <w:r w:rsidR="00577B36" w:rsidRPr="000D77DD" w:rsidDel="009B2A0D">
          <w:rPr>
            <w:b/>
            <w:bCs/>
          </w:rPr>
          <w:delText xml:space="preserve">inclusion probability </w:delText>
        </w:r>
        <w:r w:rsidR="00577B36" w:rsidDel="009B2A0D">
          <w:delText xml:space="preserve">, </w:delText>
        </w:r>
      </w:del>
      <m:oMath>
        <m:r>
          <w:del w:id="5024" w:author="Fernandes, Richard (he, him, his | il, le, lui)" w:date="2026-06-05T17:46:00Z" w16du:dateUtc="2026-06-05T21:46:00Z">
            <w:rPr>
              <w:rFonts w:ascii="Cambria Math" w:hAnsi="Cambria Math"/>
            </w:rPr>
            <m:t>p</m:t>
          </w:del>
        </m:r>
      </m:oMath>
      <w:del w:id="5025" w:author="Fernandes, Richard (he, him, his | il, le, lui)" w:date="2026-06-05T17:46:00Z" w16du:dateUtc="2026-06-05T21:46:00Z">
        <w:r w:rsidR="00577B36" w:rsidDel="009B2A0D">
          <w:delText xml:space="preserve"> </w:delText>
        </w:r>
        <w:r w:rsidR="008B3FBE" w:rsidDel="009B2A0D">
          <w:delText xml:space="preserve"> </w:delText>
        </w:r>
        <w:r w:rsidRPr="000D77DD" w:rsidDel="009B2A0D">
          <w:rPr>
            <w:color w:val="000000"/>
          </w:rPr>
          <w:delText xml:space="preserve">For example, there is a high probability that the conditions of  a Type A uncertainty estimate for a specific crop and sensor is representative of a </w:delText>
        </w:r>
        <w:r w:rsidDel="009B2A0D">
          <w:delText xml:space="preserve"> for a measurement </w:delText>
        </w:r>
        <w:r w:rsidRPr="000D77DD" w:rsidDel="009B2A0D">
          <w:rPr>
            <w:color w:val="000000"/>
          </w:rPr>
          <w:delText xml:space="preserve"> over the same crop type by the same sensor</w:delText>
        </w:r>
        <w:r w:rsidR="008B3FBE" w:rsidRPr="000D77DD" w:rsidDel="009B2A0D">
          <w:rPr>
            <w:color w:val="000000"/>
          </w:rPr>
          <w:delText xml:space="preserve">.  </w:delText>
        </w:r>
        <w:r w:rsidDel="009B2A0D">
          <w:delText xml:space="preserve">The approach is still a Type B validation since the sampling distribution needs to be specified using expert knowledge. </w:delText>
        </w:r>
        <w:r w:rsidR="00D850B3" w:rsidDel="009B2A0D">
          <w:delText xml:space="preserve"> </w:delText>
        </w:r>
        <w:r w:rsidR="00D850B3" w:rsidRPr="000D77DD" w:rsidDel="009B2A0D">
          <w:rPr>
            <w:lang w:val="en"/>
          </w:rPr>
          <w:delText xml:space="preserve">Without a prior, the observations of </w:delText>
        </w:r>
      </w:del>
      <m:oMath>
        <m:r>
          <w:del w:id="5026" w:author="Fernandes, Richard (he, him, his | il, le, lui)" w:date="2026-06-05T17:46:00Z" w16du:dateUtc="2026-06-05T21:46:00Z">
            <w:rPr>
              <w:rFonts w:ascii="Cambria Math" w:hAnsi="Cambria Math"/>
            </w:rPr>
            <m:t>e</m:t>
          </w:del>
        </m:r>
      </m:oMath>
      <w:del w:id="5027" w:author="Fernandes, Richard (he, him, his | il, le, lui)" w:date="2026-06-05T17:46:00Z" w16du:dateUtc="2026-06-05T21:46:00Z">
        <w:r w:rsidR="00D850B3" w:rsidRPr="000D77DD" w:rsidDel="009B2A0D">
          <w:rPr>
            <w:lang w:val="en"/>
          </w:rPr>
          <w:delText xml:space="preserve"> form a frequency distributions defined as “a summarized grouping of data divided into mutually exclusive classes and the number of occurrences in a class.” and Type A parameters are numbers related to the data .  With priors </w:delText>
        </w:r>
      </w:del>
      <m:oMath>
        <m:r>
          <w:del w:id="5028" w:author="Fernandes, Richard (he, him, his | il, le, lui)" w:date="2026-06-05T17:46:00Z" w16du:dateUtc="2026-06-05T21:46:00Z">
            <w:rPr>
              <w:rFonts w:ascii="Cambria Math" w:hAnsi="Cambria Math"/>
            </w:rPr>
            <m:t>e</m:t>
          </w:del>
        </m:r>
      </m:oMath>
      <w:del w:id="5029" w:author="Fernandes, Richard (he, him, his | il, le, lui)" w:date="2026-06-05T17:46:00Z" w16du:dateUtc="2026-06-05T21:46:00Z">
        <w:r w:rsidR="00D850B3" w:rsidRPr="000D77DD" w:rsidDel="009B2A0D">
          <w:rPr>
            <w:lang w:val="en"/>
          </w:rPr>
          <w:delText xml:space="preserve"> are samples of a probability distribution., defined as :a </w:delText>
        </w:r>
        <w:r w:rsidR="00D850B3" w:rsidDel="009B2A0D">
          <w:fldChar w:fldCharType="begin"/>
        </w:r>
        <w:r w:rsidR="00D850B3" w:rsidDel="009B2A0D">
          <w:delInstrText>HYPERLINK "https://en.wikipedia.org/wiki/Function_(mathematics)"</w:delInstrText>
        </w:r>
        <w:r w:rsidR="00D850B3" w:rsidDel="009B2A0D">
          <w:fldChar w:fldCharType="separate"/>
        </w:r>
        <w:r w:rsidR="00D850B3" w:rsidRPr="000D77DD" w:rsidDel="009B2A0D">
          <w:rPr>
            <w:rStyle w:val="Hyperlink"/>
            <w:lang w:val="en"/>
          </w:rPr>
          <w:delText>function</w:delText>
        </w:r>
        <w:r w:rsidR="00D850B3" w:rsidDel="009B2A0D">
          <w:fldChar w:fldCharType="end"/>
        </w:r>
        <w:r w:rsidR="00D850B3" w:rsidRPr="000D77DD" w:rsidDel="009B2A0D">
          <w:rPr>
            <w:lang w:val="en"/>
          </w:rPr>
          <w:delText> that gives the probabilities of occurrence of possible </w:delText>
        </w:r>
        <w:r w:rsidR="00D850B3" w:rsidRPr="000D77DD" w:rsidDel="009B2A0D">
          <w:rPr>
            <w:b/>
            <w:bCs/>
            <w:lang w:val="en"/>
          </w:rPr>
          <w:delText>events</w:delText>
        </w:r>
        <w:r w:rsidR="00D850B3" w:rsidRPr="000D77DD" w:rsidDel="009B2A0D">
          <w:rPr>
            <w:lang w:val="en"/>
          </w:rPr>
          <w:delText> for an </w:delText>
        </w:r>
        <w:r w:rsidR="00D850B3" w:rsidDel="009B2A0D">
          <w:fldChar w:fldCharType="begin"/>
        </w:r>
        <w:r w:rsidR="00D850B3" w:rsidDel="009B2A0D">
          <w:delInstrText>HYPERLINK "https://en.wikipedia.org/wiki/Experiment_(probability_theory)"</w:delInstrText>
        </w:r>
        <w:r w:rsidR="00D850B3" w:rsidDel="009B2A0D">
          <w:fldChar w:fldCharType="separate"/>
        </w:r>
        <w:r w:rsidR="00D850B3" w:rsidRPr="000D77DD" w:rsidDel="009B2A0D">
          <w:rPr>
            <w:rStyle w:val="Hyperlink"/>
            <w:lang w:val="en"/>
          </w:rPr>
          <w:delText>experiment</w:delText>
        </w:r>
        <w:r w:rsidR="00D850B3" w:rsidDel="009B2A0D">
          <w:fldChar w:fldCharType="end"/>
        </w:r>
        <w:r w:rsidR="00D850B3" w:rsidRPr="000D77DD" w:rsidDel="009B2A0D">
          <w:rPr>
            <w:lang w:val="en"/>
          </w:rPr>
          <w:delText xml:space="preserve"> “ and Type A parameters are now statistics of the probability distribution.  Because of the priors,</w:delText>
        </w:r>
        <w:r w:rsidDel="009B2A0D">
          <w:delText xml:space="preserve"> the validation experiment becomes a statistical experiment</w:delText>
        </w:r>
        <w:r w:rsidR="00D850B3" w:rsidDel="009B2A0D">
          <w:delText xml:space="preserve"> (Box et al. 2005).  Statistical experiments have </w:delText>
        </w:r>
        <w:r w:rsidDel="009B2A0D">
          <w:delText xml:space="preserve"> three components</w:delText>
        </w:r>
        <w:r w:rsidRPr="000D77DD" w:rsidDel="009B2A0D">
          <w:rPr>
            <w:color w:val="000000"/>
          </w:rPr>
          <w:delText xml:space="preserve"> </w:delText>
        </w:r>
        <w:r w:rsidR="00D850B3" w:rsidRPr="000D77DD" w:rsidDel="009B2A0D">
          <w:rPr>
            <w:color w:val="000000"/>
          </w:rPr>
          <w:delText xml:space="preserve">that structure the remained of this study </w:delText>
        </w:r>
        <w:r w:rsidRPr="000D77DD" w:rsidDel="009B2A0D">
          <w:rPr>
            <w:color w:val="000000"/>
          </w:rPr>
          <w:delText xml:space="preserve">( </w:delText>
        </w:r>
      </w:del>
      <w:customXmlDelRangeStart w:id="5030" w:author="Fernandes, Richard (he, him, his | il, le, lui)" w:date="2026-06-05T17:46:00Z"/>
      <w:sdt>
        <w:sdtPr>
          <w:tag w:val="goog_rdk_22"/>
          <w:id w:val="-661516084"/>
        </w:sdtPr>
        <w:sdtEndPr/>
        <w:sdtContent>
          <w:customXmlDelRangeEnd w:id="5030"/>
          <w:del w:id="5031" w:author="Fernandes, Richard (he, him, his | il, le, lui)" w:date="2026-06-05T17:46:00Z" w16du:dateUtc="2026-06-05T21:46:00Z">
            <w:r w:rsidRPr="000D77DD" w:rsidDel="009B2A0D">
              <w:rPr>
                <w:color w:val="000000"/>
              </w:rPr>
              <w:delText xml:space="preserve">Stehman and Czaplewski, 1998, </w:delText>
            </w:r>
            <w:commentRangeStart w:id="5032"/>
          </w:del>
          <w:customXmlDelRangeStart w:id="5033" w:author="Fernandes, Richard (he, him, his | il, le, lui)" w:date="2026-06-05T17:46:00Z"/>
        </w:sdtContent>
      </w:sdt>
      <w:customXmlDelRangeEnd w:id="5033"/>
      <w:del w:id="5034" w:author="Fernandes, Richard (he, him, his | il, le, lui)" w:date="2026-06-05T17:46:00Z" w16du:dateUtc="2026-06-05T21:46:00Z">
        <w:r w:rsidRPr="000D77DD" w:rsidDel="009B2A0D">
          <w:rPr>
            <w:color w:val="000000"/>
          </w:rPr>
          <w:delText>Tyukavina et al. 2025</w:delText>
        </w:r>
        <w:commentRangeEnd w:id="5032"/>
        <w:r w:rsidRPr="000D77DD" w:rsidDel="009B2A0D">
          <w:rPr>
            <w:rStyle w:val="CommentReference"/>
            <w:color w:val="000000"/>
            <w:sz w:val="40"/>
            <w:szCs w:val="40"/>
          </w:rPr>
          <w:commentReference w:id="5032"/>
        </w:r>
        <w:r w:rsidRPr="000D77DD" w:rsidDel="009B2A0D">
          <w:rPr>
            <w:color w:val="000000"/>
          </w:rPr>
          <w:delText>).:</w:delText>
        </w:r>
      </w:del>
    </w:p>
    <w:p w14:paraId="10ADA690" w14:textId="1A8CDF65" w:rsidR="00050AD1" w:rsidDel="009B2A0D" w:rsidRDefault="00050AD1" w:rsidP="00050AD1">
      <w:pPr>
        <w:pBdr>
          <w:top w:val="nil"/>
          <w:left w:val="nil"/>
          <w:bottom w:val="nil"/>
          <w:right w:val="nil"/>
          <w:between w:val="nil"/>
        </w:pBdr>
        <w:spacing w:after="0" w:line="360" w:lineRule="auto"/>
        <w:rPr>
          <w:del w:id="5035" w:author="Fernandes, Richard (he, him, his | il, le, lui)" w:date="2026-06-05T17:46:00Z" w16du:dateUtc="2026-06-05T21:46:00Z"/>
        </w:rPr>
      </w:pPr>
    </w:p>
    <w:p w14:paraId="70DB8F57" w14:textId="07061DC7" w:rsidR="00050AD1" w:rsidRPr="00B77651" w:rsidDel="009B2A0D" w:rsidRDefault="00050AD1" w:rsidP="001A4050">
      <w:pPr>
        <w:pStyle w:val="ListParagraph"/>
        <w:numPr>
          <w:ilvl w:val="0"/>
          <w:numId w:val="12"/>
        </w:numPr>
        <w:pBdr>
          <w:top w:val="nil"/>
          <w:left w:val="nil"/>
          <w:bottom w:val="nil"/>
          <w:right w:val="nil"/>
          <w:between w:val="nil"/>
        </w:pBdr>
        <w:spacing w:after="0" w:line="360" w:lineRule="auto"/>
        <w:rPr>
          <w:del w:id="5036" w:author="Fernandes, Richard (he, him, his | il, le, lui)" w:date="2026-06-05T17:46:00Z" w16du:dateUtc="2026-06-05T21:46:00Z"/>
        </w:rPr>
      </w:pPr>
      <w:del w:id="5037" w:author="Fernandes, Richard (he, him, his | il, le, lui)" w:date="2026-06-05T17:46:00Z" w16du:dateUtc="2026-06-05T21:46:00Z">
        <w:r w:rsidRPr="000D77DD" w:rsidDel="009B2A0D">
          <w:rPr>
            <w:color w:val="000000"/>
          </w:rPr>
          <w:delText xml:space="preserve">The </w:delText>
        </w:r>
        <w:r w:rsidRPr="000D77DD" w:rsidDel="009B2A0D">
          <w:rPr>
            <w:b/>
            <w:color w:val="000000"/>
          </w:rPr>
          <w:delText>sampling design</w:delText>
        </w:r>
        <w:r w:rsidRPr="000D77DD" w:rsidDel="009B2A0D">
          <w:rPr>
            <w:color w:val="000000"/>
          </w:rPr>
          <w:delText xml:space="preserve"> is </w:delText>
        </w:r>
        <w:r w:rsidRPr="000D77DD" w:rsidDel="009B2A0D">
          <w:rPr>
            <w:i/>
            <w:color w:val="000000"/>
          </w:rPr>
          <w:delText>“the protocol by which the reference sample units are selected”</w:delText>
        </w:r>
        <w:r w:rsidRPr="000D77DD" w:rsidDel="009B2A0D">
          <w:rPr>
            <w:color w:val="000000"/>
          </w:rPr>
          <w:delText xml:space="preserve">.   </w:delText>
        </w:r>
      </w:del>
    </w:p>
    <w:p w14:paraId="3217032E" w14:textId="10B11A29" w:rsidR="00050AD1" w:rsidDel="009B2A0D" w:rsidRDefault="00050AD1" w:rsidP="000D77DD">
      <w:pPr>
        <w:spacing w:line="360" w:lineRule="auto"/>
        <w:ind w:left="45"/>
        <w:rPr>
          <w:del w:id="5038" w:author="Fernandes, Richard (he, him, his | il, le, lui)" w:date="2026-06-05T17:46:00Z" w16du:dateUtc="2026-06-05T21:46:00Z"/>
        </w:rPr>
      </w:pPr>
    </w:p>
    <w:p w14:paraId="37E1B7E1" w14:textId="0399BFF0" w:rsidR="00050AD1" w:rsidRPr="00070E74" w:rsidDel="009B2A0D" w:rsidRDefault="00050AD1" w:rsidP="001A4050">
      <w:pPr>
        <w:pStyle w:val="ListParagraph"/>
        <w:numPr>
          <w:ilvl w:val="0"/>
          <w:numId w:val="12"/>
        </w:numPr>
        <w:spacing w:line="360" w:lineRule="auto"/>
        <w:rPr>
          <w:del w:id="5039" w:author="Fernandes, Richard (he, him, his | il, le, lui)" w:date="2026-06-05T17:46:00Z" w16du:dateUtc="2026-06-05T21:46:00Z"/>
        </w:rPr>
      </w:pPr>
      <w:del w:id="5040" w:author="Fernandes, Richard (he, him, his | il, le, lui)" w:date="2026-06-05T17:46:00Z" w16du:dateUtc="2026-06-05T21:46:00Z">
        <w:r w:rsidRPr="000D77DD" w:rsidDel="009B2A0D">
          <w:rPr>
            <w:color w:val="000000"/>
          </w:rPr>
          <w:delText xml:space="preserve">The </w:delText>
        </w:r>
        <w:r w:rsidRPr="000D77DD" w:rsidDel="009B2A0D">
          <w:rPr>
            <w:b/>
            <w:color w:val="000000"/>
          </w:rPr>
          <w:delText>response design</w:delText>
        </w:r>
        <w:r w:rsidRPr="000D77DD" w:rsidDel="009B2A0D">
          <w:rPr>
            <w:color w:val="000000"/>
          </w:rPr>
          <w:delText xml:space="preserve"> contains "all the steps that lead to a decision regarding the agreement between</w:delText>
        </w:r>
        <w:r w:rsidR="008B3FBE" w:rsidRPr="000D77DD" w:rsidDel="009B2A0D">
          <w:rPr>
            <w:color w:val="000000"/>
          </w:rPr>
          <w:delText xml:space="preserve"> individual</w:delText>
        </w:r>
        <w:r w:rsidRPr="000D77DD" w:rsidDel="009B2A0D">
          <w:rPr>
            <w:color w:val="000000"/>
          </w:rPr>
          <w:delText xml:space="preserve">  RM and products measurements</w:delText>
        </w:r>
        <w:r w:rsidR="008B3FBE" w:rsidRPr="000D77DD" w:rsidDel="009B2A0D">
          <w:rPr>
            <w:color w:val="000000"/>
          </w:rPr>
          <w:delText xml:space="preserve"> [</w:delText>
        </w:r>
        <w:r w:rsidR="00A86567" w:rsidRPr="000D77DD" w:rsidDel="009B2A0D">
          <w:rPr>
            <w:color w:val="000000"/>
          </w:rPr>
          <w:delText>hereafter</w:delText>
        </w:r>
        <w:r w:rsidR="008B3FBE" w:rsidRPr="000D77DD" w:rsidDel="009B2A0D">
          <w:rPr>
            <w:color w:val="000000"/>
          </w:rPr>
          <w:delText>, ‘</w:delText>
        </w:r>
        <w:r w:rsidR="00A86567" w:rsidRPr="000D77DD" w:rsidDel="009B2A0D">
          <w:rPr>
            <w:color w:val="000000"/>
          </w:rPr>
          <w:delText>matchups’</w:delText>
        </w:r>
        <w:r w:rsidR="008B3FBE" w:rsidRPr="000D77DD" w:rsidDel="009B2A0D">
          <w:rPr>
            <w:color w:val="000000"/>
          </w:rPr>
          <w:delText>’]”</w:delText>
        </w:r>
        <w:r w:rsidRPr="000D77DD" w:rsidDel="009B2A0D">
          <w:rPr>
            <w:color w:val="000000"/>
          </w:rPr>
          <w:delText xml:space="preserve">. </w:delText>
        </w:r>
      </w:del>
    </w:p>
    <w:p w14:paraId="6958071B" w14:textId="3C6519E1" w:rsidR="00050AD1" w:rsidDel="009B2A0D" w:rsidRDefault="00050AD1" w:rsidP="000D77DD">
      <w:pPr>
        <w:pBdr>
          <w:top w:val="nil"/>
          <w:left w:val="nil"/>
          <w:bottom w:val="nil"/>
          <w:right w:val="nil"/>
          <w:between w:val="nil"/>
        </w:pBdr>
        <w:spacing w:after="0" w:line="360" w:lineRule="auto"/>
        <w:ind w:left="765"/>
        <w:rPr>
          <w:del w:id="5041" w:author="Fernandes, Richard (he, him, his | il, le, lui)" w:date="2026-06-05T17:46:00Z" w16du:dateUtc="2026-06-05T21:46:00Z"/>
          <w:color w:val="000000"/>
        </w:rPr>
      </w:pPr>
    </w:p>
    <w:p w14:paraId="05F405EC" w14:textId="576CDCD1" w:rsidR="00A850B9" w:rsidRPr="00D850B3" w:rsidDel="009B2A0D" w:rsidRDefault="00050AD1" w:rsidP="001A4050">
      <w:pPr>
        <w:pStyle w:val="ListParagraph"/>
        <w:numPr>
          <w:ilvl w:val="0"/>
          <w:numId w:val="12"/>
        </w:numPr>
        <w:pBdr>
          <w:top w:val="nil"/>
          <w:left w:val="nil"/>
          <w:bottom w:val="nil"/>
          <w:right w:val="nil"/>
          <w:between w:val="nil"/>
        </w:pBdr>
        <w:spacing w:after="0" w:line="360" w:lineRule="auto"/>
        <w:rPr>
          <w:del w:id="5042" w:author="Fernandes, Richard (he, him, his | il, le, lui)" w:date="2026-06-05T17:46:00Z" w16du:dateUtc="2026-06-05T21:46:00Z"/>
        </w:rPr>
      </w:pPr>
      <w:del w:id="5043" w:author="Fernandes, Richard (he, him, his | il, le, lui)" w:date="2026-06-05T17:46:00Z" w16du:dateUtc="2026-06-05T21:46:00Z">
        <w:r w:rsidRPr="000D77DD" w:rsidDel="009B2A0D">
          <w:rPr>
            <w:bCs/>
            <w:color w:val="000000"/>
          </w:rPr>
          <w:delText>The</w:delText>
        </w:r>
        <w:r w:rsidRPr="000D77DD" w:rsidDel="009B2A0D">
          <w:rPr>
            <w:b/>
            <w:color w:val="000000"/>
          </w:rPr>
          <w:delText xml:space="preserve"> analysis </w:delText>
        </w:r>
        <w:r w:rsidRPr="000D77DD" w:rsidDel="009B2A0D">
          <w:rPr>
            <w:color w:val="000000"/>
          </w:rPr>
          <w:delText>specifies the procedures to estimate validation statistics</w:delText>
        </w:r>
        <w:r w:rsidR="008B3FBE" w:rsidRPr="000D77DD" w:rsidDel="009B2A0D">
          <w:rPr>
            <w:color w:val="000000"/>
          </w:rPr>
          <w:delText xml:space="preserve"> </w:delText>
        </w:r>
        <w:commentRangeStart w:id="5044"/>
        <w:r w:rsidR="008B3FBE" w:rsidRPr="000D77DD" w:rsidDel="009B2A0D">
          <w:rPr>
            <w:color w:val="000000"/>
          </w:rPr>
          <w:delText xml:space="preserve">given observed differences at matchups with their associated uncertainties, </w:delText>
        </w:r>
        <w:r w:rsidRPr="000D77DD" w:rsidDel="009B2A0D">
          <w:rPr>
            <w:color w:val="000000"/>
          </w:rPr>
          <w:delText xml:space="preserve"> </w:delText>
        </w:r>
        <w:commentRangeEnd w:id="5044"/>
        <w:r w:rsidR="008B3FBE" w:rsidRPr="000D77DD" w:rsidDel="009B2A0D">
          <w:rPr>
            <w:rStyle w:val="CommentReference"/>
            <w:color w:val="000000"/>
            <w:sz w:val="40"/>
            <w:szCs w:val="40"/>
          </w:rPr>
          <w:commentReference w:id="5044"/>
        </w:r>
        <w:r w:rsidRPr="000D77DD" w:rsidDel="009B2A0D">
          <w:rPr>
            <w:color w:val="000000"/>
          </w:rPr>
          <w:delText>and report these estimates in a manner that users can determine if products meet requirements with a stated level of confidence.</w:delText>
        </w:r>
      </w:del>
    </w:p>
    <w:p w14:paraId="46D0FB4C" w14:textId="06601D63" w:rsidR="00CD0E27" w:rsidRPr="00CD0E27" w:rsidDel="009B2A0D" w:rsidRDefault="00CD0E27" w:rsidP="00CD0E27">
      <w:pPr>
        <w:rPr>
          <w:del w:id="5045" w:author="Fernandes, Richard (he, him, his | il, le, lui)" w:date="2026-06-05T17:46:00Z" w16du:dateUtc="2026-06-05T21:46:00Z"/>
        </w:rPr>
      </w:pPr>
    </w:p>
    <w:p w14:paraId="7F6D0076" w14:textId="468651A3" w:rsidR="00CB75FC" w:rsidDel="009B2A0D" w:rsidRDefault="00D8059B" w:rsidP="001A4050">
      <w:pPr>
        <w:pStyle w:val="Heading2"/>
        <w:numPr>
          <w:ilvl w:val="1"/>
          <w:numId w:val="11"/>
        </w:numPr>
        <w:rPr>
          <w:del w:id="5046" w:author="Fernandes, Richard (he, him, his | il, le, lui)" w:date="2026-06-05T17:46:00Z" w16du:dateUtc="2026-06-05T21:46:00Z"/>
        </w:rPr>
      </w:pPr>
      <w:del w:id="5047" w:author="Fernandes, Richard (he, him, his | il, le, lui)" w:date="2026-06-05T17:46:00Z" w16du:dateUtc="2026-06-05T21:46:00Z">
        <w:r w:rsidDel="009B2A0D">
          <w:delText xml:space="preserve">Research </w:delText>
        </w:r>
        <w:r w:rsidR="00550A62" w:rsidDel="009B2A0D">
          <w:delText>Questions</w:delText>
        </w:r>
      </w:del>
    </w:p>
    <w:p w14:paraId="7F6D0077" w14:textId="29F6AA64" w:rsidR="00CB75FC" w:rsidDel="009B2A0D" w:rsidRDefault="00CB75FC">
      <w:pPr>
        <w:spacing w:line="360" w:lineRule="auto"/>
        <w:rPr>
          <w:del w:id="5048" w:author="Fernandes, Richard (he, him, his | il, le, lui)" w:date="2026-06-05T17:46:00Z" w16du:dateUtc="2026-06-05T21:46:00Z"/>
        </w:rPr>
      </w:pPr>
    </w:p>
    <w:p w14:paraId="229F3337" w14:textId="7CCC4299" w:rsidR="00CD0E27" w:rsidDel="009B2A0D" w:rsidRDefault="00D8059B" w:rsidP="000D77DD">
      <w:pPr>
        <w:spacing w:line="360" w:lineRule="auto"/>
        <w:rPr>
          <w:del w:id="5049" w:author="Fernandes, Richard (he, him, his | il, le, lui)" w:date="2026-06-05T17:46:00Z" w16du:dateUtc="2026-06-05T21:46:00Z"/>
        </w:rPr>
      </w:pPr>
      <w:bookmarkStart w:id="5050" w:name="_heading=h.7j751jpqg66d" w:colFirst="0" w:colLast="0"/>
      <w:bookmarkEnd w:id="5050"/>
      <w:del w:id="5051" w:author="Fernandes, Richard (he, him, his | il, le, lui)" w:date="2026-06-05T17:46:00Z" w16du:dateUtc="2026-06-05T21:46:00Z">
        <w:r w:rsidDel="009B2A0D">
          <w:delText xml:space="preserve">LAI/FAPAR validation methods </w:delText>
        </w:r>
        <w:r w:rsidR="00B51B77" w:rsidDel="009B2A0D">
          <w:delText xml:space="preserve">have </w:delText>
        </w:r>
        <w:r w:rsidDel="009B2A0D">
          <w:delText xml:space="preserve">spent a lot of effort dealing with the need to </w:delText>
        </w:r>
        <w:r w:rsidR="00B51B77" w:rsidDel="009B2A0D">
          <w:delText>match reference and product measurements</w:delText>
        </w:r>
        <w:r w:rsidR="00D850B3" w:rsidDel="009B2A0D">
          <w:delText xml:space="preserve"> (matchups) </w:delText>
        </w:r>
        <w:commentRangeStart w:id="5052"/>
        <w:commentRangeStart w:id="5053"/>
        <w:r w:rsidDel="009B2A0D">
          <w:delText xml:space="preserve"> </w:delText>
        </w:r>
        <w:commentRangeEnd w:id="5052"/>
        <w:r w:rsidDel="009B2A0D">
          <w:rPr>
            <w:rStyle w:val="CommentReference"/>
            <w:sz w:val="40"/>
            <w:szCs w:val="40"/>
          </w:rPr>
          <w:commentReference w:id="5052"/>
        </w:r>
        <w:commentRangeEnd w:id="5053"/>
        <w:r w:rsidR="006B282D" w:rsidDel="009B2A0D">
          <w:rPr>
            <w:rStyle w:val="CommentReference"/>
            <w:sz w:val="40"/>
            <w:szCs w:val="40"/>
          </w:rPr>
          <w:commentReference w:id="5053"/>
        </w:r>
        <w:r w:rsidDel="009B2A0D">
          <w:delText>over spatial extents coarser than typical in-situ LAI/FAPAR surveys (</w:delText>
        </w:r>
      </w:del>
      <w:customXmlDelRangeStart w:id="5054" w:author="Fernandes, Richard (he, him, his | il, le, lui)" w:date="2026-06-05T17:46:00Z"/>
      <w:sdt>
        <w:sdtPr>
          <w:tag w:val="goog_rdk_28"/>
          <w:id w:val="2073872335"/>
        </w:sdtPr>
        <w:sdtEndPr/>
        <w:sdtContent>
          <w:customXmlDelRangeEnd w:id="5054"/>
          <w:commentRangeStart w:id="5055"/>
          <w:customXmlDelRangeStart w:id="5056" w:author="Fernandes, Richard (he, him, his | il, le, lui)" w:date="2026-06-05T17:46:00Z"/>
        </w:sdtContent>
      </w:sdt>
      <w:customXmlDelRangeEnd w:id="5056"/>
      <w:del w:id="5057" w:author="Fernandes, Richard (he, him, his | il, le, lui)" w:date="2026-06-05T17:46:00Z" w16du:dateUtc="2026-06-05T21:46:00Z">
        <w:r w:rsidDel="009B2A0D">
          <w:delText>Fernandes et al. 2003; Garrigues et al., 2008; Camacho et al., 2013; Fang et al., 2013; Fernandes et al. 2014; Weiss et al., 2014; Fang et al. 2019a;  Fang et al., 2019b;  Brown et al. 2020; Baret et al., 2021; Camacho et al., 2021</w:delText>
        </w:r>
        <w:commentRangeEnd w:id="5055"/>
        <w:r w:rsidDel="009B2A0D">
          <w:rPr>
            <w:rStyle w:val="CommentReference"/>
            <w:sz w:val="40"/>
            <w:szCs w:val="40"/>
          </w:rPr>
          <w:commentReference w:id="5055"/>
        </w:r>
        <w:r w:rsidDel="009B2A0D">
          <w:delText>).  This matching problem exists to a lesser extent for decametric products (</w:delText>
        </w:r>
      </w:del>
      <w:customXmlDelRangeStart w:id="5058" w:author="Fernandes, Richard (he, him, his | il, le, lui)" w:date="2026-06-05T17:46:00Z"/>
      <w:sdt>
        <w:sdtPr>
          <w:tag w:val="goog_rdk_29"/>
          <w:id w:val="382264944"/>
        </w:sdtPr>
        <w:sdtEndPr/>
        <w:sdtContent>
          <w:customXmlDelRangeEnd w:id="5058"/>
          <w:commentRangeStart w:id="5059"/>
          <w:customXmlDelRangeStart w:id="5060" w:author="Fernandes, Richard (he, him, his | il, le, lui)" w:date="2026-06-05T17:46:00Z"/>
        </w:sdtContent>
      </w:sdt>
      <w:customXmlDelRangeEnd w:id="5060"/>
      <w:del w:id="5061" w:author="Fernandes, Richard (he, him, his | il, le, lui)" w:date="2026-06-05T17:46:00Z" w16du:dateUtc="2026-06-05T21:46:00Z">
        <w:r w:rsidDel="009B2A0D">
          <w:delText>Brown et al., 2021; Fernandes et al. 2023</w:delText>
        </w:r>
        <w:commentRangeEnd w:id="5059"/>
        <w:r w:rsidDel="009B2A0D">
          <w:rPr>
            <w:rStyle w:val="CommentReference"/>
            <w:sz w:val="40"/>
            <w:szCs w:val="40"/>
          </w:rPr>
          <w:commentReference w:id="5059"/>
        </w:r>
        <w:r w:rsidDel="009B2A0D">
          <w:delText xml:space="preserve">) but other issues </w:delText>
        </w:r>
        <w:r w:rsidR="008B3FBE" w:rsidDel="009B2A0D">
          <w:delText>remain</w:delText>
        </w:r>
        <w:r w:rsidR="00B51B77" w:rsidDel="009B2A0D">
          <w:delText>: the</w:delText>
        </w:r>
        <w:r w:rsidDel="009B2A0D">
          <w:delText xml:space="preserve"> representativeness of validation statistics based on limited matchups</w:delText>
        </w:r>
        <w:r w:rsidR="00B51B77" w:rsidDel="009B2A0D">
          <w:delText xml:space="preserve">,  quantifying the uncertainty associated with estimated errors, and </w:delText>
        </w:r>
        <w:r w:rsidDel="009B2A0D">
          <w:delText xml:space="preserve"> the need to account for RM uncertainty when estimating these statistics, that are only partially addressed in existing validation studies.  These issues give rise to </w:delText>
        </w:r>
      </w:del>
      <w:customXmlDelRangeStart w:id="5062" w:author="Fernandes, Richard (he, him, his | il, le, lui)" w:date="2026-06-05T17:46:00Z"/>
      <w:sdt>
        <w:sdtPr>
          <w:tag w:val="goog_rdk_30"/>
          <w:id w:val="1039273835"/>
        </w:sdtPr>
        <w:sdtEndPr/>
        <w:sdtContent>
          <w:customXmlDelRangeEnd w:id="5062"/>
          <w:commentRangeStart w:id="5063"/>
          <w:customXmlDelRangeStart w:id="5064" w:author="Fernandes, Richard (he, him, his | il, le, lui)" w:date="2026-06-05T17:46:00Z"/>
        </w:sdtContent>
      </w:sdt>
      <w:customXmlDelRangeEnd w:id="5064"/>
      <w:del w:id="5065" w:author="Fernandes, Richard (he, him, his | il, le, lui)" w:date="2026-06-05T17:46:00Z" w16du:dateUtc="2026-06-05T21:46:00Z">
        <w:r w:rsidDel="009B2A0D">
          <w:delText xml:space="preserve">research gaps categorized here </w:delText>
        </w:r>
        <w:commentRangeEnd w:id="5063"/>
        <w:r w:rsidDel="009B2A0D">
          <w:rPr>
            <w:rStyle w:val="CommentReference"/>
            <w:sz w:val="40"/>
            <w:szCs w:val="40"/>
          </w:rPr>
          <w:commentReference w:id="5063"/>
        </w:r>
        <w:r w:rsidDel="009B2A0D">
          <w:delText>using the three components of validation experiments.</w:delText>
        </w:r>
        <w:r w:rsidR="00CD0E27" w:rsidDel="009B2A0D">
          <w:delText xml:space="preserve"> </w:delText>
        </w:r>
      </w:del>
    </w:p>
    <w:p w14:paraId="52766E8E" w14:textId="4323D80D" w:rsidR="00CD0E27" w:rsidDel="009B2A0D" w:rsidRDefault="00CD0E27">
      <w:pPr>
        <w:spacing w:line="360" w:lineRule="auto"/>
        <w:rPr>
          <w:del w:id="5066" w:author="Fernandes, Richard (he, him, his | il, le, lui)" w:date="2026-06-05T17:46:00Z" w16du:dateUtc="2026-06-05T21:46:00Z"/>
        </w:rPr>
      </w:pPr>
    </w:p>
    <w:p w14:paraId="7F6D0079" w14:textId="512436ED" w:rsidR="00CB75FC" w:rsidDel="009B2A0D" w:rsidRDefault="00CB75FC">
      <w:pPr>
        <w:spacing w:line="360" w:lineRule="auto"/>
        <w:rPr>
          <w:del w:id="5067" w:author="Fernandes, Richard (he, him, his | il, le, lui)" w:date="2026-06-05T17:46:00Z" w16du:dateUtc="2026-06-05T21:46:00Z"/>
        </w:rPr>
      </w:pPr>
    </w:p>
    <w:p w14:paraId="7F6D007A" w14:textId="634D69D5" w:rsidR="00CB75FC" w:rsidDel="009B2A0D" w:rsidRDefault="00D8059B" w:rsidP="001A4050">
      <w:pPr>
        <w:pStyle w:val="Heading3"/>
        <w:numPr>
          <w:ilvl w:val="2"/>
          <w:numId w:val="11"/>
        </w:numPr>
        <w:rPr>
          <w:del w:id="5068" w:author="Fernandes, Richard (he, him, his | il, le, lui)" w:date="2026-06-05T17:46:00Z" w16du:dateUtc="2026-06-05T21:46:00Z"/>
        </w:rPr>
      </w:pPr>
      <w:del w:id="5069" w:author="Fernandes, Richard (he, him, his | il, le, lui)" w:date="2026-06-05T17:46:00Z" w16du:dateUtc="2026-06-05T21:46:00Z">
        <w:r w:rsidDel="009B2A0D">
          <w:delText xml:space="preserve">Sampling Design </w:delText>
        </w:r>
      </w:del>
    </w:p>
    <w:p w14:paraId="7F6D007B" w14:textId="2BE20D96" w:rsidR="00CB75FC" w:rsidDel="009B2A0D" w:rsidRDefault="00CB75FC" w:rsidP="000D77DD">
      <w:pPr>
        <w:rPr>
          <w:del w:id="5070" w:author="Fernandes, Richard (he, him, his | il, le, lui)" w:date="2026-06-05T17:46:00Z" w16du:dateUtc="2026-06-05T21:46:00Z"/>
        </w:rPr>
      </w:pPr>
    </w:p>
    <w:p w14:paraId="1C332587" w14:textId="5144713E" w:rsidR="0045030B" w:rsidRPr="000D77DD" w:rsidDel="009B2A0D" w:rsidRDefault="00CD0E27" w:rsidP="000D77DD">
      <w:pPr>
        <w:pBdr>
          <w:top w:val="nil"/>
          <w:left w:val="nil"/>
          <w:bottom w:val="nil"/>
          <w:right w:val="nil"/>
          <w:between w:val="nil"/>
        </w:pBdr>
        <w:spacing w:after="0" w:line="360" w:lineRule="auto"/>
        <w:rPr>
          <w:del w:id="5071" w:author="Fernandes, Richard (he, him, his | il, le, lui)" w:date="2026-06-05T17:46:00Z" w16du:dateUtc="2026-06-05T21:46:00Z"/>
          <w:color w:val="000000"/>
        </w:rPr>
      </w:pPr>
      <w:del w:id="5072" w:author="Fernandes, Richard (he, him, his | il, le, lui)" w:date="2026-06-05T17:46:00Z" w16du:dateUtc="2026-06-05T21:46:00Z">
        <w:r w:rsidRPr="000D77DD" w:rsidDel="009B2A0D">
          <w:rPr>
            <w:color w:val="000000"/>
          </w:rPr>
          <w:delText xml:space="preserve">Current validation studies rely on observations of </w:delText>
        </w:r>
        <w:r w:rsidR="00467C99" w:rsidRPr="000D77DD" w:rsidDel="009B2A0D">
          <w:rPr>
            <w:b/>
            <w:bCs/>
            <w:color w:val="000000"/>
          </w:rPr>
          <w:delText>matchups:</w:delText>
        </w:r>
        <w:r w:rsidR="00467C99" w:rsidRPr="000D77DD" w:rsidDel="009B2A0D">
          <w:rPr>
            <w:color w:val="000000"/>
          </w:rPr>
          <w:delText xml:space="preserve"> pairs  for </w:delText>
        </w:r>
        <w:r w:rsidR="00467C99" w:rsidRPr="000D77DD" w:rsidDel="009B2A0D">
          <w:rPr>
            <w:b/>
            <w:color w:val="000000"/>
          </w:rPr>
          <w:delText>assessment units</w:delText>
        </w:r>
        <w:r w:rsidR="00467C99" w:rsidRPr="000D77DD" w:rsidDel="009B2A0D">
          <w:rPr>
            <w:color w:val="000000"/>
          </w:rPr>
          <w:delText xml:space="preserve"> (AU)</w:delText>
        </w:r>
        <w:r w:rsidR="008B3FBE" w:rsidRPr="000D77DD" w:rsidDel="009B2A0D">
          <w:rPr>
            <w:color w:val="000000"/>
          </w:rPr>
          <w:delText xml:space="preserve">, </w:delText>
        </w:r>
        <w:r w:rsidR="001E2C9C" w:rsidRPr="000D77DD" w:rsidDel="009B2A0D">
          <w:rPr>
            <w:color w:val="000000"/>
          </w:rPr>
          <w:delText xml:space="preserve"> that define</w:delText>
        </w:r>
        <w:r w:rsidR="00B51B77" w:rsidRPr="000D77DD" w:rsidDel="009B2A0D">
          <w:rPr>
            <w:color w:val="000000"/>
          </w:rPr>
          <w:delText xml:space="preserve"> the</w:delText>
        </w:r>
        <w:r w:rsidR="00467C99" w:rsidRPr="000D77DD" w:rsidDel="009B2A0D">
          <w:rPr>
            <w:color w:val="000000"/>
          </w:rPr>
          <w:delText xml:space="preserve"> spatial and temporal extents of </w:delText>
        </w:r>
        <w:r w:rsidR="005303F4" w:rsidRPr="000D77DD" w:rsidDel="009B2A0D">
          <w:rPr>
            <w:color w:val="000000"/>
          </w:rPr>
          <w:delText xml:space="preserve">observed </w:delText>
        </w:r>
        <w:r w:rsidR="00B51B77" w:rsidRPr="000D77DD" w:rsidDel="009B2A0D">
          <w:rPr>
            <w:color w:val="000000"/>
          </w:rPr>
          <w:delText xml:space="preserve">.  Matchups </w:delText>
        </w:r>
        <w:r w:rsidR="005109A0" w:rsidRPr="000D77DD" w:rsidDel="009B2A0D">
          <w:rPr>
            <w:color w:val="000000"/>
          </w:rPr>
          <w:delText>based on</w:delText>
        </w:r>
        <w:r w:rsidR="005109A0" w:rsidRPr="000D77DD" w:rsidDel="009B2A0D">
          <w:rPr>
            <w:b/>
            <w:bCs/>
            <w:color w:val="000000"/>
          </w:rPr>
          <w:delText xml:space="preserve"> </w:delText>
        </w:r>
        <w:r w:rsidR="008B3FBE" w:rsidRPr="000D77DD" w:rsidDel="009B2A0D">
          <w:rPr>
            <w:color w:val="000000"/>
          </w:rPr>
          <w:delText>FRM</w:delText>
        </w:r>
        <w:r w:rsidR="005109A0" w:rsidRPr="000D77DD" w:rsidDel="009B2A0D">
          <w:rPr>
            <w:color w:val="000000"/>
          </w:rPr>
          <w:delText xml:space="preserve"> </w:delText>
        </w:r>
        <w:r w:rsidR="00B51B77" w:rsidRPr="000D77DD" w:rsidDel="009B2A0D">
          <w:rPr>
            <w:color w:val="000000"/>
          </w:rPr>
          <w:delText>are currently</w:delText>
        </w:r>
        <w:r w:rsidR="00467C99" w:rsidRPr="000D77DD" w:rsidDel="009B2A0D">
          <w:rPr>
            <w:color w:val="000000"/>
          </w:rPr>
          <w:delText xml:space="preserve"> limited to episodic regional spatial samples or longer term samples over limited sites (Figure 1). </w:delText>
        </w:r>
        <w:r w:rsidR="005303F4" w:rsidRPr="000D77DD" w:rsidDel="009B2A0D">
          <w:rPr>
            <w:color w:val="000000"/>
          </w:rPr>
          <w:delText xml:space="preserve"> </w:delText>
        </w:r>
        <w:r w:rsidR="00BE0AB1" w:rsidRPr="000D77DD" w:rsidDel="009B2A0D">
          <w:rPr>
            <w:color w:val="000000"/>
          </w:rPr>
          <w:delText>Th</w:delText>
        </w:r>
        <w:r w:rsidR="00B51B77" w:rsidRPr="000D77DD" w:rsidDel="009B2A0D">
          <w:rPr>
            <w:color w:val="000000"/>
          </w:rPr>
          <w:delText xml:space="preserve">e </w:delText>
        </w:r>
        <w:r w:rsidR="00BE0AB1" w:rsidRPr="000D77DD" w:rsidDel="009B2A0D">
          <w:rPr>
            <w:color w:val="000000"/>
          </w:rPr>
          <w:delText xml:space="preserve">geographic and temporal imbalance of matchups suggests that </w:delText>
        </w:r>
        <w:r w:rsidR="00467C99" w:rsidRPr="000D77DD" w:rsidDel="009B2A0D">
          <w:rPr>
            <w:color w:val="000000"/>
          </w:rPr>
          <w:delText xml:space="preserve"> </w:delText>
        </w:r>
        <w:r w:rsidR="005303F4" w:rsidRPr="000D77DD" w:rsidDel="009B2A0D">
          <w:rPr>
            <w:color w:val="000000"/>
          </w:rPr>
          <w:delText>is</w:delText>
        </w:r>
        <w:r w:rsidR="00BE0AB1" w:rsidRPr="000D77DD" w:rsidDel="009B2A0D">
          <w:rPr>
            <w:color w:val="000000"/>
          </w:rPr>
          <w:delText xml:space="preserve"> likely not representative </w:delText>
        </w:r>
        <w:r w:rsidR="00B51B77" w:rsidRPr="000D77DD" w:rsidDel="009B2A0D">
          <w:rPr>
            <w:color w:val="000000"/>
          </w:rPr>
          <w:delText xml:space="preserve">of synoptic </w:delText>
        </w:r>
        <w:r w:rsidR="001E2C9C" w:rsidRPr="000D77DD" w:rsidDel="009B2A0D">
          <w:rPr>
            <w:color w:val="000000"/>
          </w:rPr>
          <w:delText>conditions.</w:delText>
        </w:r>
      </w:del>
    </w:p>
    <w:p w14:paraId="32AC105C" w14:textId="49B92FDD" w:rsidR="005109A0" w:rsidDel="009B2A0D" w:rsidRDefault="005109A0" w:rsidP="000D77DD">
      <w:pPr>
        <w:pBdr>
          <w:top w:val="nil"/>
          <w:left w:val="nil"/>
          <w:bottom w:val="nil"/>
          <w:right w:val="nil"/>
          <w:between w:val="nil"/>
        </w:pBdr>
        <w:spacing w:after="0" w:line="360" w:lineRule="auto"/>
        <w:rPr>
          <w:del w:id="5073" w:author="Fernandes, Richard (he, him, his | il, le, lui)" w:date="2026-06-05T17:46:00Z" w16du:dateUtc="2026-06-05T21:46:00Z"/>
          <w:color w:val="000000"/>
        </w:rPr>
      </w:pPr>
    </w:p>
    <w:p w14:paraId="5A6B886B" w14:textId="606E110B" w:rsidR="0045030B" w:rsidDel="009B2A0D" w:rsidRDefault="0045030B" w:rsidP="000D77DD">
      <w:pPr>
        <w:pBdr>
          <w:top w:val="nil"/>
          <w:left w:val="nil"/>
          <w:bottom w:val="nil"/>
          <w:right w:val="nil"/>
          <w:between w:val="nil"/>
        </w:pBdr>
        <w:spacing w:after="0" w:line="360" w:lineRule="auto"/>
        <w:rPr>
          <w:del w:id="5074" w:author="Fernandes, Richard (he, him, his | il, le, lui)" w:date="2026-06-05T17:46:00Z" w16du:dateUtc="2026-06-05T21:46:00Z"/>
          <w:color w:val="000000"/>
        </w:rPr>
      </w:pPr>
    </w:p>
    <w:p w14:paraId="32E1F66E" w14:textId="3F0C965D" w:rsidR="005109A0" w:rsidRPr="000D77DD" w:rsidDel="009B2A0D" w:rsidRDefault="005109A0" w:rsidP="000D77DD">
      <w:pPr>
        <w:spacing w:line="360" w:lineRule="auto"/>
        <w:rPr>
          <w:del w:id="5075" w:author="Fernandes, Richard (he, him, his | il, le, lui)" w:date="2026-06-05T17:46:00Z" w16du:dateUtc="2026-06-05T21:46:00Z"/>
          <w:i/>
          <w:iCs/>
        </w:rPr>
      </w:pPr>
      <w:del w:id="5076" w:author="Fernandes, Richard (he, him, his | il, le, lui)" w:date="2026-06-05T17:46:00Z" w16du:dateUtc="2026-06-05T21:46:00Z">
        <w:r w:rsidDel="009B2A0D">
          <w:rPr>
            <w:noProof/>
          </w:rPr>
          <w:drawing>
            <wp:inline distT="0" distB="0" distL="0" distR="0" wp14:anchorId="0E423697" wp14:editId="1D34EA2B">
              <wp:extent cx="4462272" cy="1865376"/>
              <wp:effectExtent l="0" t="0" r="0" b="1905"/>
              <wp:docPr id="1328419099" name="Picture 8"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19099" name="Picture 8" descr="A map of the world&#10;&#10;AI-generated content may be incorrect."/>
                      <pic:cNvPicPr/>
                    </pic:nvPicPr>
                    <pic:blipFill rotWithShape="1">
                      <a:blip r:embed="rId16" cstate="print">
                        <a:extLst>
                          <a:ext uri="{28A0092B-C50C-407E-A947-70E740481C1C}">
                            <a14:useLocalDpi xmlns:a14="http://schemas.microsoft.com/office/drawing/2010/main" val="0"/>
                          </a:ext>
                        </a:extLst>
                      </a:blip>
                      <a:srcRect t="20094" b="20834"/>
                      <a:stretch>
                        <a:fillRect/>
                      </a:stretch>
                    </pic:blipFill>
                    <pic:spPr bwMode="auto">
                      <a:xfrm>
                        <a:off x="0" y="0"/>
                        <a:ext cx="4462272" cy="1865376"/>
                      </a:xfrm>
                      <a:prstGeom prst="rect">
                        <a:avLst/>
                      </a:prstGeom>
                      <a:ln>
                        <a:noFill/>
                      </a:ln>
                      <a:extLst>
                        <a:ext uri="{53640926-AAD7-44D8-BBD7-CCE9431645EC}">
                          <a14:shadowObscured xmlns:a14="http://schemas.microsoft.com/office/drawing/2010/main"/>
                        </a:ext>
                      </a:extLst>
                    </pic:spPr>
                  </pic:pic>
                </a:graphicData>
              </a:graphic>
            </wp:inline>
          </w:drawing>
        </w:r>
      </w:del>
    </w:p>
    <w:p w14:paraId="21B7B381" w14:textId="2047B9FA" w:rsidR="005109A0" w:rsidDel="009B2A0D" w:rsidRDefault="005109A0" w:rsidP="000D77DD">
      <w:pPr>
        <w:spacing w:line="360" w:lineRule="auto"/>
        <w:rPr>
          <w:del w:id="5077" w:author="Fernandes, Richard (he, him, his | il, le, lui)" w:date="2026-06-05T17:46:00Z" w16du:dateUtc="2026-06-05T21:46:00Z"/>
        </w:rPr>
      </w:pPr>
      <w:del w:id="5078" w:author="Fernandes, Richard (he, him, his | il, le, lui)" w:date="2026-06-05T17:46:00Z" w16du:dateUtc="2026-06-05T21:46:00Z">
        <w:r w:rsidDel="009B2A0D">
          <w:rPr>
            <w:noProof/>
          </w:rPr>
          <w:drawing>
            <wp:inline distT="0" distB="0" distL="0" distR="0" wp14:anchorId="120826A7" wp14:editId="5DBF7C87">
              <wp:extent cx="4462272" cy="1865376"/>
              <wp:effectExtent l="0" t="0" r="0" b="1905"/>
              <wp:docPr id="1987041548" name="Picture 7"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41548" name="Picture 7" descr="A map of the world&#10;&#10;AI-generated content may be incorrect."/>
                      <pic:cNvPicPr/>
                    </pic:nvPicPr>
                    <pic:blipFill rotWithShape="1">
                      <a:blip r:embed="rId17" cstate="print">
                        <a:extLst>
                          <a:ext uri="{28A0092B-C50C-407E-A947-70E740481C1C}">
                            <a14:useLocalDpi xmlns:a14="http://schemas.microsoft.com/office/drawing/2010/main" val="0"/>
                          </a:ext>
                        </a:extLst>
                      </a:blip>
                      <a:srcRect t="19942" b="20079"/>
                      <a:stretch>
                        <a:fillRect/>
                      </a:stretch>
                    </pic:blipFill>
                    <pic:spPr bwMode="auto">
                      <a:xfrm>
                        <a:off x="0" y="0"/>
                        <a:ext cx="4462272" cy="1865376"/>
                      </a:xfrm>
                      <a:prstGeom prst="rect">
                        <a:avLst/>
                      </a:prstGeom>
                      <a:ln>
                        <a:noFill/>
                      </a:ln>
                      <a:extLst>
                        <a:ext uri="{53640926-AAD7-44D8-BBD7-CCE9431645EC}">
                          <a14:shadowObscured xmlns:a14="http://schemas.microsoft.com/office/drawing/2010/main"/>
                        </a:ext>
                      </a:extLst>
                    </pic:spPr>
                  </pic:pic>
                </a:graphicData>
              </a:graphic>
            </wp:inline>
          </w:drawing>
        </w:r>
        <w:bookmarkStart w:id="5079" w:name="_Ref211525443"/>
      </w:del>
    </w:p>
    <w:p w14:paraId="1F6E11AA" w14:textId="42A36A93" w:rsidR="005109A0" w:rsidRPr="00884EAB" w:rsidDel="009B2A0D" w:rsidRDefault="005109A0" w:rsidP="000D77DD">
      <w:pPr>
        <w:rPr>
          <w:del w:id="5080" w:author="Fernandes, Richard (he, him, his | il, le, lui)" w:date="2026-06-05T17:46:00Z" w16du:dateUtc="2026-06-05T21:46:00Z"/>
        </w:rPr>
      </w:pPr>
      <w:del w:id="5081" w:author="Fernandes, Richard (he, him, his | il, le, lui)" w:date="2026-06-05T17:46:00Z" w16du:dateUtc="2026-06-05T21:46:00Z">
        <w:r w:rsidDel="009B2A0D">
          <w:rPr>
            <w:noProof/>
          </w:rPr>
          <w:drawing>
            <wp:inline distT="0" distB="0" distL="0" distR="0" wp14:anchorId="16193929" wp14:editId="60B2A5DF">
              <wp:extent cx="4462272" cy="1865376"/>
              <wp:effectExtent l="0" t="0" r="0" b="1905"/>
              <wp:docPr id="1710845846" name="Picture 1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45846" name="Picture 11" descr="A map of the world&#10;&#10;AI-generated content may be incorrect."/>
                      <pic:cNvPicPr/>
                    </pic:nvPicPr>
                    <pic:blipFill rotWithShape="1">
                      <a:blip r:embed="rId30" cstate="print">
                        <a:extLst>
                          <a:ext uri="{28A0092B-C50C-407E-A947-70E740481C1C}">
                            <a14:useLocalDpi xmlns:a14="http://schemas.microsoft.com/office/drawing/2010/main" val="0"/>
                          </a:ext>
                        </a:extLst>
                      </a:blip>
                      <a:srcRect t="20396" b="20381"/>
                      <a:stretch>
                        <a:fillRect/>
                      </a:stretch>
                    </pic:blipFill>
                    <pic:spPr bwMode="auto">
                      <a:xfrm>
                        <a:off x="0" y="0"/>
                        <a:ext cx="4462272" cy="1865376"/>
                      </a:xfrm>
                      <a:prstGeom prst="rect">
                        <a:avLst/>
                      </a:prstGeom>
                      <a:ln>
                        <a:noFill/>
                      </a:ln>
                      <a:extLst>
                        <a:ext uri="{53640926-AAD7-44D8-BBD7-CCE9431645EC}">
                          <a14:shadowObscured xmlns:a14="http://schemas.microsoft.com/office/drawing/2010/main"/>
                        </a:ext>
                      </a:extLst>
                    </pic:spPr>
                  </pic:pic>
                </a:graphicData>
              </a:graphic>
            </wp:inline>
          </w:drawing>
        </w:r>
      </w:del>
    </w:p>
    <w:p w14:paraId="5CA86A44" w14:textId="30106B71" w:rsidR="005109A0" w:rsidDel="009B2A0D" w:rsidRDefault="005109A0" w:rsidP="000D77DD">
      <w:pPr>
        <w:pStyle w:val="Caption"/>
        <w:rPr>
          <w:del w:id="5082" w:author="Fernandes, Richard (he, him, his | il, le, lui)" w:date="2026-06-05T17:46:00Z" w16du:dateUtc="2026-06-05T21:46:00Z"/>
        </w:rPr>
      </w:pPr>
      <w:bookmarkStart w:id="5083" w:name="_Ref213411356"/>
      <w:del w:id="5084" w:author="Fernandes, Richard (he, him, his | il, le, lui)" w:date="2026-06-05T17:46:00Z" w16du:dateUtc="2026-06-05T21:46:00Z">
        <w:r w:rsidDel="009B2A0D">
          <w:delText xml:space="preserve">Figure </w:delText>
        </w:r>
        <w:r w:rsidR="00B02277" w:rsidDel="009B2A0D">
          <w:fldChar w:fldCharType="begin"/>
        </w:r>
        <w:r w:rsidR="00B02277" w:rsidDel="009B2A0D">
          <w:delInstrText xml:space="preserve"> SEQ Figure \* ARABIC </w:delInstrText>
        </w:r>
        <w:r w:rsidR="00B02277" w:rsidDel="009B2A0D">
          <w:fldChar w:fldCharType="separate"/>
        </w:r>
      </w:del>
      <w:del w:id="5085" w:author="Fernandes, Richard (he, him, his | il, le, lui)" w:date="2026-06-04T16:08:00Z" w16du:dateUtc="2026-06-04T20:08:00Z">
        <w:r w:rsidR="00B02277" w:rsidDel="00E020D9">
          <w:rPr>
            <w:noProof/>
          </w:rPr>
          <w:delText>1</w:delText>
        </w:r>
      </w:del>
      <w:del w:id="5086" w:author="Fernandes, Richard (he, him, his | il, le, lui)" w:date="2026-06-05T17:46:00Z" w16du:dateUtc="2026-06-05T21:46:00Z">
        <w:r w:rsidR="00B02277" w:rsidDel="009B2A0D">
          <w:rPr>
            <w:noProof/>
          </w:rPr>
          <w:fldChar w:fldCharType="end"/>
        </w:r>
        <w:bookmarkEnd w:id="5079"/>
        <w:bookmarkEnd w:id="5083"/>
        <w:r w:rsidDel="009B2A0D">
          <w:delText xml:space="preserve">.  </w:delText>
        </w:r>
        <w:r w:rsidRPr="00D96BD3" w:rsidDel="009B2A0D">
          <w:delText xml:space="preserve"> </w:delText>
        </w:r>
        <w:r w:rsidRPr="00A476F9" w:rsidDel="009B2A0D">
          <w:delText> </w:delText>
        </w:r>
        <w:r w:rsidDel="009B2A0D">
          <w:delText xml:space="preserve">(Top) Location and number of grounded EO  </w:delText>
        </w:r>
        <w:commentRangeStart w:id="5087"/>
        <w:r w:rsidRPr="00A476F9" w:rsidDel="009B2A0D">
          <w:delText xml:space="preserve"> </w:delText>
        </w:r>
        <w:r w:rsidDel="009B2A0D">
          <w:delText>FRM</w:delText>
        </w:r>
        <w:r w:rsidRPr="00A476F9" w:rsidDel="009B2A0D">
          <w:delText xml:space="preserve"> sites </w:delText>
        </w:r>
        <w:commentRangeEnd w:id="5087"/>
        <w:r w:rsidDel="009B2A0D">
          <w:rPr>
            <w:rStyle w:val="CommentReference"/>
            <w:sz w:val="40"/>
            <w:szCs w:val="40"/>
          </w:rPr>
          <w:commentReference w:id="5087"/>
        </w:r>
        <w:r w:rsidDel="009B2A0D">
          <w:delText xml:space="preserve">detailed in Appendix A,  (Middle) of matchups with S2 products derived using SL2P, (bottom) approximate matchups with GEDI products (probably 40% lower than indicated </w:delText>
        </w:r>
        <w:r w:rsidRPr="00A476F9" w:rsidDel="009B2A0D">
          <w:delText xml:space="preserve">). </w:delText>
        </w:r>
      </w:del>
    </w:p>
    <w:p w14:paraId="4A8D8988" w14:textId="00F6A100" w:rsidR="005109A0" w:rsidRPr="005109A0" w:rsidDel="009B2A0D" w:rsidRDefault="005109A0" w:rsidP="000D77DD">
      <w:pPr>
        <w:pBdr>
          <w:top w:val="nil"/>
          <w:left w:val="nil"/>
          <w:bottom w:val="nil"/>
          <w:right w:val="nil"/>
          <w:between w:val="nil"/>
        </w:pBdr>
        <w:spacing w:after="200" w:line="240" w:lineRule="auto"/>
        <w:rPr>
          <w:del w:id="5088" w:author="Fernandes, Richard (he, him, his | il, le, lui)" w:date="2026-06-05T17:46:00Z" w16du:dateUtc="2026-06-05T21:46:00Z"/>
          <w:i/>
          <w:color w:val="0E2841"/>
          <w:sz w:val="18"/>
          <w:szCs w:val="18"/>
        </w:rPr>
      </w:pPr>
    </w:p>
    <w:p w14:paraId="6C08C087" w14:textId="24E21E5B" w:rsidR="0045030B" w:rsidRPr="000D77DD" w:rsidDel="009B2A0D" w:rsidRDefault="001E2C9C" w:rsidP="000D77DD">
      <w:pPr>
        <w:pBdr>
          <w:top w:val="nil"/>
          <w:left w:val="nil"/>
          <w:bottom w:val="nil"/>
          <w:right w:val="nil"/>
          <w:between w:val="nil"/>
        </w:pBdr>
        <w:spacing w:after="0" w:line="360" w:lineRule="auto"/>
        <w:rPr>
          <w:del w:id="5089" w:author="Fernandes, Richard (he, him, his | il, le, lui)" w:date="2026-06-05T17:46:00Z" w16du:dateUtc="2026-06-05T21:46:00Z"/>
          <w:color w:val="000000"/>
        </w:rPr>
      </w:pPr>
      <w:del w:id="5090" w:author="Fernandes, Richard (he, him, his | il, le, lui)" w:date="2026-06-05T17:46:00Z" w16du:dateUtc="2026-06-05T21:46:00Z">
        <w:r w:rsidRPr="000D77DD" w:rsidDel="009B2A0D">
          <w:rPr>
            <w:color w:val="000000"/>
          </w:rPr>
          <w:delText>Most LAI/FAPAR validation studies</w:delText>
        </w:r>
        <w:r w:rsidR="0045030B" w:rsidRPr="000D77DD" w:rsidDel="009B2A0D">
          <w:rPr>
            <w:color w:val="000000"/>
          </w:rPr>
          <w:delText xml:space="preserve"> </w:delText>
        </w:r>
        <w:r w:rsidRPr="000D77DD" w:rsidDel="009B2A0D">
          <w:rPr>
            <w:color w:val="000000"/>
          </w:rPr>
          <w:delText xml:space="preserve">address this imbalance using </w:delText>
        </w:r>
        <w:r w:rsidR="005109A0" w:rsidRPr="000D77DD" w:rsidDel="009B2A0D">
          <w:rPr>
            <w:color w:val="000000"/>
          </w:rPr>
          <w:delText xml:space="preserve">a Type B approach by performing Type A validation </w:delText>
        </w:r>
        <w:r w:rsidR="007D52FF" w:rsidRPr="000D77DD" w:rsidDel="009B2A0D">
          <w:rPr>
            <w:color w:val="000000"/>
          </w:rPr>
          <w:delText>each</w:delText>
        </w:r>
        <w:r w:rsidR="005109A0" w:rsidRPr="000D77DD" w:rsidDel="009B2A0D">
          <w:rPr>
            <w:color w:val="000000"/>
          </w:rPr>
          <w:delText xml:space="preserve"> unique land cover classes and </w:delText>
        </w:r>
        <w:r w:rsidR="0045030B" w:rsidRPr="000D77DD" w:rsidDel="009B2A0D">
          <w:rPr>
            <w:color w:val="000000"/>
          </w:rPr>
          <w:delText>assum</w:delText>
        </w:r>
        <w:r w:rsidR="005109A0" w:rsidRPr="000D77DD" w:rsidDel="009B2A0D">
          <w:rPr>
            <w:color w:val="000000"/>
          </w:rPr>
          <w:delText>ing</w:delText>
        </w:r>
        <w:r w:rsidR="0045030B" w:rsidRPr="000D77DD" w:rsidDel="009B2A0D">
          <w:rPr>
            <w:color w:val="000000"/>
          </w:rPr>
          <w:delText xml:space="preserve"> </w:delText>
        </w:r>
      </w:del>
      <m:oMath>
        <m:r>
          <w:del w:id="5091" w:author="Fernandes, Richard (he, him, his | il, le, lui)" w:date="2026-06-05T17:46:00Z" w16du:dateUtc="2026-06-05T21:46:00Z">
            <w:rPr>
              <w:rFonts w:ascii="Cambria Math" w:hAnsi="Cambria Math"/>
              <w:color w:val="000000"/>
            </w:rPr>
            <m:t>p=1</m:t>
          </w:del>
        </m:r>
      </m:oMath>
      <w:del w:id="5092" w:author="Fernandes, Richard (he, him, his | il, le, lui)" w:date="2026-06-05T17:46:00Z" w16du:dateUtc="2026-06-05T21:46:00Z">
        <w:r w:rsidR="0045030B" w:rsidRPr="000D77DD" w:rsidDel="009B2A0D">
          <w:rPr>
            <w:color w:val="000000"/>
          </w:rPr>
          <w:delText xml:space="preserve"> if the land cover associated with  matches the land cover </w:delText>
        </w:r>
        <w:r w:rsidR="005109A0" w:rsidRPr="000D77DD" w:rsidDel="009B2A0D">
          <w:rPr>
            <w:color w:val="000000"/>
          </w:rPr>
          <w:delText xml:space="preserve">of </w:delText>
        </w:r>
        <w:r w:rsidR="0045030B" w:rsidRPr="000D77DD" w:rsidDel="009B2A0D">
          <w:rPr>
            <w:color w:val="000000"/>
          </w:rPr>
          <w:delText xml:space="preserve"> . In addition to assuming accurate land cover information,</w:delText>
        </w:r>
        <w:r w:rsidR="008B3FBE" w:rsidRPr="000D77DD" w:rsidDel="009B2A0D">
          <w:rPr>
            <w:color w:val="000000"/>
          </w:rPr>
          <w:delText xml:space="preserve"> </w:delText>
        </w:r>
        <w:r w:rsidR="005109A0" w:rsidRPr="000D77DD" w:rsidDel="009B2A0D">
          <w:rPr>
            <w:color w:val="000000"/>
          </w:rPr>
          <w:delText>this approach is sensitive to the samples  for a given land cover class. For example,</w:delText>
        </w:r>
        <w:r w:rsidR="007D52FF" w:rsidRPr="000D77DD" w:rsidDel="009B2A0D">
          <w:rPr>
            <w:color w:val="000000"/>
          </w:rPr>
          <w:delText xml:space="preserve"> </w:delText>
        </w:r>
        <w:r w:rsidR="005109A0" w:rsidRPr="000D77DD" w:rsidDel="009B2A0D">
          <w:rPr>
            <w:color w:val="000000"/>
          </w:rPr>
          <w:delText xml:space="preserve"> </w:delText>
        </w:r>
        <w:r w:rsidR="0045030B" w:rsidRPr="000D77DD" w:rsidDel="009B2A0D">
          <w:rPr>
            <w:color w:val="000000"/>
          </w:rPr>
          <w:delText xml:space="preserve"> </w:delText>
        </w:r>
      </w:del>
      <m:oMath>
        <m:r>
          <w:del w:id="5093" w:author="Fernandes, Richard (he, him, his | il, le, lui)" w:date="2026-06-05T17:46:00Z" w16du:dateUtc="2026-06-05T21:46:00Z">
            <w:rPr>
              <w:rFonts w:ascii="Cambria Math" w:eastAsia="Cambria Math" w:hAnsi="Cambria Math" w:cs="Cambria Math"/>
              <w:color w:val="000000"/>
            </w:rPr>
            <m:t>a</m:t>
          </w:del>
        </m:r>
      </m:oMath>
      <w:del w:id="5094" w:author="Fernandes, Richard (he, him, his | il, le, lui)" w:date="2026-06-05T17:46:00Z" w16du:dateUtc="2026-06-05T21:46:00Z">
        <w:r w:rsidR="0045030B" w:rsidRPr="000D77DD" w:rsidDel="009B2A0D">
          <w:rPr>
            <w:color w:val="000000"/>
          </w:rPr>
          <w:delText xml:space="preserve"> for </w:delText>
        </w:r>
        <w:r w:rsidR="00B76405" w:rsidRPr="000D77DD" w:rsidDel="009B2A0D">
          <w:rPr>
            <w:color w:val="000000"/>
          </w:rPr>
          <w:delText xml:space="preserve">Sentinel-2 LAI products from the Simplified Level 2 Prototype Processor (SL2P)  algorithm for </w:delText>
        </w:r>
        <w:r w:rsidR="00577B36" w:rsidRPr="000D77DD" w:rsidDel="009B2A0D">
          <w:rPr>
            <w:color w:val="000000"/>
          </w:rPr>
          <w:delText>42</w:delText>
        </w:r>
        <w:r w:rsidR="00B76405" w:rsidRPr="000D77DD" w:rsidDel="009B2A0D">
          <w:rPr>
            <w:color w:val="000000"/>
          </w:rPr>
          <w:delText xml:space="preserve"> deciduous broadleaf forest (DBF) </w:delText>
        </w:r>
        <w:r w:rsidR="00577B36" w:rsidRPr="000D77DD" w:rsidDel="009B2A0D">
          <w:rPr>
            <w:color w:val="000000"/>
          </w:rPr>
          <w:delText>AUs</w:delText>
        </w:r>
        <w:r w:rsidR="00B76405" w:rsidRPr="000D77DD" w:rsidDel="009B2A0D">
          <w:rPr>
            <w:color w:val="000000"/>
          </w:rPr>
          <w:delText xml:space="preserve"> within the US National Ecological Observatory Network (</w:delText>
        </w:r>
        <w:r w:rsidR="00B76405" w:rsidRPr="000D77DD" w:rsidDel="009B2A0D">
          <w:rPr>
            <w:color w:val="000000"/>
          </w:rPr>
          <w:fldChar w:fldCharType="begin"/>
        </w:r>
        <w:r w:rsidR="00B76405" w:rsidRPr="000D77DD" w:rsidDel="009B2A0D">
          <w:rPr>
            <w:color w:val="000000"/>
          </w:rPr>
          <w:delInstrText xml:space="preserve"> REF _Ref213411356 \h </w:delInstrText>
        </w:r>
        <w:r w:rsidR="00B76405" w:rsidRPr="000D77DD" w:rsidDel="009B2A0D">
          <w:rPr>
            <w:color w:val="000000"/>
          </w:rPr>
        </w:r>
        <w:r w:rsidR="00B76405" w:rsidRPr="000D77DD" w:rsidDel="009B2A0D">
          <w:rPr>
            <w:color w:val="000000"/>
          </w:rPr>
          <w:fldChar w:fldCharType="separate"/>
        </w:r>
        <w:r w:rsidR="00B76405" w:rsidDel="009B2A0D">
          <w:delText xml:space="preserve">Figure </w:delText>
        </w:r>
        <w:r w:rsidR="00B76405" w:rsidDel="009B2A0D">
          <w:rPr>
            <w:noProof/>
          </w:rPr>
          <w:delText>1</w:delText>
        </w:r>
        <w:r w:rsidR="00B76405" w:rsidRPr="000D77DD" w:rsidDel="009B2A0D">
          <w:rPr>
            <w:color w:val="000000"/>
          </w:rPr>
          <w:fldChar w:fldCharType="end"/>
        </w:r>
        <w:r w:rsidR="00B76405" w:rsidRPr="000D77DD" w:rsidDel="009B2A0D">
          <w:rPr>
            <w:color w:val="000000"/>
          </w:rPr>
          <w:delText xml:space="preserve">, NEON) was initially quantified as 1.18 +/-0.03 for 203 matchups (Fernandes et al., 2023), then dropped to </w:delText>
        </w:r>
        <w:r w:rsidR="0045030B" w:rsidRPr="000D77DD" w:rsidDel="009B2A0D">
          <w:rPr>
            <w:color w:val="000000"/>
          </w:rPr>
          <w:delText xml:space="preserve"> 0.94 </w:delText>
        </w:r>
        <w:r w:rsidR="00B76405" w:rsidRPr="000D77DD" w:rsidDel="009B2A0D">
          <w:rPr>
            <w:color w:val="000000"/>
          </w:rPr>
          <w:delText xml:space="preserve">+/- xx </w:delText>
        </w:r>
        <w:r w:rsidR="0045030B" w:rsidRPr="000D77DD" w:rsidDel="009B2A0D">
          <w:rPr>
            <w:color w:val="000000"/>
          </w:rPr>
          <w:delText xml:space="preserve">when </w:delText>
        </w:r>
        <w:r w:rsidR="00B76405" w:rsidRPr="000D77DD" w:rsidDel="009B2A0D">
          <w:rPr>
            <w:color w:val="000000"/>
          </w:rPr>
          <w:delText xml:space="preserve">the number of matchups increased to 500 </w:delText>
        </w:r>
        <w:r w:rsidR="0045030B" w:rsidRPr="000D77DD" w:rsidDel="009B2A0D">
          <w:rPr>
            <w:color w:val="000000"/>
          </w:rPr>
          <w:delText xml:space="preserve"> match-ups (Fernandes et al., 2024) and </w:delText>
        </w:r>
        <w:r w:rsidR="008B3FBE" w:rsidRPr="000D77DD" w:rsidDel="009B2A0D">
          <w:rPr>
            <w:color w:val="000000"/>
          </w:rPr>
          <w:delText>subsequently</w:delText>
        </w:r>
        <w:r w:rsidR="00B76405" w:rsidRPr="000D77DD" w:rsidDel="009B2A0D">
          <w:rPr>
            <w:color w:val="000000"/>
          </w:rPr>
          <w:delText xml:space="preserve"> </w:delText>
        </w:r>
        <w:r w:rsidR="007D52FF" w:rsidRPr="000D77DD" w:rsidDel="009B2A0D">
          <w:rPr>
            <w:color w:val="000000"/>
          </w:rPr>
          <w:delText>increased to</w:delText>
        </w:r>
        <w:r w:rsidR="0045030B" w:rsidRPr="000D77DD" w:rsidDel="009B2A0D">
          <w:rPr>
            <w:color w:val="000000"/>
          </w:rPr>
          <w:delText xml:space="preserve"> 1.43 +/-</w:delText>
        </w:r>
        <w:commentRangeStart w:id="5095"/>
        <w:r w:rsidR="0045030B" w:rsidRPr="000D77DD" w:rsidDel="009B2A0D">
          <w:rPr>
            <w:color w:val="000000"/>
          </w:rPr>
          <w:delText>xx</w:delText>
        </w:r>
        <w:commentRangeEnd w:id="5095"/>
        <w:r w:rsidR="0045030B" w:rsidRPr="000D77DD" w:rsidDel="009B2A0D">
          <w:rPr>
            <w:rStyle w:val="CommentReference"/>
            <w:color w:val="000000"/>
            <w:sz w:val="40"/>
            <w:szCs w:val="40"/>
          </w:rPr>
          <w:commentReference w:id="5095"/>
        </w:r>
        <w:r w:rsidR="0045030B" w:rsidRPr="000D77DD" w:rsidDel="009B2A0D">
          <w:rPr>
            <w:color w:val="000000"/>
          </w:rPr>
          <w:delText xml:space="preserve"> when</w:delText>
        </w:r>
        <w:r w:rsidR="00B76405" w:rsidRPr="000D77DD" w:rsidDel="009B2A0D">
          <w:rPr>
            <w:color w:val="000000"/>
          </w:rPr>
          <w:delText xml:space="preserve"> the number of matchups increased to </w:delText>
        </w:r>
        <w:r w:rsidR="00290C97" w:rsidDel="009B2A0D">
          <w:rPr>
            <w:color w:val="000000"/>
          </w:rPr>
          <w:delText xml:space="preserve">xx </w:delText>
        </w:r>
        <w:r w:rsidR="0045030B" w:rsidRPr="000D77DD" w:rsidDel="009B2A0D">
          <w:rPr>
            <w:color w:val="000000"/>
          </w:rPr>
          <w:delText xml:space="preserve">(Brown et al. 2025).  </w:delText>
        </w:r>
      </w:del>
    </w:p>
    <w:p w14:paraId="7229BF0B" w14:textId="11B3538A" w:rsidR="00B76405" w:rsidDel="009B2A0D" w:rsidRDefault="00B76405" w:rsidP="000D77DD">
      <w:pPr>
        <w:pBdr>
          <w:top w:val="nil"/>
          <w:left w:val="nil"/>
          <w:bottom w:val="nil"/>
          <w:right w:val="nil"/>
          <w:between w:val="nil"/>
        </w:pBdr>
        <w:spacing w:after="0" w:line="360" w:lineRule="auto"/>
        <w:rPr>
          <w:del w:id="5096" w:author="Fernandes, Richard (he, him, his | il, le, lui)" w:date="2026-06-05T17:46:00Z" w16du:dateUtc="2026-06-05T21:46:00Z"/>
        </w:rPr>
      </w:pPr>
    </w:p>
    <w:p w14:paraId="3D4EA7FE" w14:textId="34196065" w:rsidR="00B76405" w:rsidRPr="000D77DD" w:rsidDel="009B2A0D" w:rsidRDefault="0045030B" w:rsidP="000D77DD">
      <w:pPr>
        <w:pBdr>
          <w:top w:val="nil"/>
          <w:left w:val="nil"/>
          <w:bottom w:val="nil"/>
          <w:right w:val="nil"/>
          <w:between w:val="nil"/>
        </w:pBdr>
        <w:spacing w:after="0" w:line="360" w:lineRule="auto"/>
        <w:rPr>
          <w:del w:id="5097" w:author="Fernandes, Richard (he, him, his | il, le, lui)" w:date="2026-06-05T17:46:00Z" w16du:dateUtc="2026-06-05T21:46:00Z"/>
          <w:color w:val="000000"/>
        </w:rPr>
      </w:pPr>
      <w:del w:id="5098" w:author="Fernandes, Richard (he, him, his | il, le, lui)" w:date="2026-06-05T17:46:00Z" w16du:dateUtc="2026-06-05T21:46:00Z">
        <w:r w:rsidDel="009B2A0D">
          <w:delText xml:space="preserve">Current good practice attempts to improve Type B validation by performing Type A </w:delText>
        </w:r>
        <w:r w:rsidR="007D52FF" w:rsidDel="009B2A0D">
          <w:delText xml:space="preserve">validation conditional on both land cover and </w:delText>
        </w:r>
        <w:r w:rsidR="007D52FF" w:rsidRPr="000D77DD" w:rsidDel="009B2A0D">
          <w:rPr>
            <w:color w:val="000000"/>
          </w:rPr>
          <w:delText xml:space="preserve"> and then assuming </w:delText>
        </w:r>
      </w:del>
      <m:oMath>
        <m:r>
          <w:del w:id="5099" w:author="Fernandes, Richard (he, him, his | il, le, lui)" w:date="2026-06-05T17:46:00Z" w16du:dateUtc="2026-06-05T21:46:00Z">
            <w:rPr>
              <w:rFonts w:ascii="Cambria Math" w:hAnsi="Cambria Math"/>
              <w:color w:val="000000"/>
            </w:rPr>
            <m:t>p=1</m:t>
          </w:del>
        </m:r>
      </m:oMath>
      <w:del w:id="5100" w:author="Fernandes, Richard (he, him, his | il, le, lui)" w:date="2026-06-05T17:46:00Z" w16du:dateUtc="2026-06-05T21:46:00Z">
        <w:r w:rsidR="007D52FF" w:rsidRPr="000D77DD" w:rsidDel="009B2A0D">
          <w:rPr>
            <w:color w:val="000000"/>
          </w:rPr>
          <w:delText xml:space="preserve"> if the land cover </w:delText>
        </w:r>
        <w:r w:rsidR="00550A62" w:rsidRPr="000D77DD" w:rsidDel="009B2A0D">
          <w:rPr>
            <w:color w:val="000000"/>
          </w:rPr>
          <w:delText xml:space="preserve">and </w:delText>
        </w:r>
        <w:r w:rsidR="007D52FF" w:rsidRPr="000D77DD" w:rsidDel="009B2A0D">
          <w:rPr>
            <w:color w:val="000000"/>
          </w:rPr>
          <w:delText xml:space="preserve"> </w:delText>
        </w:r>
        <w:r w:rsidR="00550A62" w:rsidRPr="000D77DD" w:rsidDel="009B2A0D">
          <w:rPr>
            <w:color w:val="000000"/>
          </w:rPr>
          <w:delText xml:space="preserve">of the measurement being validated match </w:delText>
        </w:r>
        <w:r w:rsidR="00A43446" w:rsidRPr="000D77DD" w:rsidDel="009B2A0D">
          <w:rPr>
            <w:color w:val="000000"/>
          </w:rPr>
          <w:delText>(Fernandes et al., 2014).</w:delText>
        </w:r>
        <w:r w:rsidR="007D52FF" w:rsidRPr="000D77DD" w:rsidDel="009B2A0D">
          <w:rPr>
            <w:color w:val="000000"/>
          </w:rPr>
          <w:delText xml:space="preserve">  This approach is flawed</w:delText>
        </w:r>
        <w:r w:rsidR="00B76405" w:rsidRPr="000D77DD" w:rsidDel="009B2A0D">
          <w:rPr>
            <w:color w:val="000000"/>
          </w:rPr>
          <w:delText>:</w:delText>
        </w:r>
      </w:del>
    </w:p>
    <w:p w14:paraId="56476300" w14:textId="4C93CA3F" w:rsidR="00B76405" w:rsidDel="009B2A0D" w:rsidRDefault="00B76405" w:rsidP="000D77DD">
      <w:pPr>
        <w:pBdr>
          <w:top w:val="nil"/>
          <w:left w:val="nil"/>
          <w:bottom w:val="nil"/>
          <w:right w:val="nil"/>
          <w:between w:val="nil"/>
        </w:pBdr>
        <w:spacing w:after="0" w:line="360" w:lineRule="auto"/>
        <w:rPr>
          <w:del w:id="5101" w:author="Fernandes, Richard (he, him, his | il, le, lui)" w:date="2026-06-05T17:46:00Z" w16du:dateUtc="2026-06-05T21:46:00Z"/>
          <w:color w:val="000000"/>
        </w:rPr>
      </w:pPr>
    </w:p>
    <w:p w14:paraId="7359DC30" w14:textId="06C6644C" w:rsidR="00B76405" w:rsidRPr="000D77DD" w:rsidDel="009B2A0D" w:rsidRDefault="00BD5727" w:rsidP="000D77DD">
      <w:pPr>
        <w:pBdr>
          <w:top w:val="nil"/>
          <w:left w:val="nil"/>
          <w:bottom w:val="nil"/>
          <w:right w:val="nil"/>
          <w:between w:val="nil"/>
        </w:pBdr>
        <w:spacing w:after="0" w:line="360" w:lineRule="auto"/>
        <w:rPr>
          <w:del w:id="5102" w:author="Fernandes, Richard (he, him, his | il, le, lui)" w:date="2026-06-05T17:46:00Z" w16du:dateUtc="2026-06-05T21:46:00Z"/>
          <w:color w:val="000000"/>
        </w:rPr>
      </w:pPr>
      <w:del w:id="5103" w:author="Fernandes, Richard (he, him, his | il, le, lui)" w:date="2026-06-05T17:46:00Z" w16du:dateUtc="2026-06-05T21:46:00Z">
        <w:r w:rsidDel="009B2A0D">
          <w:delText xml:space="preserve"> </w:delText>
        </w:r>
        <w:r w:rsidR="00B76405" w:rsidDel="009B2A0D">
          <w:delText>is a function of</w:delText>
        </w:r>
        <w:r w:rsidDel="009B2A0D">
          <w:delText xml:space="preserve"> </w:delText>
        </w:r>
        <w:r w:rsidRPr="000D77DD" w:rsidDel="009B2A0D">
          <w:rPr>
            <w:color w:val="000000"/>
          </w:rPr>
          <w:delText xml:space="preserve"> so estimates of </w:delText>
        </w:r>
        <w:r w:rsidDel="009B2A0D">
          <w:delText xml:space="preserve">for a specific land cover and </w:delText>
        </w:r>
        <w:r w:rsidRPr="000D77DD" w:rsidDel="009B2A0D">
          <w:rPr>
            <w:color w:val="000000"/>
          </w:rPr>
          <w:delText xml:space="preserve"> may be biased when applied to product measurements</w:delText>
        </w:r>
        <w:r w:rsidR="00577B36" w:rsidRPr="000D77DD" w:rsidDel="009B2A0D">
          <w:rPr>
            <w:color w:val="000000"/>
          </w:rPr>
          <w:delText>,</w:delText>
        </w:r>
        <w:r w:rsidRPr="000D77DD" w:rsidDel="009B2A0D">
          <w:rPr>
            <w:color w:val="000000"/>
          </w:rPr>
          <w:delText xml:space="preserve"> </w:delText>
        </w:r>
      </w:del>
    </w:p>
    <w:p w14:paraId="3745A333" w14:textId="4552F099" w:rsidR="00B76405" w:rsidRPr="000D77DD" w:rsidDel="009B2A0D" w:rsidRDefault="00550A62" w:rsidP="000D77DD">
      <w:pPr>
        <w:pBdr>
          <w:top w:val="nil"/>
          <w:left w:val="nil"/>
          <w:bottom w:val="nil"/>
          <w:right w:val="nil"/>
          <w:between w:val="nil"/>
        </w:pBdr>
        <w:spacing w:after="0" w:line="360" w:lineRule="auto"/>
        <w:rPr>
          <w:del w:id="5104" w:author="Fernandes, Richard (he, him, his | il, le, lui)" w:date="2026-06-05T17:46:00Z" w16du:dateUtc="2026-06-05T21:46:00Z"/>
          <w:color w:val="000000"/>
        </w:rPr>
      </w:pPr>
      <w:del w:id="5105" w:author="Fernandes, Richard (he, him, his | il, le, lui)" w:date="2026-06-05T17:46:00Z" w16du:dateUtc="2026-06-05T21:46:00Z">
        <w:r w:rsidRPr="000D77DD" w:rsidDel="009B2A0D">
          <w:rPr>
            <w:color w:val="000000"/>
          </w:rPr>
          <w:delText xml:space="preserve"> is only available for reference measurement sites so the approach cannot be applied synoptically without assuming a relationship between  and </w:delText>
        </w:r>
        <w:r w:rsidR="00577B36" w:rsidRPr="000D77DD" w:rsidDel="009B2A0D">
          <w:rPr>
            <w:color w:val="000000"/>
          </w:rPr>
          <w:delText>,</w:delText>
        </w:r>
        <w:r w:rsidRPr="000D77DD" w:rsidDel="009B2A0D">
          <w:rPr>
            <w:color w:val="000000"/>
          </w:rPr>
          <w:delText xml:space="preserve"> </w:delText>
        </w:r>
      </w:del>
    </w:p>
    <w:p w14:paraId="651CDE6D" w14:textId="52CE6A2E" w:rsidR="00B76405" w:rsidRPr="000D77DD" w:rsidDel="009B2A0D" w:rsidRDefault="00577B36" w:rsidP="000D77DD">
      <w:pPr>
        <w:pBdr>
          <w:top w:val="nil"/>
          <w:left w:val="nil"/>
          <w:bottom w:val="nil"/>
          <w:right w:val="nil"/>
          <w:between w:val="nil"/>
        </w:pBdr>
        <w:spacing w:after="0" w:line="360" w:lineRule="auto"/>
        <w:rPr>
          <w:del w:id="5106" w:author="Fernandes, Richard (he, him, his | il, le, lui)" w:date="2026-06-05T17:46:00Z" w16du:dateUtc="2026-06-05T21:46:00Z"/>
          <w:color w:val="000000"/>
        </w:rPr>
      </w:pPr>
      <w:del w:id="5107" w:author="Fernandes, Richard (he, him, his | il, le, lui)" w:date="2026-06-05T17:46:00Z" w16du:dateUtc="2026-06-05T21:46:00Z">
        <w:r w:rsidRPr="000D77DD" w:rsidDel="009B2A0D">
          <w:rPr>
            <w:color w:val="000000"/>
          </w:rPr>
          <w:delText>and, e</w:delText>
        </w:r>
        <w:r w:rsidR="00B76405" w:rsidRPr="000D77DD" w:rsidDel="009B2A0D">
          <w:rPr>
            <w:color w:val="000000"/>
          </w:rPr>
          <w:delText xml:space="preserve">ven if a relationship between  and  can be calibrated, for example over reference sites, </w:delText>
        </w:r>
        <w:r w:rsidR="00550A62" w:rsidRPr="000D77DD" w:rsidDel="009B2A0D">
          <w:rPr>
            <w:color w:val="000000"/>
          </w:rPr>
          <w:delText xml:space="preserve">there are many influence factors besides the LAI/FAPAR measurand, for example soil and canopy optical properties, canopy clumping, leaf angle, and acquisition geometry.  </w:delText>
        </w:r>
      </w:del>
    </w:p>
    <w:p w14:paraId="12942A85" w14:textId="53CC5874" w:rsidR="00B76405" w:rsidDel="009B2A0D" w:rsidRDefault="00B76405" w:rsidP="000D77DD">
      <w:pPr>
        <w:pBdr>
          <w:top w:val="nil"/>
          <w:left w:val="nil"/>
          <w:bottom w:val="nil"/>
          <w:right w:val="nil"/>
          <w:between w:val="nil"/>
        </w:pBdr>
        <w:spacing w:after="0" w:line="360" w:lineRule="auto"/>
        <w:rPr>
          <w:del w:id="5108" w:author="Fernandes, Richard (he, him, his | il, le, lui)" w:date="2026-06-05T17:46:00Z" w16du:dateUtc="2026-06-05T21:46:00Z"/>
          <w:color w:val="000000"/>
        </w:rPr>
      </w:pPr>
    </w:p>
    <w:p w14:paraId="7F6D0084" w14:textId="551EA2D8" w:rsidR="00CB75FC" w:rsidRPr="000D77DD" w:rsidDel="009B2A0D" w:rsidRDefault="00550A62" w:rsidP="000D77DD">
      <w:pPr>
        <w:pBdr>
          <w:top w:val="nil"/>
          <w:left w:val="nil"/>
          <w:bottom w:val="nil"/>
          <w:right w:val="nil"/>
          <w:between w:val="nil"/>
        </w:pBdr>
        <w:spacing w:after="0" w:line="360" w:lineRule="auto"/>
        <w:rPr>
          <w:del w:id="5109" w:author="Fernandes, Richard (he, him, his | il, le, lui)" w:date="2026-06-05T17:46:00Z" w16du:dateUtc="2026-06-05T21:46:00Z"/>
          <w:color w:val="000000"/>
        </w:rPr>
      </w:pPr>
      <w:del w:id="5110" w:author="Fernandes, Richard (he, him, his | il, le, lui)" w:date="2026-06-05T17:46:00Z" w16du:dateUtc="2026-06-05T21:46:00Z">
        <w:r w:rsidRPr="000D77DD" w:rsidDel="009B2A0D">
          <w:rPr>
            <w:color w:val="000000"/>
          </w:rPr>
          <w:delText>Th</w:delText>
        </w:r>
        <w:r w:rsidR="00B76405" w:rsidRPr="000D77DD" w:rsidDel="009B2A0D">
          <w:rPr>
            <w:color w:val="000000"/>
          </w:rPr>
          <w:delText xml:space="preserve">e limitations of current response </w:delText>
        </w:r>
        <w:r w:rsidR="00D84353" w:rsidRPr="000D77DD" w:rsidDel="009B2A0D">
          <w:rPr>
            <w:color w:val="000000"/>
          </w:rPr>
          <w:delText>design</w:delText>
        </w:r>
        <w:r w:rsidRPr="000D77DD" w:rsidDel="009B2A0D">
          <w:rPr>
            <w:color w:val="000000"/>
          </w:rPr>
          <w:delText xml:space="preserve"> raises the first research question:</w:delText>
        </w:r>
      </w:del>
    </w:p>
    <w:p w14:paraId="5D72AC94" w14:textId="135A1708" w:rsidR="00550A62" w:rsidDel="009B2A0D" w:rsidRDefault="00550A62" w:rsidP="000D77DD">
      <w:pPr>
        <w:pBdr>
          <w:top w:val="nil"/>
          <w:left w:val="nil"/>
          <w:bottom w:val="nil"/>
          <w:right w:val="nil"/>
          <w:between w:val="nil"/>
        </w:pBdr>
        <w:spacing w:after="0" w:line="360" w:lineRule="auto"/>
        <w:rPr>
          <w:del w:id="5111" w:author="Fernandes, Richard (he, him, his | il, le, lui)" w:date="2026-06-05T17:46:00Z" w16du:dateUtc="2026-06-05T21:46:00Z"/>
          <w:color w:val="000000"/>
        </w:rPr>
      </w:pPr>
    </w:p>
    <w:p w14:paraId="7F6D0085" w14:textId="7DF644AB" w:rsidR="00CB75FC" w:rsidRPr="000D77DD" w:rsidDel="009B2A0D" w:rsidRDefault="00D8059B" w:rsidP="000D77DD">
      <w:pPr>
        <w:pBdr>
          <w:top w:val="nil"/>
          <w:left w:val="nil"/>
          <w:bottom w:val="nil"/>
          <w:right w:val="nil"/>
          <w:between w:val="nil"/>
        </w:pBdr>
        <w:spacing w:line="360" w:lineRule="auto"/>
        <w:rPr>
          <w:del w:id="5112" w:author="Fernandes, Richard (he, him, his | il, le, lui)" w:date="2026-06-05T17:46:00Z" w16du:dateUtc="2026-06-05T21:46:00Z"/>
          <w:color w:val="000000"/>
        </w:rPr>
      </w:pPr>
      <w:del w:id="5113" w:author="Fernandes, Richard (he, him, his | il, le, lui)" w:date="2026-06-05T17:46:00Z" w16du:dateUtc="2026-06-05T21:46:00Z">
        <w:r w:rsidRPr="000D77DD" w:rsidDel="009B2A0D">
          <w:rPr>
            <w:i/>
            <w:color w:val="000000"/>
          </w:rPr>
          <w:delText xml:space="preserve">Q1 </w:delText>
        </w:r>
        <w:r w:rsidR="006C24C9" w:rsidRPr="000D77DD" w:rsidDel="009B2A0D">
          <w:rPr>
            <w:bCs/>
            <w:color w:val="000000"/>
          </w:rPr>
          <w:delText xml:space="preserve">How </w:delText>
        </w:r>
        <w:r w:rsidR="007754F1" w:rsidRPr="000D77DD" w:rsidDel="009B2A0D">
          <w:rPr>
            <w:i/>
            <w:color w:val="000000"/>
          </w:rPr>
          <w:delText>can the</w:delText>
        </w:r>
        <w:r w:rsidRPr="000D77DD" w:rsidDel="009B2A0D">
          <w:rPr>
            <w:i/>
            <w:color w:val="000000"/>
          </w:rPr>
          <w:delText xml:space="preserve"> </w:delText>
        </w:r>
      </w:del>
      <w:customXmlDelRangeStart w:id="5114" w:author="Fernandes, Richard (he, him, his | il, le, lui)" w:date="2026-06-05T17:46:00Z"/>
      <w:sdt>
        <w:sdtPr>
          <w:tag w:val="goog_rdk_37"/>
          <w:id w:val="-1419302088"/>
        </w:sdtPr>
        <w:sdtEndPr/>
        <w:sdtContent>
          <w:customXmlDelRangeEnd w:id="5114"/>
          <w:customXmlDelRangeStart w:id="5115" w:author="Fernandes, Richard (he, him, his | il, le, lui)" w:date="2026-06-05T17:46:00Z"/>
        </w:sdtContent>
      </w:sdt>
      <w:customXmlDelRangeEnd w:id="5115"/>
      <w:del w:id="5116" w:author="Fernandes, Richard (he, him, his | il, le, lui)" w:date="2026-06-05T17:46:00Z" w16du:dateUtc="2026-06-05T21:46:00Z">
        <w:r w:rsidR="007754F1" w:rsidRPr="000D77DD" w:rsidDel="009B2A0D">
          <w:rPr>
            <w:i/>
            <w:color w:val="000000"/>
          </w:rPr>
          <w:delText xml:space="preserve">inclusion probability </w:delText>
        </w:r>
        <w:r w:rsidRPr="000D77DD" w:rsidDel="009B2A0D">
          <w:rPr>
            <w:i/>
            <w:color w:val="000000"/>
          </w:rPr>
          <w:delText>of</w:delText>
        </w:r>
        <w:r w:rsidR="007754F1" w:rsidRPr="000D77DD" w:rsidDel="009B2A0D">
          <w:rPr>
            <w:i/>
            <w:color w:val="000000"/>
          </w:rPr>
          <w:delText xml:space="preserve"> mapping units in synoptic LAI/FAPAR products be modelled</w:delText>
        </w:r>
        <w:r w:rsidR="002444A9" w:rsidRPr="000D77DD" w:rsidDel="009B2A0D">
          <w:rPr>
            <w:i/>
            <w:color w:val="000000"/>
          </w:rPr>
          <w:delText xml:space="preserve"> given </w:delText>
        </w:r>
        <w:r w:rsidR="00B76405" w:rsidRPr="000D77DD" w:rsidDel="009B2A0D">
          <w:rPr>
            <w:i/>
            <w:color w:val="000000"/>
          </w:rPr>
          <w:delText xml:space="preserve">available </w:delText>
        </w:r>
        <w:r w:rsidR="002444A9" w:rsidRPr="000D77DD" w:rsidDel="009B2A0D">
          <w:rPr>
            <w:i/>
            <w:color w:val="000000"/>
          </w:rPr>
          <w:delText xml:space="preserve"> matchups over FRM</w:delText>
        </w:r>
        <w:r w:rsidRPr="000D77DD" w:rsidDel="009B2A0D">
          <w:rPr>
            <w:i/>
            <w:color w:val="000000"/>
          </w:rPr>
          <w:delText>?</w:delText>
        </w:r>
      </w:del>
    </w:p>
    <w:p w14:paraId="7F6D008F" w14:textId="6BB55F30" w:rsidR="00CB75FC" w:rsidRPr="009B4209" w:rsidDel="009B2A0D" w:rsidRDefault="00CB75FC" w:rsidP="009B4209">
      <w:pPr>
        <w:rPr>
          <w:del w:id="5117" w:author="Fernandes, Richard (he, him, his | il, le, lui)" w:date="2026-06-05T17:46:00Z" w16du:dateUtc="2026-06-05T21:46:00Z"/>
          <w:i/>
          <w:iCs/>
        </w:rPr>
      </w:pPr>
    </w:p>
    <w:p w14:paraId="7F6D0090" w14:textId="48B95B6E" w:rsidR="00CB75FC" w:rsidDel="009B2A0D" w:rsidRDefault="00D8059B" w:rsidP="001A4050">
      <w:pPr>
        <w:pStyle w:val="Heading3"/>
        <w:numPr>
          <w:ilvl w:val="2"/>
          <w:numId w:val="11"/>
        </w:numPr>
        <w:rPr>
          <w:del w:id="5118" w:author="Fernandes, Richard (he, him, his | il, le, lui)" w:date="2026-06-05T17:46:00Z" w16du:dateUtc="2026-06-05T21:46:00Z"/>
        </w:rPr>
      </w:pPr>
      <w:del w:id="5119" w:author="Fernandes, Richard (he, him, his | il, le, lui)" w:date="2026-06-05T17:46:00Z" w16du:dateUtc="2026-06-05T21:46:00Z">
        <w:r w:rsidDel="009B2A0D">
          <w:delText>Response Design</w:delText>
        </w:r>
      </w:del>
    </w:p>
    <w:p w14:paraId="7F6D0091" w14:textId="09F56CD2" w:rsidR="00CB75FC" w:rsidDel="009B2A0D" w:rsidRDefault="00CB75FC">
      <w:pPr>
        <w:spacing w:line="360" w:lineRule="auto"/>
        <w:rPr>
          <w:del w:id="5120" w:author="Fernandes, Richard (he, him, his | il, le, lui)" w:date="2026-06-05T17:46:00Z" w16du:dateUtc="2026-06-05T21:46:00Z"/>
        </w:rPr>
      </w:pPr>
    </w:p>
    <w:p w14:paraId="7F6D0092" w14:textId="204D4D22" w:rsidR="00CB75FC" w:rsidDel="009B2A0D" w:rsidRDefault="00D8059B" w:rsidP="000D77DD">
      <w:pPr>
        <w:pStyle w:val="ListParagraph"/>
        <w:spacing w:line="360" w:lineRule="auto"/>
        <w:ind w:left="600"/>
        <w:rPr>
          <w:del w:id="5121" w:author="Fernandes, Richard (he, him, his | il, le, lui)" w:date="2026-06-05T17:46:00Z" w16du:dateUtc="2026-06-05T21:46:00Z"/>
        </w:rPr>
      </w:pPr>
      <w:del w:id="5122" w:author="Fernandes, Richard (he, him, his | il, le, lui)" w:date="2026-06-05T17:46:00Z" w16du:dateUtc="2026-06-05T21:46:00Z">
        <w:r w:rsidDel="009B2A0D">
          <w:delText>The response design includes</w:delText>
        </w:r>
      </w:del>
    </w:p>
    <w:p w14:paraId="7F6D0093" w14:textId="7EE133F9" w:rsidR="00CB75FC" w:rsidDel="009B2A0D" w:rsidRDefault="00D8059B" w:rsidP="001A4050">
      <w:pPr>
        <w:pStyle w:val="ListParagraph"/>
        <w:numPr>
          <w:ilvl w:val="0"/>
          <w:numId w:val="13"/>
        </w:numPr>
        <w:pBdr>
          <w:top w:val="nil"/>
          <w:left w:val="nil"/>
          <w:bottom w:val="nil"/>
          <w:right w:val="nil"/>
          <w:between w:val="nil"/>
        </w:pBdr>
        <w:spacing w:after="0" w:line="360" w:lineRule="auto"/>
        <w:rPr>
          <w:del w:id="5123" w:author="Fernandes, Richard (he, him, his | il, le, lui)" w:date="2026-06-05T17:46:00Z" w16du:dateUtc="2026-06-05T21:46:00Z"/>
        </w:rPr>
      </w:pPr>
      <w:del w:id="5124" w:author="Fernandes, Richard (he, him, his | il, le, lui)" w:date="2026-06-05T17:46:00Z" w16du:dateUtc="2026-06-05T21:46:00Z">
        <w:r w:rsidRPr="000D77DD" w:rsidDel="009B2A0D">
          <w:rPr>
            <w:color w:val="000000"/>
          </w:rPr>
          <w:delText>defining the RM</w:delText>
        </w:r>
        <w:r w:rsidR="00E90C7E" w:rsidRPr="000D77DD" w:rsidDel="009B2A0D">
          <w:rPr>
            <w:color w:val="000000"/>
          </w:rPr>
          <w:delText xml:space="preserve"> measurand</w:delText>
        </w:r>
        <w:r w:rsidRPr="000D77DD" w:rsidDel="009B2A0D">
          <w:rPr>
            <w:color w:val="000000"/>
          </w:rPr>
          <w:delText xml:space="preserve"> and the approach for assessing the uncertainty </w:delText>
        </w:r>
        <w:r w:rsidR="00E90C7E" w:rsidRPr="000D77DD" w:rsidDel="009B2A0D">
          <w:rPr>
            <w:color w:val="000000"/>
          </w:rPr>
          <w:delText xml:space="preserve">and apparent bias </w:delText>
        </w:r>
        <w:r w:rsidR="00550A62" w:rsidRPr="000D77DD" w:rsidDel="009B2A0D">
          <w:rPr>
            <w:color w:val="000000"/>
          </w:rPr>
          <w:delText xml:space="preserve">of  </w:delText>
        </w:r>
        <w:r w:rsidRPr="000D77DD" w:rsidDel="009B2A0D">
          <w:rPr>
            <w:color w:val="000000"/>
          </w:rPr>
          <w:delText>(not to be confused with product uncertainty</w:delText>
        </w:r>
        <w:r w:rsidR="00E90C7E" w:rsidRPr="000D77DD" w:rsidDel="009B2A0D">
          <w:rPr>
            <w:color w:val="000000"/>
          </w:rPr>
          <w:delText>)</w:delText>
        </w:r>
        <w:r w:rsidRPr="000D77DD" w:rsidDel="009B2A0D">
          <w:rPr>
            <w:color w:val="000000"/>
          </w:rPr>
          <w:delText xml:space="preserve"> </w:delText>
        </w:r>
      </w:del>
    </w:p>
    <w:p w14:paraId="7F6D0096" w14:textId="2685F9DF" w:rsidR="00CB75FC" w:rsidRPr="000D77DD" w:rsidDel="009B2A0D" w:rsidRDefault="00D8059B" w:rsidP="001A4050">
      <w:pPr>
        <w:pStyle w:val="ListParagraph"/>
        <w:numPr>
          <w:ilvl w:val="0"/>
          <w:numId w:val="13"/>
        </w:numPr>
        <w:pBdr>
          <w:top w:val="nil"/>
          <w:left w:val="nil"/>
          <w:bottom w:val="nil"/>
          <w:right w:val="nil"/>
          <w:between w:val="nil"/>
        </w:pBdr>
        <w:spacing w:after="0" w:line="360" w:lineRule="auto"/>
        <w:rPr>
          <w:del w:id="5125" w:author="Fernandes, Richard (he, him, his | il, le, lui)" w:date="2026-06-05T17:46:00Z" w16du:dateUtc="2026-06-05T21:46:00Z"/>
          <w:color w:val="000000"/>
        </w:rPr>
      </w:pPr>
      <w:del w:id="5126" w:author="Fernandes, Richard (he, him, his | il, le, lui)" w:date="2026-06-05T17:46:00Z" w16du:dateUtc="2026-06-05T21:46:00Z">
        <w:r w:rsidRPr="000D77DD" w:rsidDel="009B2A0D">
          <w:rPr>
            <w:color w:val="000000"/>
          </w:rPr>
          <w:delText xml:space="preserve">specifying </w:delText>
        </w:r>
        <w:r w:rsidR="00550A62" w:rsidRPr="000D77DD" w:rsidDel="009B2A0D">
          <w:rPr>
            <w:color w:val="000000"/>
          </w:rPr>
          <w:delText>how   is estimated</w:delText>
        </w:r>
        <w:r w:rsidR="002C46CD" w:rsidRPr="000D77DD" w:rsidDel="009B2A0D">
          <w:rPr>
            <w:color w:val="000000"/>
          </w:rPr>
          <w:delText xml:space="preserve"> </w:delText>
        </w:r>
        <w:r w:rsidR="00D84353" w:rsidRPr="000D77DD" w:rsidDel="009B2A0D">
          <w:rPr>
            <w:color w:val="000000"/>
          </w:rPr>
          <w:delText xml:space="preserve">when comparing RM and  at a matchup and how the </w:delText>
        </w:r>
        <w:r w:rsidR="002C46CD" w:rsidRPr="000D77DD" w:rsidDel="009B2A0D">
          <w:rPr>
            <w:color w:val="000000"/>
          </w:rPr>
          <w:delText>additional uncertainty due to this estimation</w:delText>
        </w:r>
        <w:r w:rsidR="00D84353" w:rsidRPr="000D77DD" w:rsidDel="009B2A0D">
          <w:rPr>
            <w:color w:val="000000"/>
          </w:rPr>
          <w:delText xml:space="preserve"> is quantified.</w:delText>
        </w:r>
      </w:del>
    </w:p>
    <w:p w14:paraId="7DA54B49" w14:textId="7CCFBA12" w:rsidR="002C46CD" w:rsidRPr="002C46CD" w:rsidDel="009B2A0D" w:rsidRDefault="002C46CD" w:rsidP="002C46CD">
      <w:pPr>
        <w:pBdr>
          <w:top w:val="nil"/>
          <w:left w:val="nil"/>
          <w:bottom w:val="nil"/>
          <w:right w:val="nil"/>
          <w:between w:val="nil"/>
        </w:pBdr>
        <w:spacing w:after="0" w:line="360" w:lineRule="auto"/>
        <w:ind w:left="765"/>
        <w:rPr>
          <w:del w:id="5127" w:author="Fernandes, Richard (he, him, his | il, le, lui)" w:date="2026-06-05T17:46:00Z" w16du:dateUtc="2026-06-05T21:46:00Z"/>
          <w:color w:val="000000"/>
        </w:rPr>
      </w:pPr>
    </w:p>
    <w:p w14:paraId="375A9708" w14:textId="13AF53C7" w:rsidR="006C31B1" w:rsidDel="009B2A0D" w:rsidRDefault="00D8059B" w:rsidP="000D77DD">
      <w:pPr>
        <w:pStyle w:val="ListParagraph"/>
        <w:spacing w:line="360" w:lineRule="auto"/>
        <w:ind w:left="600"/>
        <w:rPr>
          <w:del w:id="5128" w:author="Fernandes, Richard (he, him, his | il, le, lui)" w:date="2026-06-05T17:46:00Z" w16du:dateUtc="2026-06-05T21:46:00Z"/>
        </w:rPr>
      </w:pPr>
      <w:del w:id="5129" w:author="Fernandes, Richard (he, him, his | il, le, lui)" w:date="2026-06-05T17:46:00Z" w16du:dateUtc="2026-06-05T21:46:00Z">
        <w:r w:rsidDel="009B2A0D">
          <w:delText>RM definition has been a source of confusion for many LAI/FAPAR validation studies</w:delText>
        </w:r>
        <w:r w:rsidR="00E90C7E" w:rsidDel="009B2A0D">
          <w:delText xml:space="preserve"> </w:delText>
        </w:r>
        <w:r w:rsidDel="009B2A0D">
          <w:delText>(</w:delText>
        </w:r>
      </w:del>
      <w:customXmlDelRangeStart w:id="5130" w:author="Fernandes, Richard (he, him, his | il, le, lui)" w:date="2026-06-05T17:46:00Z"/>
      <w:sdt>
        <w:sdtPr>
          <w:tag w:val="goog_rdk_40"/>
          <w:id w:val="-1256108298"/>
        </w:sdtPr>
        <w:sdtEndPr/>
        <w:sdtContent>
          <w:customXmlDelRangeEnd w:id="5130"/>
          <w:customXmlDelRangeStart w:id="5131" w:author="Fernandes, Richard (he, him, his | il, le, lui)" w:date="2026-06-05T17:46:00Z"/>
        </w:sdtContent>
      </w:sdt>
      <w:customXmlDelRangeEnd w:id="5131"/>
      <w:del w:id="5132" w:author="Fernandes, Richard (he, him, his | il, le, lui)" w:date="2026-06-05T17:46:00Z" w16du:dateUtc="2026-06-05T21:46:00Z">
        <w:r w:rsidDel="009B2A0D">
          <w:delText>Fernandes et al., 2014; Fang et al., 20</w:delText>
        </w:r>
        <w:r w:rsidR="00D84353" w:rsidDel="009B2A0D">
          <w:delText>19</w:delText>
        </w:r>
        <w:r w:rsidDel="009B2A0D">
          <w:delText>).</w:delText>
        </w:r>
        <w:r w:rsidR="00E90C7E" w:rsidDel="009B2A0D">
          <w:delText xml:space="preserve">   </w:delText>
        </w:r>
        <w:r w:rsidR="000028CD" w:rsidDel="009B2A0D">
          <w:delText>U</w:delText>
        </w:r>
        <w:r w:rsidR="00550A62" w:rsidDel="009B2A0D">
          <w:delText>ncertainty estimates of FRM</w:delText>
        </w:r>
        <w:r w:rsidR="0075790A" w:rsidDel="009B2A0D">
          <w:delText xml:space="preserve"> </w:delText>
        </w:r>
        <w:r w:rsidR="00E90C7E" w:rsidDel="009B2A0D">
          <w:delText xml:space="preserve"> </w:delText>
        </w:r>
        <w:r w:rsidR="0075790A" w:rsidDel="009B2A0D">
          <w:delText>()</w:delText>
        </w:r>
        <w:r w:rsidR="00577B36" w:rsidDel="009B2A0D">
          <w:delText xml:space="preserve"> </w:delText>
        </w:r>
        <w:r w:rsidR="00550A62" w:rsidDel="009B2A0D">
          <w:delText xml:space="preserve">can be modelled using combinations of Type A and Type B methods (Brown et al. </w:delText>
        </w:r>
        <w:r w:rsidR="00D84353" w:rsidDel="009B2A0D">
          <w:delText>2025</w:delText>
        </w:r>
        <w:r w:rsidR="00550A62" w:rsidDel="009B2A0D">
          <w:delText xml:space="preserve">).  </w:delText>
        </w:r>
        <w:r w:rsidR="006C31B1" w:rsidDel="009B2A0D">
          <w:delText xml:space="preserve"> </w:delText>
        </w:r>
        <w:r w:rsidR="000028CD" w:rsidDel="009B2A0D">
          <w:delText xml:space="preserve">These </w:delText>
        </w:r>
        <w:r w:rsidR="006C31B1" w:rsidDel="009B2A0D">
          <w:delText>uncertainty estimates can be improved, especially with respect to biases that are also difficult to quantify since they depend on destructive sampling for LAI (</w:delText>
        </w:r>
      </w:del>
      <w:customXmlDelRangeStart w:id="5133" w:author="Fernandes, Richard (he, him, his | il, le, lui)" w:date="2026-06-05T17:46:00Z"/>
      <w:sdt>
        <w:sdtPr>
          <w:tag w:val="goog_rdk_42"/>
          <w:id w:val="1255705481"/>
        </w:sdtPr>
        <w:sdtEndPr/>
        <w:sdtContent>
          <w:customXmlDelRangeEnd w:id="5133"/>
          <w:del w:id="5134" w:author="Fernandes, Richard (he, him, his | il, le, lui)" w:date="2026-06-05T17:46:00Z" w16du:dateUtc="2026-06-05T21:46:00Z">
            <w:r w:rsidR="00D84353" w:rsidDel="009B2A0D">
              <w:delText xml:space="preserve">Stenberg et al., 1994; </w:delText>
            </w:r>
            <w:commentRangeStart w:id="5135"/>
          </w:del>
          <w:customXmlDelRangeStart w:id="5136" w:author="Fernandes, Richard (he, him, his | il, le, lui)" w:date="2026-06-05T17:46:00Z"/>
        </w:sdtContent>
      </w:sdt>
      <w:customXmlDelRangeEnd w:id="5136"/>
      <w:del w:id="5137" w:author="Fernandes, Richard (he, him, his | il, le, lui)" w:date="2026-06-05T17:46:00Z" w16du:dateUtc="2026-06-05T21:46:00Z">
        <w:r w:rsidR="006C31B1" w:rsidDel="009B2A0D">
          <w:delText>Mason et al., 2012; Malone et al., 2002;  Demarez, et al., 2008</w:delText>
        </w:r>
        <w:commentRangeEnd w:id="5135"/>
        <w:r w:rsidR="006C31B1" w:rsidDel="009B2A0D">
          <w:rPr>
            <w:rStyle w:val="CommentReference"/>
            <w:sz w:val="40"/>
            <w:szCs w:val="40"/>
          </w:rPr>
          <w:commentReference w:id="5135"/>
        </w:r>
        <w:r w:rsidR="006C31B1" w:rsidDel="009B2A0D">
          <w:delText xml:space="preserve">)  and  </w:delText>
        </w:r>
      </w:del>
      <w:customXmlDelRangeStart w:id="5138" w:author="Fernandes, Richard (he, him, his | il, le, lui)" w:date="2026-06-05T17:46:00Z"/>
      <w:sdt>
        <w:sdtPr>
          <w:tag w:val="goog_rdk_43"/>
          <w:id w:val="1865083214"/>
        </w:sdtPr>
        <w:sdtEndPr/>
        <w:sdtContent>
          <w:customXmlDelRangeEnd w:id="5138"/>
          <w:customXmlDelRangeStart w:id="5139" w:author="Fernandes, Richard (he, him, his | il, le, lui)" w:date="2026-06-05T17:46:00Z"/>
        </w:sdtContent>
      </w:sdt>
      <w:customXmlDelRangeEnd w:id="5139"/>
      <w:del w:id="5140" w:author="Fernandes, Richard (he, him, his | il, le, lui)" w:date="2026-06-05T17:46:00Z" w16du:dateUtc="2026-06-05T21:46:00Z">
        <w:r w:rsidR="006C31B1" w:rsidDel="009B2A0D">
          <w:delText>digital twins for FAPAR (</w:delText>
        </w:r>
        <w:r w:rsidR="00A86567" w:rsidDel="009B2A0D">
          <w:delText>Lanconelli</w:delText>
        </w:r>
        <w:r w:rsidR="006C31B1" w:rsidDel="009B2A0D">
          <w:delText xml:space="preserve"> et al., 2024</w:delText>
        </w:r>
        <w:r w:rsidR="006C24C9" w:rsidDel="009B2A0D">
          <w:delText>).</w:delText>
        </w:r>
        <w:r w:rsidR="0075790A" w:rsidDel="009B2A0D">
          <w:delText xml:space="preserve"> </w:delText>
        </w:r>
        <w:commentRangeStart w:id="5141"/>
        <w:r w:rsidR="0075790A" w:rsidRPr="000D77DD" w:rsidDel="009B2A0D">
          <w:rPr>
            <w:color w:val="000000"/>
          </w:rPr>
          <w:delText xml:space="preserve">Addressing gaps in methods for quantifying FRM uncertainty and apparent bias are outside the scope of </w:delText>
        </w:r>
        <w:r w:rsidR="00577B36" w:rsidRPr="000D77DD" w:rsidDel="009B2A0D">
          <w:rPr>
            <w:color w:val="000000"/>
          </w:rPr>
          <w:delText xml:space="preserve">this method </w:delText>
        </w:r>
        <w:r w:rsidR="0075790A" w:rsidRPr="000D77DD" w:rsidDel="009B2A0D">
          <w:rPr>
            <w:color w:val="000000"/>
          </w:rPr>
          <w:delText xml:space="preserve"> as FRM </w:delText>
        </w:r>
        <w:r w:rsidR="00577B36" w:rsidRPr="000D77DD" w:rsidDel="009B2A0D">
          <w:rPr>
            <w:color w:val="000000"/>
          </w:rPr>
          <w:delText>require</w:delText>
        </w:r>
        <w:r w:rsidR="0075790A" w:rsidRPr="000D77DD" w:rsidDel="009B2A0D">
          <w:rPr>
            <w:color w:val="000000"/>
          </w:rPr>
          <w:delText xml:space="preserve"> in-situ rather than remote sensing surveys.   </w:delText>
        </w:r>
        <w:commentRangeEnd w:id="5141"/>
        <w:r w:rsidR="0075790A" w:rsidDel="009B2A0D">
          <w:rPr>
            <w:rStyle w:val="CommentReference"/>
            <w:sz w:val="40"/>
            <w:szCs w:val="40"/>
          </w:rPr>
          <w:commentReference w:id="5141"/>
        </w:r>
      </w:del>
    </w:p>
    <w:p w14:paraId="053A20FA" w14:textId="482DBA41" w:rsidR="006C31B1" w:rsidDel="009B2A0D" w:rsidRDefault="006C31B1" w:rsidP="00550A62">
      <w:pPr>
        <w:spacing w:line="360" w:lineRule="auto"/>
        <w:rPr>
          <w:del w:id="5142" w:author="Fernandes, Richard (he, him, his | il, le, lui)" w:date="2026-06-05T17:46:00Z" w16du:dateUtc="2026-06-05T21:46:00Z"/>
        </w:rPr>
      </w:pPr>
    </w:p>
    <w:p w14:paraId="363F978C" w14:textId="6585D356" w:rsidR="00C4493B" w:rsidDel="009B2A0D" w:rsidRDefault="006C31B1" w:rsidP="000D77DD">
      <w:pPr>
        <w:pStyle w:val="ListParagraph"/>
        <w:spacing w:line="360" w:lineRule="auto"/>
        <w:ind w:left="600"/>
        <w:rPr>
          <w:del w:id="5143" w:author="Fernandes, Richard (he, him, his | il, le, lui)" w:date="2026-06-05T17:46:00Z" w16du:dateUtc="2026-06-05T21:46:00Z"/>
        </w:rPr>
      </w:pPr>
      <w:del w:id="5144" w:author="Fernandes, Richard (he, him, his | il, le, lui)" w:date="2026-06-05T17:46:00Z" w16du:dateUtc="2026-06-05T21:46:00Z">
        <w:r w:rsidDel="009B2A0D">
          <w:delText xml:space="preserve">The process of determining matchups </w:delText>
        </w:r>
        <w:r w:rsidR="00577B36" w:rsidDel="009B2A0D">
          <w:delText xml:space="preserve">will generally result in greater  uncertainty of the apparent error for a matchup () in comparison to  since </w:delText>
        </w:r>
        <w:r w:rsidDel="009B2A0D">
          <w:delText xml:space="preserve">FRM and product measurements do not exactly match an assessment unit in time and space.   </w:delText>
        </w:r>
        <w:r w:rsidR="00577B36" w:rsidDel="009B2A0D">
          <w:delText xml:space="preserve">The  will depend on the matchup method </w:delText>
        </w:r>
        <w:r w:rsidR="00B95880" w:rsidDel="009B2A0D">
          <w:delText xml:space="preserve">given a set of product measurements for an AU and set of FRM for the same AU  </w:delText>
        </w:r>
        <w:r w:rsidR="00577B36" w:rsidDel="009B2A0D">
          <w:delText>:</w:delText>
        </w:r>
      </w:del>
    </w:p>
    <w:p w14:paraId="2ED3BD64" w14:textId="2986494B" w:rsidR="00C4493B" w:rsidDel="009B2A0D" w:rsidRDefault="00B95880" w:rsidP="001A4050">
      <w:pPr>
        <w:pStyle w:val="ListParagraph"/>
        <w:numPr>
          <w:ilvl w:val="0"/>
          <w:numId w:val="14"/>
        </w:numPr>
        <w:spacing w:line="360" w:lineRule="auto"/>
        <w:rPr>
          <w:del w:id="5145" w:author="Fernandes, Richard (he, him, his | il, le, lui)" w:date="2026-06-05T17:46:00Z" w16du:dateUtc="2026-06-05T21:46:00Z"/>
        </w:rPr>
      </w:pPr>
      <w:del w:id="5146" w:author="Fernandes, Richard (he, him, his | il, le, lui)" w:date="2026-06-05T17:46:00Z" w16du:dateUtc="2026-06-05T21:46:00Z">
        <w:r w:rsidDel="009B2A0D">
          <w:delText xml:space="preserve">simple average: </w:delText>
        </w:r>
      </w:del>
      <m:oMath>
        <m:r>
          <w:del w:id="5147" w:author="Fernandes, Richard (he, him, his | il, le, lui)" w:date="2026-06-05T17:46:00Z" w16du:dateUtc="2026-06-05T21:46:00Z">
            <w:rPr>
              <w:rFonts w:ascii="Cambria Math" w:hAnsi="Cambria Math"/>
            </w:rPr>
            <m:t>=-</m:t>
          </w:del>
        </m:r>
      </m:oMath>
      <w:del w:id="5148" w:author="Fernandes, Richard (he, him, his | il, le, lui)" w:date="2026-06-05T17:46:00Z" w16du:dateUtc="2026-06-05T21:46:00Z">
        <w:r w:rsidDel="009B2A0D">
          <w:delText xml:space="preserve"> where the overbar corresponds to a simple average</w:delText>
        </w:r>
      </w:del>
    </w:p>
    <w:p w14:paraId="188379F8" w14:textId="77807A20" w:rsidR="00B95880" w:rsidRPr="00B95880" w:rsidDel="009B2A0D" w:rsidRDefault="00B95880" w:rsidP="001A4050">
      <w:pPr>
        <w:pStyle w:val="ListParagraph"/>
        <w:numPr>
          <w:ilvl w:val="0"/>
          <w:numId w:val="14"/>
        </w:numPr>
        <w:spacing w:line="360" w:lineRule="auto"/>
        <w:rPr>
          <w:del w:id="5149" w:author="Fernandes, Richard (he, him, his | il, le, lui)" w:date="2026-06-05T17:46:00Z" w16du:dateUtc="2026-06-05T21:46:00Z"/>
        </w:rPr>
      </w:pPr>
      <w:del w:id="5150" w:author="Fernandes, Richard (he, him, his | il, le, lui)" w:date="2026-06-05T17:46:00Z" w16du:dateUtc="2026-06-05T21:46:00Z">
        <w:r w:rsidDel="009B2A0D">
          <w:delText xml:space="preserve">land cover weighted average: </w:delText>
        </w:r>
      </w:del>
      <m:oMath>
        <m:r>
          <w:del w:id="5151" w:author="Fernandes, Richard (he, him, his | il, le, lui)" w:date="2026-06-05T17:46:00Z" w16du:dateUtc="2026-06-05T21:46:00Z">
            <w:rPr>
              <w:rFonts w:ascii="Cambria Math" w:hAnsi="Cambria Math"/>
            </w:rPr>
            <m:t>=-</m:t>
          </w:del>
        </m:r>
      </m:oMath>
      <w:del w:id="5152" w:author="Fernandes, Richard (he, him, his | il, le, lui)" w:date="2026-06-05T17:46:00Z" w16du:dateUtc="2026-06-05T21:46:00Z">
        <w:r w:rsidDel="009B2A0D">
          <w:delText xml:space="preserve"> where the overbar corresponds to an average weighted by the area of land cover in the AU matching the land cover of each  of </w:delText>
        </w:r>
      </w:del>
    </w:p>
    <w:p w14:paraId="059F3B67" w14:textId="312C5414" w:rsidR="00C4493B" w:rsidRPr="00B95880" w:rsidDel="009B2A0D" w:rsidRDefault="00B95880" w:rsidP="001A4050">
      <w:pPr>
        <w:pStyle w:val="ListParagraph"/>
        <w:numPr>
          <w:ilvl w:val="0"/>
          <w:numId w:val="14"/>
        </w:numPr>
        <w:spacing w:line="360" w:lineRule="auto"/>
        <w:rPr>
          <w:del w:id="5153" w:author="Fernandes, Richard (he, him, his | il, le, lui)" w:date="2026-06-05T17:46:00Z" w16du:dateUtc="2026-06-05T21:46:00Z"/>
        </w:rPr>
      </w:pPr>
      <w:del w:id="5154" w:author="Fernandes, Richard (he, him, his | il, le, lui)" w:date="2026-06-05T17:46:00Z" w16du:dateUtc="2026-06-05T21:46:00Z">
        <w:r w:rsidDel="009B2A0D">
          <w:delText xml:space="preserve">fiducial reference estimates: </w:delText>
        </w:r>
      </w:del>
      <m:oMath>
        <m:r>
          <w:del w:id="5155" w:author="Fernandes, Richard (he, him, his | il, le, lui)" w:date="2026-06-05T17:46:00Z" w16du:dateUtc="2026-06-05T21:46:00Z">
            <w:rPr>
              <w:rFonts w:ascii="Cambria Math" w:hAnsi="Cambria Math"/>
            </w:rPr>
            <m:t xml:space="preserve">=-f </m:t>
          </w:del>
        </m:r>
      </m:oMath>
      <w:del w:id="5156" w:author="Fernandes, Richard (he, him, his | il, le, lui)" w:date="2026-06-05T17:46:00Z" w16du:dateUtc="2026-06-05T21:46:00Z">
        <w:r w:rsidDel="009B2A0D">
          <w:delText xml:space="preserve"> where </w:delText>
        </w:r>
      </w:del>
      <m:oMath>
        <m:r>
          <w:del w:id="5157" w:author="Fernandes, Richard (he, him, his | il, le, lui)" w:date="2026-06-05T17:46:00Z" w16du:dateUtc="2026-06-05T21:46:00Z">
            <w:rPr>
              <w:rFonts w:ascii="Cambria Math" w:hAnsi="Cambria Math"/>
            </w:rPr>
            <m:t>f</m:t>
          </w:del>
        </m:r>
      </m:oMath>
      <w:del w:id="5158" w:author="Fernandes, Richard (he, him, his | il, le, lui)" w:date="2026-06-05T17:46:00Z" w16du:dateUtc="2026-06-05T21:46:00Z">
        <w:r w:rsidDel="009B2A0D">
          <w:delText xml:space="preserve"> is a </w:delText>
        </w:r>
        <w:r w:rsidRPr="00B95880" w:rsidDel="009B2A0D">
          <w:rPr>
            <w:b/>
            <w:bCs/>
          </w:rPr>
          <w:delText>transfer function</w:delText>
        </w:r>
        <w:r w:rsidDel="009B2A0D">
          <w:delText xml:space="preserve"> that ideally provides an unbiased estimate of </w:delText>
        </w:r>
      </w:del>
      <m:oMath>
        <m:r>
          <w:del w:id="5159" w:author="Fernandes, Richard (he, him, his | il, le, lui)" w:date="2026-06-05T17:46:00Z" w16du:dateUtc="2026-06-05T21:46:00Z">
            <w:rPr>
              <w:rFonts w:ascii="Cambria Math" w:hAnsi="Cambria Math"/>
            </w:rPr>
            <m:t>y</m:t>
          </w:del>
        </m:r>
      </m:oMath>
      <w:del w:id="5160" w:author="Fernandes, Richard (he, him, his | il, le, lui)" w:date="2026-06-05T17:46:00Z" w16du:dateUtc="2026-06-05T21:46:00Z">
        <w:r w:rsidDel="009B2A0D">
          <w:delText xml:space="preserve"> </w:delText>
        </w:r>
        <w:r w:rsidR="00207D98" w:rsidDel="009B2A0D">
          <w:delText xml:space="preserve">given measurements of auxillary variables </w:delText>
        </w:r>
      </w:del>
      <m:oMath>
        <m:r>
          <w:del w:id="5161" w:author="Fernandes, Richard (he, him, his | il, le, lui)" w:date="2026-06-05T17:46:00Z" w16du:dateUtc="2026-06-05T21:46:00Z">
            <w:rPr>
              <w:rFonts w:ascii="Cambria Math" w:hAnsi="Cambria Math"/>
            </w:rPr>
            <m:t>x</m:t>
          </w:del>
        </m:r>
      </m:oMath>
      <w:del w:id="5162" w:author="Fernandes, Richard (he, him, his | il, le, lui)" w:date="2026-06-05T17:46:00Z" w16du:dateUtc="2026-06-05T21:46:00Z">
        <w:r w:rsidR="00207D98" w:rsidDel="009B2A0D">
          <w:delText xml:space="preserve">  f</w:delText>
        </w:r>
        <w:r w:rsidDel="009B2A0D">
          <w:delText xml:space="preserve">or the AU.  </w:delText>
        </w:r>
        <w:r w:rsidR="00207D98" w:rsidDel="009B2A0D">
          <w:delText xml:space="preserve">The requirement for unbiasedness is usually satisfied by using regression functions calibrated using a set of   that is assumed representative of the AU.  Examples of </w:delText>
        </w:r>
      </w:del>
      <m:oMath>
        <m:r>
          <w:del w:id="5163" w:author="Fernandes, Richard (he, him, his | il, le, lui)" w:date="2026-06-05T17:46:00Z" w16du:dateUtc="2026-06-05T21:46:00Z">
            <w:rPr>
              <w:rFonts w:ascii="Cambria Math" w:hAnsi="Cambria Math"/>
            </w:rPr>
            <m:t>f</m:t>
          </w:del>
        </m:r>
      </m:oMath>
      <w:del w:id="5164" w:author="Fernandes, Richard (he, him, his | il, le, lui)" w:date="2026-06-05T17:46:00Z" w16du:dateUtc="2026-06-05T21:46:00Z">
        <w:r w:rsidR="00207D98" w:rsidDel="009B2A0D">
          <w:delText xml:space="preserve"> include geostatistical interpolation where </w:delText>
        </w:r>
      </w:del>
      <m:oMath>
        <m:r>
          <w:del w:id="5165" w:author="Fernandes, Richard (he, him, his | il, le, lui)" w:date="2026-06-05T17:46:00Z" w16du:dateUtc="2026-06-05T21:46:00Z">
            <w:rPr>
              <w:rFonts w:ascii="Cambria Math" w:hAnsi="Cambria Math"/>
            </w:rPr>
            <m:t>x</m:t>
          </w:del>
        </m:r>
      </m:oMath>
      <w:del w:id="5166" w:author="Fernandes, Richard (he, him, his | il, le, lui)" w:date="2026-06-05T17:46:00Z" w16du:dateUtc="2026-06-05T21:46:00Z">
        <w:r w:rsidR="00207D98" w:rsidDel="009B2A0D">
          <w:delText xml:space="preserve"> corresponds to location and regression estimators  where </w:delText>
        </w:r>
      </w:del>
      <m:oMath>
        <m:r>
          <w:del w:id="5167" w:author="Fernandes, Richard (he, him, his | il, le, lui)" w:date="2026-06-05T17:46:00Z" w16du:dateUtc="2026-06-05T21:46:00Z">
            <w:rPr>
              <w:rFonts w:ascii="Cambria Math" w:hAnsi="Cambria Math"/>
            </w:rPr>
            <m:t>x</m:t>
          </w:del>
        </m:r>
      </m:oMath>
      <w:del w:id="5168" w:author="Fernandes, Richard (he, him, his | il, le, lui)" w:date="2026-06-05T17:46:00Z" w16du:dateUtc="2026-06-05T21:46:00Z">
        <w:r w:rsidR="00207D98" w:rsidDel="009B2A0D">
          <w:delText xml:space="preserve">  corresponds to </w:delText>
        </w:r>
        <w:r w:rsidR="00C4493B" w:rsidDel="009B2A0D">
          <w:delText>multispectral imagery (VALERI, xx)</w:delText>
        </w:r>
        <w:r w:rsidR="00207D98" w:rsidDel="009B2A0D">
          <w:delText xml:space="preserve">.  </w:delText>
        </w:r>
      </w:del>
    </w:p>
    <w:p w14:paraId="33D8969F" w14:textId="0CA240DC" w:rsidR="0075790A" w:rsidDel="009B2A0D" w:rsidRDefault="0075790A" w:rsidP="0075790A">
      <w:pPr>
        <w:spacing w:line="360" w:lineRule="auto"/>
        <w:rPr>
          <w:del w:id="5169" w:author="Fernandes, Richard (he, him, his | il, le, lui)" w:date="2026-06-05T17:46:00Z" w16du:dateUtc="2026-06-05T21:46:00Z"/>
        </w:rPr>
      </w:pPr>
    </w:p>
    <w:p w14:paraId="1C6CE42C" w14:textId="2BE188E4" w:rsidR="0075790A" w:rsidRPr="000D77DD" w:rsidDel="009B2A0D" w:rsidRDefault="0075790A" w:rsidP="000D77DD">
      <w:pPr>
        <w:pStyle w:val="ListParagraph"/>
        <w:spacing w:line="360" w:lineRule="auto"/>
        <w:ind w:left="600"/>
        <w:rPr>
          <w:del w:id="5170" w:author="Fernandes, Richard (he, him, his | il, le, lui)" w:date="2026-06-05T17:46:00Z" w16du:dateUtc="2026-06-05T21:46:00Z"/>
          <w:color w:val="000000"/>
        </w:rPr>
      </w:pPr>
      <w:del w:id="5171" w:author="Fernandes, Richard (he, him, his | il, le, lui)" w:date="2026-06-05T17:46:00Z" w16du:dateUtc="2026-06-05T21:46:00Z">
        <w:r w:rsidRPr="000D77DD" w:rsidDel="009B2A0D">
          <w:rPr>
            <w:color w:val="000000"/>
          </w:rPr>
          <w:delText xml:space="preserve">The bias of FRE estimates of   is often </w:delText>
        </w:r>
        <w:r w:rsidRPr="000D77DD" w:rsidDel="009B2A0D">
          <w:rPr>
            <w:i/>
            <w:iCs/>
            <w:color w:val="000000"/>
          </w:rPr>
          <w:delText>assumed</w:delText>
        </w:r>
        <w:r w:rsidRPr="000D77DD" w:rsidDel="009B2A0D">
          <w:rPr>
            <w:color w:val="000000"/>
          </w:rPr>
          <w:delText xml:space="preserve"> negligible through the use of robust estimators of the expected value of FRM (Fernandes et al. 2003; Camacho et al., 2024) or regression estimators that account for measurement errors in regressors and response (Fernandes and Leblanc, 2006; Tang et al., xx;  Camacho et al., 2024).  </w:delText>
        </w:r>
        <w:r w:rsidR="00207D98" w:rsidRPr="000D77DD" w:rsidDel="009B2A0D">
          <w:rPr>
            <w:color w:val="000000"/>
          </w:rPr>
          <w:delText>This assumption is incorrect as t</w:delText>
        </w:r>
        <w:r w:rsidRPr="000D77DD" w:rsidDel="009B2A0D">
          <w:rPr>
            <w:color w:val="000000"/>
          </w:rPr>
          <w:delText xml:space="preserve">here is no such regression estimators that is a prior unbiased although the Thiel-Sen regression estimate is consistent a priori  (Fernandes and Leblanc, 2006).   Additionally,  all </w:delText>
        </w:r>
        <w:r w:rsidR="00207D98" w:rsidRPr="000D77DD" w:rsidDel="009B2A0D">
          <w:rPr>
            <w:color w:val="000000"/>
          </w:rPr>
          <w:delText xml:space="preserve">regression </w:delText>
        </w:r>
        <w:r w:rsidRPr="000D77DD" w:rsidDel="009B2A0D">
          <w:rPr>
            <w:color w:val="000000"/>
          </w:rPr>
          <w:delText xml:space="preserve">approaches will </w:delText>
        </w:r>
        <w:r w:rsidR="00207D98" w:rsidRPr="000D77DD" w:rsidDel="009B2A0D">
          <w:rPr>
            <w:color w:val="000000"/>
          </w:rPr>
          <w:delText xml:space="preserve">be biased </w:delText>
        </w:r>
        <w:r w:rsidRPr="000D77DD" w:rsidDel="009B2A0D">
          <w:rPr>
            <w:color w:val="000000"/>
          </w:rPr>
          <w:delText xml:space="preserve">the FRM are not representative of the AU.  The first two approaches, based only on FRM in an AU, will likely be spatially representative of a &lt;=250m resolution MMU but may not be representative with respect to the time of the matchup.  </w:delText>
        </w:r>
        <w:r w:rsidR="00207D98" w:rsidRPr="000D77DD" w:rsidDel="009B2A0D">
          <w:rPr>
            <w:color w:val="000000"/>
          </w:rPr>
          <w:delText>This suggests that FRM should be supplemented by FRE to increase the inclusion probability of validation experiments.</w:delText>
        </w:r>
      </w:del>
    </w:p>
    <w:p w14:paraId="3DBE7874" w14:textId="064D6B19" w:rsidR="00E06A6B" w:rsidDel="009B2A0D" w:rsidRDefault="00E06A6B" w:rsidP="00550A62">
      <w:pPr>
        <w:spacing w:line="360" w:lineRule="auto"/>
        <w:rPr>
          <w:del w:id="5172" w:author="Fernandes, Richard (he, him, his | il, le, lui)" w:date="2026-06-05T17:46:00Z" w16du:dateUtc="2026-06-05T21:46:00Z"/>
        </w:rPr>
      </w:pPr>
    </w:p>
    <w:p w14:paraId="13809395" w14:textId="6CD45C6E" w:rsidR="006C24C9" w:rsidRPr="000D77DD" w:rsidDel="009B2A0D" w:rsidRDefault="0075790A" w:rsidP="000D77DD">
      <w:pPr>
        <w:pStyle w:val="ListParagraph"/>
        <w:spacing w:line="360" w:lineRule="auto"/>
        <w:ind w:left="600"/>
        <w:rPr>
          <w:del w:id="5173" w:author="Fernandes, Richard (he, him, his | il, le, lui)" w:date="2026-06-05T17:46:00Z" w16du:dateUtc="2026-06-05T21:46:00Z"/>
          <w:color w:val="000000"/>
        </w:rPr>
      </w:pPr>
      <w:del w:id="5174" w:author="Fernandes, Richard (he, him, his | il, le, lui)" w:date="2026-06-05T17:46:00Z" w16du:dateUtc="2026-06-05T21:46:00Z">
        <w:r w:rsidRPr="000D77DD" w:rsidDel="009B2A0D">
          <w:rPr>
            <w:color w:val="000000"/>
          </w:rPr>
          <w:delText>For matchups using only</w:delText>
        </w:r>
        <w:r w:rsidR="00C66D61" w:rsidRPr="000D77DD" w:rsidDel="009B2A0D">
          <w:rPr>
            <w:color w:val="000000"/>
          </w:rPr>
          <w:delText xml:space="preserve"> FRM</w:delText>
        </w:r>
        <w:r w:rsidRPr="000D77DD" w:rsidDel="009B2A0D">
          <w:rPr>
            <w:color w:val="000000"/>
          </w:rPr>
          <w:delText xml:space="preserve">, </w:delText>
        </w:r>
      </w:del>
      <m:oMath>
        <m:r>
          <w:del w:id="5175" w:author="Fernandes, Richard (he, him, his | il, le, lui)" w:date="2026-06-05T17:46:00Z" w16du:dateUtc="2026-06-05T21:46:00Z">
            <w:rPr>
              <w:rFonts w:ascii="Cambria Math" w:hAnsi="Cambria Math"/>
            </w:rPr>
            <m:t>=</m:t>
          </w:del>
        </m:r>
      </m:oMath>
      <w:del w:id="5176" w:author="Fernandes, Richard (he, him, his | il, le, lui)" w:date="2026-06-05T17:46:00Z" w16du:dateUtc="2026-06-05T21:46:00Z">
        <w:r w:rsidR="00C66D61" w:rsidRPr="000D77DD" w:rsidDel="009B2A0D">
          <w:rPr>
            <w:color w:val="000000"/>
          </w:rPr>
          <w:delText xml:space="preserve"> </w:delText>
        </w:r>
        <w:r w:rsidRPr="000D77DD" w:rsidDel="009B2A0D">
          <w:rPr>
            <w:color w:val="000000"/>
          </w:rPr>
          <w:delText xml:space="preserve">and </w:delText>
        </w:r>
        <w:r w:rsidR="00C66D61" w:rsidRPr="000D77DD" w:rsidDel="009B2A0D">
          <w:rPr>
            <w:color w:val="000000"/>
          </w:rPr>
          <w:delText>can be modelled as the Euclidean sum of the FRM standard uncertainty and  the standard error of FRM estimates within the AU (</w:delText>
        </w:r>
        <w:r w:rsidR="00D84353" w:rsidRPr="000D77DD" w:rsidDel="009B2A0D">
          <w:rPr>
            <w:color w:val="000000"/>
          </w:rPr>
          <w:delText>Brown et al., 2021)</w:delText>
        </w:r>
        <w:r w:rsidR="00C66D61" w:rsidRPr="000D77DD" w:rsidDel="009B2A0D">
          <w:rPr>
            <w:color w:val="000000"/>
          </w:rPr>
          <w:delText xml:space="preserve">.  </w:delText>
        </w:r>
        <w:r w:rsidRPr="000D77DD" w:rsidDel="009B2A0D">
          <w:rPr>
            <w:color w:val="000000"/>
          </w:rPr>
          <w:delText xml:space="preserve">For matchups using  FRE, previous studies have assumed </w:delText>
        </w:r>
      </w:del>
      <m:oMath>
        <m:r>
          <w:del w:id="5177" w:author="Fernandes, Richard (he, him, his | il, le, lui)" w:date="2026-06-05T17:46:00Z" w16du:dateUtc="2026-06-05T21:46:00Z">
            <w:rPr>
              <w:rFonts w:ascii="Cambria Math" w:hAnsi="Cambria Math"/>
            </w:rPr>
            <m:t>=</m:t>
          </w:del>
        </m:r>
      </m:oMath>
      <w:del w:id="5178" w:author="Fernandes, Richard (he, him, his | il, le, lui)" w:date="2026-06-05T17:46:00Z" w16du:dateUtc="2026-06-05T21:46:00Z">
        <w:r w:rsidRPr="000D77DD" w:rsidDel="009B2A0D">
          <w:rPr>
            <w:color w:val="000000"/>
          </w:rPr>
          <w:delText xml:space="preserve"> (VALERI, Baret et al., 2021) or used regression confidence intervals rather than </w:delText>
        </w:r>
        <w:r w:rsidR="00A86567" w:rsidRPr="000D77DD" w:rsidDel="009B2A0D">
          <w:rPr>
            <w:color w:val="000000"/>
          </w:rPr>
          <w:delText>prediction</w:delText>
        </w:r>
        <w:r w:rsidRPr="000D77DD" w:rsidDel="009B2A0D">
          <w:rPr>
            <w:color w:val="000000"/>
          </w:rPr>
          <w:delText xml:space="preserve"> intervals (Brown et al., 2020; Camacho yet al. 2024).  Both of these approaches will likely underestimate of .   This concern is addressed by the second research question:</w:delText>
        </w:r>
      </w:del>
    </w:p>
    <w:p w14:paraId="6ACDFF2F" w14:textId="29EADD60" w:rsidR="0075790A" w:rsidDel="009B2A0D" w:rsidRDefault="0075790A" w:rsidP="00550A62">
      <w:pPr>
        <w:spacing w:line="360" w:lineRule="auto"/>
        <w:rPr>
          <w:del w:id="5179" w:author="Fernandes, Richard (he, him, his | il, le, lui)" w:date="2026-06-05T17:46:00Z" w16du:dateUtc="2026-06-05T21:46:00Z"/>
          <w:color w:val="000000"/>
        </w:rPr>
      </w:pPr>
    </w:p>
    <w:p w14:paraId="11FD9205" w14:textId="42F20103" w:rsidR="006C24C9" w:rsidRPr="000D77DD" w:rsidDel="009B2A0D" w:rsidRDefault="006C24C9" w:rsidP="000D77DD">
      <w:pPr>
        <w:pStyle w:val="ListParagraph"/>
        <w:spacing w:line="360" w:lineRule="auto"/>
        <w:ind w:left="600"/>
        <w:rPr>
          <w:del w:id="5180" w:author="Fernandes, Richard (he, him, his | il, le, lui)" w:date="2026-06-05T17:46:00Z" w16du:dateUtc="2026-06-05T21:46:00Z"/>
          <w:color w:val="000000"/>
        </w:rPr>
      </w:pPr>
      <w:commentRangeStart w:id="5181"/>
      <w:del w:id="5182" w:author="Fernandes, Richard (he, him, his | il, le, lui)" w:date="2026-06-05T17:46:00Z" w16du:dateUtc="2026-06-05T21:46:00Z">
        <w:r w:rsidRPr="000D77DD" w:rsidDel="009B2A0D">
          <w:rPr>
            <w:color w:val="000000"/>
          </w:rPr>
          <w:delText xml:space="preserve">Q2 How can the </w:delText>
        </w:r>
        <w:r w:rsidR="00B02D79" w:rsidRPr="000D77DD" w:rsidDel="009B2A0D">
          <w:rPr>
            <w:color w:val="000000"/>
          </w:rPr>
          <w:delText xml:space="preserve">additional </w:delText>
        </w:r>
        <w:r w:rsidR="00D84353" w:rsidRPr="000D77DD" w:rsidDel="009B2A0D">
          <w:rPr>
            <w:color w:val="000000"/>
          </w:rPr>
          <w:delText xml:space="preserve">RM </w:delText>
        </w:r>
        <w:r w:rsidRPr="000D77DD" w:rsidDel="009B2A0D">
          <w:rPr>
            <w:color w:val="000000"/>
          </w:rPr>
          <w:delText xml:space="preserve">uncertainty and bias </w:delText>
        </w:r>
        <w:r w:rsidR="00B02D79" w:rsidRPr="000D77DD" w:rsidDel="009B2A0D">
          <w:rPr>
            <w:color w:val="000000"/>
          </w:rPr>
          <w:delText xml:space="preserve"> due to matchup error be quantified?</w:delText>
        </w:r>
        <w:commentRangeEnd w:id="5181"/>
        <w:r w:rsidR="00412FBC" w:rsidRPr="000D77DD" w:rsidDel="009B2A0D">
          <w:rPr>
            <w:rStyle w:val="CommentReference"/>
            <w:color w:val="000000"/>
            <w:sz w:val="40"/>
            <w:szCs w:val="40"/>
          </w:rPr>
          <w:commentReference w:id="5181"/>
        </w:r>
      </w:del>
    </w:p>
    <w:p w14:paraId="7F6D009E" w14:textId="591DAA3A" w:rsidR="00CB75FC" w:rsidDel="009B2A0D" w:rsidRDefault="00CB75FC">
      <w:pPr>
        <w:rPr>
          <w:del w:id="5183" w:author="Fernandes, Richard (he, him, his | il, le, lui)" w:date="2026-06-05T17:46:00Z" w16du:dateUtc="2026-06-05T21:46:00Z"/>
        </w:rPr>
      </w:pPr>
    </w:p>
    <w:p w14:paraId="7F6D009F" w14:textId="5C3F564D" w:rsidR="00CB75FC" w:rsidDel="009B2A0D" w:rsidRDefault="00B77651" w:rsidP="001A4050">
      <w:pPr>
        <w:pStyle w:val="Heading3"/>
        <w:numPr>
          <w:ilvl w:val="2"/>
          <w:numId w:val="11"/>
        </w:numPr>
        <w:rPr>
          <w:del w:id="5184" w:author="Fernandes, Richard (he, him, his | il, le, lui)" w:date="2026-06-05T17:46:00Z" w16du:dateUtc="2026-06-05T21:46:00Z"/>
        </w:rPr>
      </w:pPr>
      <w:del w:id="5185" w:author="Fernandes, Richard (he, him, his | il, le, lui)" w:date="2026-06-05T17:46:00Z" w16du:dateUtc="2026-06-05T21:46:00Z">
        <w:r w:rsidDel="009B2A0D">
          <w:delText>Analysis</w:delText>
        </w:r>
      </w:del>
    </w:p>
    <w:p w14:paraId="7F6D00A0" w14:textId="04DEBE10" w:rsidR="00CB75FC" w:rsidDel="009B2A0D" w:rsidRDefault="00CB75FC">
      <w:pPr>
        <w:pBdr>
          <w:top w:val="nil"/>
          <w:left w:val="nil"/>
          <w:bottom w:val="nil"/>
          <w:right w:val="nil"/>
          <w:between w:val="nil"/>
        </w:pBdr>
        <w:ind w:left="720"/>
        <w:rPr>
          <w:del w:id="5186" w:author="Fernandes, Richard (he, him, his | il, le, lui)" w:date="2026-06-05T17:46:00Z" w16du:dateUtc="2026-06-05T21:46:00Z"/>
          <w:color w:val="000000"/>
        </w:rPr>
      </w:pPr>
    </w:p>
    <w:p w14:paraId="28E8CB25" w14:textId="3980F7D5" w:rsidR="00661E01" w:rsidRPr="000E0EF9" w:rsidDel="009B2A0D" w:rsidRDefault="00B02D79" w:rsidP="000E0EF9">
      <w:pPr>
        <w:pBdr>
          <w:top w:val="nil"/>
          <w:left w:val="nil"/>
          <w:bottom w:val="nil"/>
          <w:right w:val="nil"/>
          <w:between w:val="nil"/>
        </w:pBdr>
        <w:spacing w:line="360" w:lineRule="auto"/>
        <w:rPr>
          <w:del w:id="5187" w:author="Fernandes, Richard (he, him, his | il, le, lui)" w:date="2026-06-05T17:46:00Z" w16du:dateUtc="2026-06-05T21:46:00Z"/>
          <w:color w:val="000000"/>
        </w:rPr>
      </w:pPr>
      <w:del w:id="5188" w:author="Fernandes, Richard (he, him, his | il, le, lui)" w:date="2026-06-05T17:46:00Z" w16du:dateUtc="2026-06-05T21:46:00Z">
        <w:r w:rsidRPr="000E0EF9" w:rsidDel="009B2A0D">
          <w:rPr>
            <w:color w:val="000000"/>
          </w:rPr>
          <w:delText>CEOS Stage 3 validation requires estimates of the probability that a product measurement conforms to tolerance l</w:delText>
        </w:r>
        <w:r w:rsidR="00661E01" w:rsidRPr="000E0EF9" w:rsidDel="009B2A0D">
          <w:rPr>
            <w:color w:val="000000"/>
          </w:rPr>
          <w:delText>imits</w:delText>
        </w:r>
        <w:r w:rsidRPr="000E0EF9" w:rsidDel="009B2A0D">
          <w:rPr>
            <w:color w:val="000000"/>
          </w:rPr>
          <w:delText xml:space="preserve">  for </w:delText>
        </w:r>
        <w:r w:rsidR="007C7305" w:rsidRPr="000E0EF9" w:rsidDel="009B2A0D">
          <w:rPr>
            <w:color w:val="000000"/>
          </w:rPr>
          <w:delText>standard</w:delText>
        </w:r>
        <w:r w:rsidR="00412FBC" w:rsidRPr="000E0EF9" w:rsidDel="009B2A0D">
          <w:rPr>
            <w:color w:val="000000"/>
          </w:rPr>
          <w:delText xml:space="preserve"> uncertainty</w:delText>
        </w:r>
        <w:r w:rsidR="007C7305" w:rsidRPr="000E0EF9" w:rsidDel="009B2A0D">
          <w:rPr>
            <w:color w:val="000000"/>
          </w:rPr>
          <w:delText xml:space="preserve">, relative standard uncertainty </w:delText>
        </w:r>
        <w:r w:rsidRPr="000E0EF9" w:rsidDel="009B2A0D">
          <w:rPr>
            <w:color w:val="000000"/>
          </w:rPr>
          <w:delText>and stability</w:delText>
        </w:r>
      </w:del>
    </w:p>
    <w:p w14:paraId="3134F8BF" w14:textId="23B076C7" w:rsidR="00412FBC" w:rsidDel="009B2A0D" w:rsidRDefault="00412FBC" w:rsidP="000E0EF9">
      <w:pPr>
        <w:spacing w:line="360" w:lineRule="auto"/>
        <w:rPr>
          <w:del w:id="5189" w:author="Fernandes, Richard (he, him, his | il, le, lui)" w:date="2026-06-05T17:46:00Z" w16du:dateUtc="2026-06-05T21:46:00Z"/>
        </w:rPr>
      </w:pPr>
    </w:p>
    <w:p w14:paraId="58378C0E" w14:textId="2532729F" w:rsidR="00412FBC" w:rsidDel="009B2A0D" w:rsidRDefault="00412FBC" w:rsidP="000E0EF9">
      <w:pPr>
        <w:spacing w:line="360" w:lineRule="auto"/>
        <w:rPr>
          <w:del w:id="5190" w:author="Fernandes, Richard (he, him, his | il, le, lui)" w:date="2026-06-05T17:46:00Z" w16du:dateUtc="2026-06-05T21:46:00Z"/>
        </w:rPr>
      </w:pPr>
      <w:del w:id="5191" w:author="Fernandes, Richard (he, him, his | il, le, lui)" w:date="2026-06-05T17:46:00Z" w16du:dateUtc="2026-06-05T21:46:00Z">
        <w:r w:rsidDel="009B2A0D">
          <w:delText>Methods for assessing GCOS requirements for stability are outside our scope as the number of locations with long term matchups (Djamai et al. 2025) are currently  insufficient to consider a Stage 3 or 4 validation.</w:delText>
        </w:r>
      </w:del>
    </w:p>
    <w:p w14:paraId="091161CB" w14:textId="1B640326" w:rsidR="00661E01" w:rsidDel="009B2A0D" w:rsidRDefault="00661E01" w:rsidP="000E0EF9">
      <w:pPr>
        <w:pBdr>
          <w:top w:val="nil"/>
          <w:left w:val="nil"/>
          <w:bottom w:val="nil"/>
          <w:right w:val="nil"/>
          <w:between w:val="nil"/>
        </w:pBdr>
        <w:spacing w:line="360" w:lineRule="auto"/>
        <w:rPr>
          <w:del w:id="5192" w:author="Fernandes, Richard (he, him, his | il, le, lui)" w:date="2026-06-05T17:46:00Z" w16du:dateUtc="2026-06-05T21:46:00Z"/>
          <w:color w:val="000000"/>
        </w:rPr>
      </w:pPr>
    </w:p>
    <w:p w14:paraId="18A52ACC" w14:textId="1FB46860" w:rsidR="00167DA0" w:rsidRPr="000E0EF9" w:rsidDel="009B2A0D" w:rsidRDefault="00661E01" w:rsidP="000E0EF9">
      <w:pPr>
        <w:pBdr>
          <w:top w:val="nil"/>
          <w:left w:val="nil"/>
          <w:bottom w:val="nil"/>
          <w:right w:val="nil"/>
          <w:between w:val="nil"/>
        </w:pBdr>
        <w:spacing w:line="360" w:lineRule="auto"/>
        <w:rPr>
          <w:del w:id="5193" w:author="Fernandes, Richard (he, him, his | il, le, lui)" w:date="2026-06-05T17:46:00Z" w16du:dateUtc="2026-06-05T21:46:00Z"/>
          <w:color w:val="000000"/>
        </w:rPr>
      </w:pPr>
      <w:del w:id="5194" w:author="Fernandes, Richard (he, him, his | il, le, lui)" w:date="2026-06-05T17:46:00Z" w16du:dateUtc="2026-06-05T21:46:00Z">
        <w:r w:rsidRPr="000E0EF9" w:rsidDel="009B2A0D">
          <w:rPr>
            <w:color w:val="000000"/>
          </w:rPr>
          <w:delText xml:space="preserve">Conformity to MPE has been </w:delText>
        </w:r>
        <w:r w:rsidR="00A86567" w:rsidRPr="000E0EF9" w:rsidDel="009B2A0D">
          <w:rPr>
            <w:color w:val="000000"/>
          </w:rPr>
          <w:delText>previously</w:delText>
        </w:r>
        <w:r w:rsidR="007C7305" w:rsidRPr="000E0EF9" w:rsidDel="009B2A0D">
          <w:rPr>
            <w:color w:val="000000"/>
          </w:rPr>
          <w:delText xml:space="preserve"> </w:delText>
        </w:r>
        <w:r w:rsidRPr="000E0EF9" w:rsidDel="009B2A0D">
          <w:rPr>
            <w:color w:val="000000"/>
          </w:rPr>
          <w:delText>addressed</w:delText>
        </w:r>
        <w:r w:rsidR="00167DA0" w:rsidRPr="000E0EF9" w:rsidDel="009B2A0D">
          <w:rPr>
            <w:color w:val="000000"/>
          </w:rPr>
          <w:delText xml:space="preserve"> using a simple acceptance approach</w:delText>
        </w:r>
        <w:r w:rsidRPr="000E0EF9" w:rsidDel="009B2A0D">
          <w:rPr>
            <w:color w:val="000000"/>
          </w:rPr>
          <w:delText xml:space="preserve">, </w:delText>
        </w:r>
        <w:r w:rsidR="00167DA0" w:rsidRPr="000E0EF9" w:rsidDel="009B2A0D">
          <w:rPr>
            <w:color w:val="000000"/>
          </w:rPr>
          <w:delText>that d</w:delText>
        </w:r>
        <w:r w:rsidRPr="000E0EF9" w:rsidDel="009B2A0D">
          <w:rPr>
            <w:color w:val="000000"/>
          </w:rPr>
          <w:delText>oes</w:delText>
        </w:r>
        <w:r w:rsidR="00167DA0" w:rsidRPr="000E0EF9" w:rsidDel="009B2A0D">
          <w:rPr>
            <w:color w:val="000000"/>
          </w:rPr>
          <w:delText xml:space="preserve"> not account for matchup</w:delText>
        </w:r>
        <w:r w:rsidR="007C7305" w:rsidRPr="000E0EF9" w:rsidDel="009B2A0D">
          <w:rPr>
            <w:color w:val="000000"/>
          </w:rPr>
          <w:delText xml:space="preserve"> uncertainty</w:delText>
        </w:r>
        <w:r w:rsidRPr="000E0EF9" w:rsidDel="009B2A0D">
          <w:rPr>
            <w:color w:val="000000"/>
          </w:rPr>
          <w:delText xml:space="preserve">, but GCOS uncertainty tolerance limits were incorrectly applied (Brown et al. </w:delText>
        </w:r>
        <w:r w:rsidR="00412FBC" w:rsidRPr="000E0EF9" w:rsidDel="009B2A0D">
          <w:rPr>
            <w:color w:val="000000"/>
          </w:rPr>
          <w:delText>2021</w:delText>
        </w:r>
        <w:r w:rsidRPr="000E0EF9" w:rsidDel="009B2A0D">
          <w:rPr>
            <w:color w:val="000000"/>
          </w:rPr>
          <w:delText xml:space="preserve">, Fernandes et al., </w:delText>
        </w:r>
        <w:r w:rsidR="00412FBC" w:rsidRPr="000E0EF9" w:rsidDel="009B2A0D">
          <w:rPr>
            <w:color w:val="000000"/>
          </w:rPr>
          <w:delText>2023,2024,2025</w:delText>
        </w:r>
        <w:r w:rsidRPr="000E0EF9" w:rsidDel="009B2A0D">
          <w:rPr>
            <w:color w:val="000000"/>
          </w:rPr>
          <w:delText xml:space="preserve">).  </w:delText>
        </w:r>
        <w:r w:rsidR="002663EC" w:rsidRPr="000E0EF9" w:rsidDel="009B2A0D">
          <w:rPr>
            <w:color w:val="000000"/>
          </w:rPr>
          <w:delText xml:space="preserve">Confusion with respect to terminology remains within CEOS and </w:delText>
        </w:r>
        <w:r w:rsidR="007C7305" w:rsidRPr="000E0EF9" w:rsidDel="009B2A0D">
          <w:rPr>
            <w:color w:val="000000"/>
          </w:rPr>
          <w:delText xml:space="preserve">the wider scientific literature.  For </w:delText>
        </w:r>
        <w:r w:rsidR="00412FBC" w:rsidRPr="000E0EF9" w:rsidDel="009B2A0D">
          <w:rPr>
            <w:color w:val="000000"/>
          </w:rPr>
          <w:delText>example,</w:delText>
        </w:r>
        <w:r w:rsidR="007C7305" w:rsidRPr="000E0EF9" w:rsidDel="009B2A0D">
          <w:rPr>
            <w:color w:val="000000"/>
          </w:rPr>
          <w:delText xml:space="preserve"> a number of CEOS good practice documents use the </w:delText>
        </w:r>
        <w:r w:rsidR="002663EC" w:rsidRPr="000E0EF9" w:rsidDel="009B2A0D">
          <w:rPr>
            <w:color w:val="000000"/>
          </w:rPr>
          <w:delText xml:space="preserve">terms “accuracy” for bias, “precision” for uncertainty, and “uncertainty” </w:delText>
        </w:r>
        <w:r w:rsidR="000A4F3F" w:rsidDel="009B2A0D">
          <w:rPr>
            <w:color w:val="000000"/>
          </w:rPr>
          <w:delText>for apparent error (</w:delText>
        </w:r>
        <w:r w:rsidR="002663EC" w:rsidRPr="000E0EF9" w:rsidDel="009B2A0D">
          <w:rPr>
            <w:color w:val="000000"/>
          </w:rPr>
          <w:delText xml:space="preserve">Fernandes et al., 2014 ; Doxani et al. </w:delText>
        </w:r>
        <w:r w:rsidR="00412FBC" w:rsidRPr="000E0EF9" w:rsidDel="009B2A0D">
          <w:rPr>
            <w:color w:val="000000"/>
          </w:rPr>
          <w:delText>2018</w:delText>
        </w:r>
        <w:r w:rsidR="002663EC" w:rsidRPr="000E0EF9" w:rsidDel="009B2A0D">
          <w:rPr>
            <w:color w:val="000000"/>
          </w:rPr>
          <w:delText xml:space="preserve">).   The situation with respect to terms has improved with recent FRM methods (Brown et al. </w:delText>
        </w:r>
        <w:r w:rsidR="00412FBC" w:rsidRPr="000E0EF9" w:rsidDel="009B2A0D">
          <w:rPr>
            <w:color w:val="000000"/>
          </w:rPr>
          <w:delText>2021</w:delText>
        </w:r>
        <w:r w:rsidR="002663EC" w:rsidRPr="000E0EF9" w:rsidDel="009B2A0D">
          <w:rPr>
            <w:color w:val="000000"/>
          </w:rPr>
          <w:delText xml:space="preserve">) and </w:delText>
        </w:r>
        <w:r w:rsidR="007C7305" w:rsidRPr="000E0EF9" w:rsidDel="009B2A0D">
          <w:rPr>
            <w:color w:val="000000"/>
          </w:rPr>
          <w:delText xml:space="preserve">with </w:delText>
        </w:r>
        <w:r w:rsidR="002663EC" w:rsidRPr="000E0EF9" w:rsidDel="009B2A0D">
          <w:rPr>
            <w:color w:val="000000"/>
          </w:rPr>
          <w:delText xml:space="preserve">the use of FRM for </w:delText>
        </w:r>
        <w:r w:rsidR="007C7305" w:rsidRPr="000E0EF9" w:rsidDel="009B2A0D">
          <w:rPr>
            <w:color w:val="000000"/>
          </w:rPr>
          <w:delText>validation</w:delText>
        </w:r>
        <w:r w:rsidR="002663EC" w:rsidRPr="000E0EF9" w:rsidDel="009B2A0D">
          <w:rPr>
            <w:color w:val="000000"/>
          </w:rPr>
          <w:delText xml:space="preserve"> (Brown et al., 2025) and conformity testing (Camacho et al., 2024)</w:delText>
        </w:r>
        <w:r w:rsidR="00412FBC" w:rsidRPr="000E0EF9" w:rsidDel="009B2A0D">
          <w:rPr>
            <w:color w:val="000000"/>
          </w:rPr>
          <w:delText>.</w:delText>
        </w:r>
      </w:del>
    </w:p>
    <w:p w14:paraId="6F20B9FB" w14:textId="6714F487" w:rsidR="00661E01" w:rsidDel="009B2A0D" w:rsidRDefault="00661E01" w:rsidP="000E0EF9">
      <w:pPr>
        <w:pBdr>
          <w:top w:val="nil"/>
          <w:left w:val="nil"/>
          <w:bottom w:val="nil"/>
          <w:right w:val="nil"/>
          <w:between w:val="nil"/>
        </w:pBdr>
        <w:rPr>
          <w:del w:id="5195" w:author="Fernandes, Richard (he, him, his | il, le, lui)" w:date="2026-06-05T17:46:00Z" w16du:dateUtc="2026-06-05T21:46:00Z"/>
          <w:color w:val="000000"/>
        </w:rPr>
      </w:pPr>
    </w:p>
    <w:p w14:paraId="260DC08B" w14:textId="6A37745C" w:rsidR="00806BF1" w:rsidRPr="000E0EF9" w:rsidDel="009B2A0D" w:rsidRDefault="00412FBC" w:rsidP="000E0EF9">
      <w:pPr>
        <w:pBdr>
          <w:top w:val="nil"/>
          <w:left w:val="nil"/>
          <w:bottom w:val="nil"/>
          <w:right w:val="nil"/>
          <w:between w:val="nil"/>
        </w:pBdr>
        <w:spacing w:after="0" w:line="360" w:lineRule="auto"/>
        <w:rPr>
          <w:del w:id="5196" w:author="Fernandes, Richard (he, him, his | il, le, lui)" w:date="2026-06-05T17:46:00Z" w16du:dateUtc="2026-06-05T21:46:00Z"/>
          <w:color w:val="000000"/>
        </w:rPr>
      </w:pPr>
      <w:del w:id="5197" w:author="Fernandes, Richard (he, him, his | il, le, lui)" w:date="2026-06-05T17:46:00Z" w16du:dateUtc="2026-06-05T21:46:00Z">
        <w:r w:rsidRPr="000E0EF9" w:rsidDel="009B2A0D">
          <w:rPr>
            <w:color w:val="000000"/>
          </w:rPr>
          <w:delText>Most</w:delText>
        </w:r>
        <w:r w:rsidR="00806BF1" w:rsidRPr="000E0EF9" w:rsidDel="009B2A0D">
          <w:rPr>
            <w:color w:val="000000"/>
          </w:rPr>
          <w:delText xml:space="preserve"> studies </w:delText>
        </w:r>
        <w:r w:rsidR="002663EC" w:rsidRPr="000E0EF9" w:rsidDel="009B2A0D">
          <w:rPr>
            <w:color w:val="000000"/>
          </w:rPr>
          <w:delText xml:space="preserve">test conformity and report validation </w:delText>
        </w:r>
        <w:r w:rsidR="00806BF1" w:rsidRPr="000E0EF9" w:rsidDel="009B2A0D">
          <w:rPr>
            <w:color w:val="000000"/>
          </w:rPr>
          <w:delText>parameters</w:delText>
        </w:r>
        <w:r w:rsidR="00661E01" w:rsidRPr="000E0EF9" w:rsidDel="009B2A0D">
          <w:rPr>
            <w:color w:val="000000"/>
          </w:rPr>
          <w:delText xml:space="preserve"> </w:delText>
        </w:r>
        <w:r w:rsidR="002663EC" w:rsidRPr="000E0EF9" w:rsidDel="009B2A0D">
          <w:rPr>
            <w:color w:val="000000"/>
          </w:rPr>
          <w:delText>from</w:delText>
        </w:r>
        <w:r w:rsidR="00661E01" w:rsidRPr="000E0EF9" w:rsidDel="009B2A0D">
          <w:rPr>
            <w:color w:val="000000"/>
          </w:rPr>
          <w:delText xml:space="preserve"> observed matchups conditioned on</w:delText>
        </w:r>
        <w:r w:rsidR="002663EC" w:rsidRPr="000E0EF9" w:rsidDel="009B2A0D">
          <w:rPr>
            <w:color w:val="000000"/>
          </w:rPr>
          <w:delText>ly</w:delText>
        </w:r>
        <w:r w:rsidR="00661E01" w:rsidRPr="000E0EF9" w:rsidDel="009B2A0D">
          <w:rPr>
            <w:color w:val="000000"/>
          </w:rPr>
          <w:delText xml:space="preserve"> land cover</w:delText>
        </w:r>
        <w:r w:rsidR="002F7674" w:rsidRPr="000E0EF9" w:rsidDel="009B2A0D">
          <w:rPr>
            <w:color w:val="000000"/>
          </w:rPr>
          <w:delText xml:space="preserve">.  This violates the fundamental JGCM assumption that the conditions considered </w:delText>
        </w:r>
        <w:r w:rsidR="00806BF1" w:rsidRPr="000E0EF9" w:rsidDel="009B2A0D">
          <w:rPr>
            <w:color w:val="000000"/>
          </w:rPr>
          <w:delText>by a Type A estimate are</w:delText>
        </w:r>
        <w:r w:rsidR="002F7674" w:rsidRPr="000E0EF9" w:rsidDel="009B2A0D">
          <w:rPr>
            <w:color w:val="000000"/>
          </w:rPr>
          <w:delText xml:space="preserve"> repeatable and representative of the</w:delText>
        </w:r>
        <w:r w:rsidR="0034589D" w:rsidDel="009B2A0D">
          <w:rPr>
            <w:color w:val="000000"/>
          </w:rPr>
          <w:delText xml:space="preserve"> specific </w:delText>
        </w:r>
        <w:r w:rsidR="002F7674" w:rsidRPr="000E0EF9" w:rsidDel="009B2A0D">
          <w:rPr>
            <w:color w:val="000000"/>
          </w:rPr>
          <w:delText xml:space="preserve"> conditions of an arbitrary product measurement</w:delText>
        </w:r>
        <w:r w:rsidR="00806BF1" w:rsidRPr="000E0EF9" w:rsidDel="009B2A0D">
          <w:rPr>
            <w:color w:val="000000"/>
          </w:rPr>
          <w:delText xml:space="preserve">.  This violation can result in biases in parameter estimates due to sampling effects (see </w:delText>
        </w:r>
        <w:r w:rsidR="00B85B60" w:rsidRPr="000E0EF9" w:rsidDel="009B2A0D">
          <w:rPr>
            <w:color w:val="000000"/>
          </w:rPr>
          <w:delText>Section</w:delText>
        </w:r>
        <w:r w:rsidR="00806BF1" w:rsidRPr="000E0EF9" w:rsidDel="009B2A0D">
          <w:rPr>
            <w:color w:val="000000"/>
          </w:rPr>
          <w:delText xml:space="preserve"> 1.4.1) and due to differences in conditions within a land cover class</w:delText>
        </w:r>
        <w:r w:rsidR="002F7674" w:rsidRPr="000E0EF9" w:rsidDel="009B2A0D">
          <w:rPr>
            <w:color w:val="000000"/>
          </w:rPr>
          <w:delText xml:space="preserve">.   For </w:delText>
        </w:r>
        <w:commentRangeStart w:id="5198"/>
        <w:r w:rsidR="002F7674" w:rsidRPr="000E0EF9" w:rsidDel="009B2A0D">
          <w:rPr>
            <w:color w:val="000000"/>
          </w:rPr>
          <w:delText xml:space="preserve">example, the </w:delText>
        </w:r>
      </w:del>
      <m:oMath>
        <m:r>
          <w:del w:id="5199" w:author="Fernandes, Richard (he, him, his | il, le, lui)" w:date="2026-06-05T17:46:00Z" w16du:dateUtc="2026-06-05T21:46:00Z">
            <w:rPr>
              <w:rFonts w:ascii="Cambria Math" w:eastAsia="Cambria Math" w:hAnsi="Cambria Math" w:cs="Cambria Math"/>
              <w:color w:val="000000"/>
            </w:rPr>
            <m:t>a</m:t>
          </w:del>
        </m:r>
      </m:oMath>
      <w:del w:id="5200" w:author="Fernandes, Richard (he, him, his | il, le, lui)" w:date="2026-06-05T17:46:00Z" w16du:dateUtc="2026-06-05T21:46:00Z">
        <w:r w:rsidR="002F7674" w:rsidRPr="000E0EF9" w:rsidDel="009B2A0D">
          <w:rPr>
            <w:color w:val="000000"/>
          </w:rPr>
          <w:delText xml:space="preserve"> of  Sentinel-2 LAI </w:delText>
        </w:r>
        <w:r w:rsidR="007C7305" w:rsidRPr="000E0EF9" w:rsidDel="009B2A0D">
          <w:rPr>
            <w:color w:val="000000"/>
          </w:rPr>
          <w:delText>estimates from</w:delText>
        </w:r>
        <w:r w:rsidR="002F7674" w:rsidRPr="000E0EF9" w:rsidDel="009B2A0D">
          <w:rPr>
            <w:color w:val="000000"/>
          </w:rPr>
          <w:delText xml:space="preserve"> the Simplified Level 2 Prototype Processor for 203 matchups for 74 deciduous broadleaf (DBF) sites in North America  was 1.18 +</w:delText>
        </w:r>
        <w:r w:rsidR="007C7305" w:rsidRPr="000E0EF9" w:rsidDel="009B2A0D">
          <w:rPr>
            <w:color w:val="000000"/>
          </w:rPr>
          <w:delText>/</w:delText>
        </w:r>
        <w:r w:rsidR="002F7674" w:rsidRPr="000E0EF9" w:rsidDel="009B2A0D">
          <w:rPr>
            <w:color w:val="000000"/>
          </w:rPr>
          <w:delText xml:space="preserve">-0.03 but ranged from </w:delText>
        </w:r>
        <w:r w:rsidR="00AE6641" w:rsidDel="009B2A0D">
          <w:rPr>
            <w:color w:val="000000"/>
          </w:rPr>
          <w:delText>xx</w:delText>
        </w:r>
        <w:r w:rsidR="002F7674" w:rsidRPr="000E0EF9" w:rsidDel="009B2A0D">
          <w:rPr>
            <w:color w:val="000000"/>
          </w:rPr>
          <w:delText xml:space="preserve"> +/-</w:delText>
        </w:r>
        <w:r w:rsidR="00AE6641" w:rsidDel="009B2A0D">
          <w:rPr>
            <w:color w:val="000000"/>
          </w:rPr>
          <w:delText xml:space="preserve">  0.02 </w:delText>
        </w:r>
        <w:r w:rsidR="002F7674" w:rsidRPr="000E0EF9" w:rsidDel="009B2A0D">
          <w:rPr>
            <w:color w:val="000000"/>
          </w:rPr>
          <w:delText xml:space="preserve"> at reference LAI 1 to 2.6 +/- 0.04 at reference LAI 6 (Fernandes et al., 2023).  </w:delText>
        </w:r>
        <w:commentRangeEnd w:id="5198"/>
        <w:r w:rsidR="002F7674" w:rsidRPr="000E0EF9" w:rsidDel="009B2A0D">
          <w:rPr>
            <w:rStyle w:val="CommentReference"/>
            <w:color w:val="000000"/>
            <w:sz w:val="40"/>
            <w:szCs w:val="40"/>
          </w:rPr>
          <w:commentReference w:id="5198"/>
        </w:r>
        <w:r w:rsidR="002F7674" w:rsidRPr="000E0EF9" w:rsidDel="009B2A0D">
          <w:rPr>
            <w:color w:val="000000"/>
          </w:rPr>
          <w:delText xml:space="preserve">  </w:delText>
        </w:r>
      </w:del>
    </w:p>
    <w:p w14:paraId="39E17704" w14:textId="6C77E3F5" w:rsidR="00806BF1" w:rsidDel="009B2A0D" w:rsidRDefault="00806BF1" w:rsidP="000E0EF9">
      <w:pPr>
        <w:pBdr>
          <w:top w:val="nil"/>
          <w:left w:val="nil"/>
          <w:bottom w:val="nil"/>
          <w:right w:val="nil"/>
          <w:between w:val="nil"/>
        </w:pBdr>
        <w:spacing w:after="0" w:line="360" w:lineRule="auto"/>
        <w:rPr>
          <w:del w:id="5201" w:author="Fernandes, Richard (he, him, his | il, le, lui)" w:date="2026-06-05T17:46:00Z" w16du:dateUtc="2026-06-05T21:46:00Z"/>
          <w:color w:val="000000"/>
        </w:rPr>
      </w:pPr>
    </w:p>
    <w:p w14:paraId="7A2E6E33" w14:textId="4E3BE27A" w:rsidR="00C64424" w:rsidRPr="000E0EF9" w:rsidDel="009B2A0D" w:rsidRDefault="002F7674" w:rsidP="000E0EF9">
      <w:pPr>
        <w:pBdr>
          <w:top w:val="nil"/>
          <w:left w:val="nil"/>
          <w:bottom w:val="nil"/>
          <w:right w:val="nil"/>
          <w:between w:val="nil"/>
        </w:pBdr>
        <w:spacing w:after="0" w:line="360" w:lineRule="auto"/>
        <w:rPr>
          <w:del w:id="5202" w:author="Fernandes, Richard (he, him, his | il, le, lui)" w:date="2026-06-05T17:46:00Z" w16du:dateUtc="2026-06-05T21:46:00Z"/>
          <w:lang w:val="en-US"/>
        </w:rPr>
      </w:pPr>
      <w:del w:id="5203" w:author="Fernandes, Richard (he, him, his | il, le, lui)" w:date="2026-06-05T17:46:00Z" w16du:dateUtc="2026-06-05T21:46:00Z">
        <w:r w:rsidRPr="000E0EF9" w:rsidDel="009B2A0D">
          <w:rPr>
            <w:color w:val="000000"/>
          </w:rPr>
          <w:delText xml:space="preserve">Current good practice recommends quantifying thematic quality conditional on both land cover and </w:delText>
        </w:r>
        <w:r w:rsidR="007C7305" w:rsidRPr="000E0EF9" w:rsidDel="009B2A0D">
          <w:rPr>
            <w:color w:val="000000"/>
          </w:rPr>
          <w:delText xml:space="preserve"> (Fernandes et al., 2014)</w:delText>
        </w:r>
        <w:r w:rsidRPr="000E0EF9" w:rsidDel="009B2A0D">
          <w:rPr>
            <w:color w:val="000000"/>
          </w:rPr>
          <w:delText xml:space="preserve"> </w:delText>
        </w:r>
        <w:r w:rsidR="00412FBC" w:rsidRPr="000E0EF9" w:rsidDel="009B2A0D">
          <w:rPr>
            <w:color w:val="000000"/>
          </w:rPr>
          <w:delText xml:space="preserve">.  </w:delText>
        </w:r>
        <w:r w:rsidRPr="000E0EF9" w:rsidDel="009B2A0D">
          <w:rPr>
            <w:color w:val="000000"/>
          </w:rPr>
          <w:delText xml:space="preserve">This increases the likelihood that conditions for a validation parameter are repeatable but resulting conformity tests apply to the </w:delText>
        </w:r>
        <w:r w:rsidR="00412FBC" w:rsidRPr="000E0EF9" w:rsidDel="009B2A0D">
          <w:rPr>
            <w:color w:val="000000"/>
          </w:rPr>
          <w:delText xml:space="preserve">conditions of </w:delText>
        </w:r>
        <w:r w:rsidRPr="000E0EF9" w:rsidDel="009B2A0D">
          <w:rPr>
            <w:color w:val="000000"/>
          </w:rPr>
          <w:delText xml:space="preserve">reference measurement  and not </w:delText>
        </w:r>
        <w:r w:rsidR="00412FBC" w:rsidRPr="000E0EF9" w:rsidDel="009B2A0D">
          <w:rPr>
            <w:color w:val="000000"/>
          </w:rPr>
          <w:delText>conditions of other</w:delText>
        </w:r>
        <w:r w:rsidRPr="000E0EF9" w:rsidDel="009B2A0D">
          <w:rPr>
            <w:color w:val="000000"/>
          </w:rPr>
          <w:delText xml:space="preserve"> product measurement  .</w:delText>
        </w:r>
        <w:r w:rsidR="00806BF1" w:rsidRPr="000E0EF9" w:rsidDel="009B2A0D">
          <w:rPr>
            <w:color w:val="000000"/>
          </w:rPr>
          <w:delText xml:space="preserve">  Instead, good practices should require estimating conformity and associated parameters conditioned on land cover and  so that validation experiments conducted over limited matchups can be </w:delText>
        </w:r>
        <w:r w:rsidR="007C7305" w:rsidRPr="000E0EF9" w:rsidDel="009B2A0D">
          <w:rPr>
            <w:color w:val="000000"/>
          </w:rPr>
          <w:delText>associated with synoptic product estimates</w:delText>
        </w:r>
        <w:r w:rsidR="00806BF1" w:rsidRPr="000E0EF9" w:rsidDel="009B2A0D">
          <w:rPr>
            <w:color w:val="000000"/>
          </w:rPr>
          <w:delText>.  T</w:delText>
        </w:r>
        <w:r w:rsidR="007C7305" w:rsidRPr="000E0EF9" w:rsidDel="009B2A0D">
          <w:rPr>
            <w:color w:val="000000"/>
          </w:rPr>
          <w:delText>o address the</w:delText>
        </w:r>
        <w:r w:rsidR="00806BF1" w:rsidRPr="000E0EF9" w:rsidDel="009B2A0D">
          <w:rPr>
            <w:color w:val="000000"/>
          </w:rPr>
          <w:delText xml:space="preserve"> research gap is addressed </w:delText>
        </w:r>
        <w:r w:rsidR="007C7305" w:rsidRPr="000E0EF9" w:rsidDel="009B2A0D">
          <w:rPr>
            <w:color w:val="000000"/>
          </w:rPr>
          <w:delText>this study addresses the</w:delText>
        </w:r>
        <w:r w:rsidR="00806BF1" w:rsidRPr="000E0EF9" w:rsidDel="009B2A0D">
          <w:rPr>
            <w:color w:val="000000"/>
          </w:rPr>
          <w:delText xml:space="preserve"> question</w:delText>
        </w:r>
        <w:r w:rsidR="00DA7032" w:rsidRPr="000E0EF9" w:rsidDel="009B2A0D">
          <w:rPr>
            <w:lang w:val="en-US"/>
          </w:rPr>
          <w:delText>:</w:delText>
        </w:r>
      </w:del>
    </w:p>
    <w:p w14:paraId="6E5DBD4D" w14:textId="6A6C503D" w:rsidR="00806BF1" w:rsidRPr="00806BF1" w:rsidDel="009B2A0D" w:rsidRDefault="00806BF1" w:rsidP="000E0EF9">
      <w:pPr>
        <w:pBdr>
          <w:top w:val="nil"/>
          <w:left w:val="nil"/>
          <w:bottom w:val="nil"/>
          <w:right w:val="nil"/>
          <w:between w:val="nil"/>
        </w:pBdr>
        <w:spacing w:after="0" w:line="360" w:lineRule="auto"/>
        <w:rPr>
          <w:del w:id="5204" w:author="Fernandes, Richard (he, him, his | il, le, lui)" w:date="2026-06-05T17:46:00Z" w16du:dateUtc="2026-06-05T21:46:00Z"/>
          <w:color w:val="000000"/>
        </w:rPr>
      </w:pPr>
    </w:p>
    <w:p w14:paraId="38F0A788" w14:textId="3A91460D" w:rsidR="00DA7032" w:rsidRPr="000E0EF9" w:rsidDel="009B2A0D" w:rsidRDefault="00DA7032" w:rsidP="000E0EF9">
      <w:pPr>
        <w:spacing w:line="360" w:lineRule="auto"/>
        <w:rPr>
          <w:del w:id="5205" w:author="Fernandes, Richard (he, him, his | il, le, lui)" w:date="2026-06-05T17:46:00Z" w16du:dateUtc="2026-06-05T21:46:00Z"/>
          <w:color w:val="000000"/>
        </w:rPr>
      </w:pPr>
      <w:del w:id="5206" w:author="Fernandes, Richard (he, him, his | il, le, lui)" w:date="2026-06-05T17:46:00Z" w16du:dateUtc="2026-06-05T21:46:00Z">
        <w:r w:rsidDel="009B2A0D">
          <w:delText xml:space="preserve">Q3.  </w:delText>
        </w:r>
        <w:r w:rsidR="00412FBC" w:rsidDel="009B2A0D">
          <w:delText xml:space="preserve">Analysis: </w:delText>
        </w:r>
        <w:r w:rsidDel="009B2A0D">
          <w:delText>How can</w:delText>
        </w:r>
        <w:r w:rsidR="00B85B60" w:rsidDel="009B2A0D">
          <w:delText xml:space="preserve">  conformity to GCOS requirements to </w:delText>
        </w:r>
        <w:r w:rsidDel="009B2A0D">
          <w:delText xml:space="preserve"> </w:delText>
        </w:r>
      </w:del>
      <m:oMath>
        <m:r>
          <w:del w:id="5207" w:author="Fernandes, Richard (he, him, his | il, le, lui)" w:date="2026-06-05T17:46:00Z" w16du:dateUtc="2026-06-05T21:46:00Z">
            <w:rPr>
              <w:rFonts w:ascii="Cambria Math" w:hAnsi="Cambria Math"/>
            </w:rPr>
            <m:t>u</m:t>
          </w:del>
        </m:r>
      </m:oMath>
      <w:del w:id="5208" w:author="Fernandes, Richard (he, him, his | il, le, lui)" w:date="2026-06-05T17:46:00Z" w16du:dateUtc="2026-06-05T21:46:00Z">
        <w:r w:rsidDel="009B2A0D">
          <w:delText xml:space="preserve">,  </w:delText>
        </w:r>
      </w:del>
      <m:oMath>
        <m:r>
          <w:del w:id="5209" w:author="Fernandes, Richard (he, him, his | il, le, lui)" w:date="2026-06-05T17:46:00Z" w16du:dateUtc="2026-06-05T21:46:00Z">
            <w:rPr>
              <w:rFonts w:ascii="Cambria Math" w:eastAsia="Cambria Math" w:hAnsi="Cambria Math" w:cs="Cambria Math"/>
            </w:rPr>
            <m:t xml:space="preserve"> </m:t>
          </w:del>
        </m:r>
      </m:oMath>
      <w:del w:id="5210" w:author="Fernandes, Richard (he, him, his | il, le, lui)" w:date="2026-06-05T17:46:00Z" w16du:dateUtc="2026-06-05T21:46:00Z">
        <w:r w:rsidR="00B85B60" w:rsidDel="009B2A0D">
          <w:delText xml:space="preserve">and estimates of </w:delText>
        </w:r>
      </w:del>
      <m:oMath>
        <m:r>
          <w:del w:id="5211" w:author="Fernandes, Richard (he, him, his | il, le, lui)" w:date="2026-06-05T17:46:00Z" w16du:dateUtc="2026-06-05T21:46:00Z">
            <w:rPr>
              <w:rFonts w:ascii="Cambria Math" w:hAnsi="Cambria Math"/>
            </w:rPr>
            <m:t>a</m:t>
          </w:del>
        </m:r>
      </m:oMath>
      <w:del w:id="5212" w:author="Fernandes, Richard (he, him, his | il, le, lui)" w:date="2026-06-05T17:46:00Z" w16du:dateUtc="2026-06-05T21:46:00Z">
        <w:r w:rsidR="00B85B60" w:rsidDel="009B2A0D">
          <w:delText xml:space="preserve"> be analyzed conditional on </w:delText>
        </w:r>
        <w:r w:rsidDel="009B2A0D">
          <w:delText xml:space="preserve">land cover and </w:delText>
        </w:r>
      </w:del>
      <m:oMath>
        <m:r>
          <w:del w:id="5213" w:author="Fernandes, Richard (he, him, his | il, le, lui)" w:date="2026-06-05T17:46:00Z" w16du:dateUtc="2026-06-05T21:46:00Z">
            <w:rPr>
              <w:rFonts w:ascii="Cambria Math" w:hAnsi="Cambria Math"/>
              <w:color w:val="000000"/>
            </w:rPr>
            <m:t>y</m:t>
          </w:del>
        </m:r>
      </m:oMath>
      <w:del w:id="5214" w:author="Fernandes, Richard (he, him, his | il, le, lui)" w:date="2026-06-05T17:46:00Z" w16du:dateUtc="2026-06-05T21:46:00Z">
        <w:r w:rsidR="00B85B60" w:rsidRPr="000E0EF9" w:rsidDel="009B2A0D">
          <w:rPr>
            <w:color w:val="000000"/>
          </w:rPr>
          <w:delText xml:space="preserve"> in a manner consistent with assumptions of representativeness and </w:delText>
        </w:r>
        <w:r w:rsidR="007C7305" w:rsidRPr="000E0EF9" w:rsidDel="009B2A0D">
          <w:rPr>
            <w:color w:val="000000"/>
          </w:rPr>
          <w:delText>accounting</w:delText>
        </w:r>
        <w:r w:rsidR="00B85B60" w:rsidRPr="000E0EF9" w:rsidDel="009B2A0D">
          <w:rPr>
            <w:color w:val="000000"/>
          </w:rPr>
          <w:delText xml:space="preserve"> for matchup error.</w:delText>
        </w:r>
      </w:del>
    </w:p>
    <w:p w14:paraId="7F6D00A8" w14:textId="72392248" w:rsidR="00CB75FC" w:rsidDel="009B2A0D" w:rsidRDefault="00CB75FC">
      <w:pPr>
        <w:spacing w:line="360" w:lineRule="auto"/>
        <w:rPr>
          <w:del w:id="5215" w:author="Fernandes, Richard (he, him, his | il, le, lui)" w:date="2026-06-05T17:46:00Z" w16du:dateUtc="2026-06-05T21:46:00Z"/>
        </w:rPr>
      </w:pPr>
    </w:p>
    <w:p w14:paraId="7F6D00A9" w14:textId="7A994E7C" w:rsidR="00CB75FC" w:rsidDel="009B2A0D" w:rsidRDefault="00D8059B">
      <w:pPr>
        <w:pStyle w:val="Heading2"/>
        <w:rPr>
          <w:del w:id="5216" w:author="Fernandes, Richard (he, him, his | il, le, lui)" w:date="2026-06-05T17:46:00Z" w16du:dateUtc="2026-06-05T21:46:00Z"/>
        </w:rPr>
      </w:pPr>
      <w:del w:id="5217" w:author="Fernandes, Richard (he, him, his | il, le, lui)" w:date="2026-06-05T17:46:00Z" w16du:dateUtc="2026-06-05T21:46:00Z">
        <w:r w:rsidDel="009B2A0D">
          <w:delText>1.</w:delText>
        </w:r>
        <w:r w:rsidR="00B85B60" w:rsidDel="009B2A0D">
          <w:delText>7</w:delText>
        </w:r>
        <w:r w:rsidDel="009B2A0D">
          <w:delText xml:space="preserve"> Scope and Novelty</w:delText>
        </w:r>
      </w:del>
    </w:p>
    <w:p w14:paraId="7F6D00AA" w14:textId="6664DF09" w:rsidR="00CB75FC" w:rsidDel="009B2A0D" w:rsidRDefault="00CB75FC">
      <w:pPr>
        <w:spacing w:line="360" w:lineRule="auto"/>
        <w:rPr>
          <w:del w:id="5218" w:author="Fernandes, Richard (he, him, his | il, le, lui)" w:date="2026-06-05T17:46:00Z" w16du:dateUtc="2026-06-05T21:46:00Z"/>
        </w:rPr>
      </w:pPr>
    </w:p>
    <w:p w14:paraId="7F6D00AB" w14:textId="7A18C2CC" w:rsidR="00CB75FC" w:rsidDel="009B2A0D" w:rsidRDefault="00D8059B">
      <w:pPr>
        <w:spacing w:line="360" w:lineRule="auto"/>
        <w:rPr>
          <w:del w:id="5219" w:author="Fernandes, Richard (he, him, his | il, le, lui)" w:date="2026-06-05T17:46:00Z" w16du:dateUtc="2026-06-05T21:46:00Z"/>
        </w:rPr>
      </w:pPr>
      <w:del w:id="5220" w:author="Fernandes, Richard (he, him, his | il, le, lui)" w:date="2026-06-05T17:46:00Z" w16du:dateUtc="2026-06-05T21:46:00Z">
        <w:r w:rsidDel="009B2A0D">
          <w:delText>Section 2 documents the measured and simulated datasets used to demonstrate methods.  Section 3 describes methods used to address the research questions.  The impact of these methods is assessed in Section 4 by validating available datasets  and comparing these results with validation statistics using current validation good practices.  The implications and limitations of our findings are discussed in Section 5 together with other approaches that should be considered.  Conclusions related to our research questions, to the extent possible, are provided in Section 6.</w:delText>
        </w:r>
      </w:del>
    </w:p>
    <w:p w14:paraId="7F6D00AC" w14:textId="22F5FCCE" w:rsidR="00CB75FC" w:rsidDel="009B2A0D" w:rsidRDefault="00CB75FC">
      <w:pPr>
        <w:spacing w:line="360" w:lineRule="auto"/>
        <w:rPr>
          <w:del w:id="5221" w:author="Fernandes, Richard (he, him, his | il, le, lui)" w:date="2026-06-05T17:46:00Z" w16du:dateUtc="2026-06-05T21:46:00Z"/>
        </w:rPr>
      </w:pPr>
    </w:p>
    <w:p w14:paraId="7F6D00AD" w14:textId="04DBA853" w:rsidR="00CB75FC" w:rsidDel="009B2A0D" w:rsidRDefault="00D8059B">
      <w:pPr>
        <w:spacing w:line="360" w:lineRule="auto"/>
        <w:rPr>
          <w:del w:id="5222" w:author="Fernandes, Richard (he, him, his | il, le, lui)" w:date="2026-06-05T17:46:00Z" w16du:dateUtc="2026-06-05T21:46:00Z"/>
        </w:rPr>
      </w:pPr>
      <w:del w:id="5223" w:author="Fernandes, Richard (he, him, his | il, le, lui)" w:date="2026-06-05T17:46:00Z" w16du:dateUtc="2026-06-05T21:46:00Z">
        <w:r w:rsidDel="009B2A0D">
          <w:delText>Limitations to scope xx.</w:delText>
        </w:r>
      </w:del>
    </w:p>
    <w:p w14:paraId="7F6D00AE" w14:textId="001A66A2" w:rsidR="00CB75FC" w:rsidDel="009B2A0D" w:rsidRDefault="00D8059B" w:rsidP="00DD28E6">
      <w:pPr>
        <w:spacing w:line="360" w:lineRule="auto"/>
        <w:ind w:left="1980"/>
        <w:rPr>
          <w:del w:id="5224" w:author="Fernandes, Richard (he, him, his | il, le, lui)" w:date="2026-06-05T17:46:00Z" w16du:dateUtc="2026-06-05T21:46:00Z"/>
        </w:rPr>
      </w:pPr>
      <w:del w:id="5225" w:author="Fernandes, Richard (he, him, his | il, le, lui)" w:date="2026-06-05T17:46:00Z" w16du:dateUtc="2026-06-05T21:46:00Z">
        <w:r w:rsidDel="009B2A0D">
          <w:delText>Novelty xx.</w:delText>
        </w:r>
      </w:del>
    </w:p>
    <w:p w14:paraId="7F6D00AF" w14:textId="6C3F1B40" w:rsidR="00CB75FC" w:rsidDel="009B2A0D" w:rsidRDefault="0019203B" w:rsidP="001A4050">
      <w:pPr>
        <w:pStyle w:val="Heading1"/>
        <w:numPr>
          <w:ilvl w:val="0"/>
          <w:numId w:val="11"/>
        </w:numPr>
        <w:ind w:left="360" w:hanging="360"/>
        <w:rPr>
          <w:del w:id="5226" w:author="Fernandes, Richard (he, him, his | il, le, lui)" w:date="2026-06-05T17:46:00Z" w16du:dateUtc="2026-06-05T21:46:00Z"/>
        </w:rPr>
      </w:pPr>
      <w:del w:id="5227" w:author="Fernandes, Richard (he, him, his | il, le, lui)" w:date="2026-06-05T17:46:00Z" w16du:dateUtc="2026-06-05T21:46:00Z">
        <w:r w:rsidDel="009B2A0D">
          <w:delText>Data Sets</w:delText>
        </w:r>
        <w:r w:rsidR="00D8059B" w:rsidDel="009B2A0D">
          <w:br w:type="page"/>
        </w:r>
      </w:del>
    </w:p>
    <w:p w14:paraId="2918C403" w14:textId="058609E9" w:rsidR="0019203B" w:rsidDel="009B2A0D" w:rsidRDefault="0019203B" w:rsidP="001A4050">
      <w:pPr>
        <w:pStyle w:val="Heading2"/>
        <w:numPr>
          <w:ilvl w:val="1"/>
          <w:numId w:val="15"/>
        </w:numPr>
        <w:rPr>
          <w:del w:id="5228" w:author="Fernandes, Richard (he, him, his | il, le, lui)" w:date="2026-06-05T17:46:00Z" w16du:dateUtc="2026-06-05T21:46:00Z"/>
        </w:rPr>
      </w:pPr>
      <w:bookmarkStart w:id="5229" w:name="_heading=h.xcbsuln5i0lr" w:colFirst="0" w:colLast="0"/>
      <w:bookmarkEnd w:id="5229"/>
      <w:del w:id="5230" w:author="Fernandes, Richard (he, him, his | il, le, lui)" w:date="2026-06-05T17:46:00Z" w16du:dateUtc="2026-06-05T21:46:00Z">
        <w:r w:rsidDel="009B2A0D">
          <w:delText>Satellite Data Records</w:delText>
        </w:r>
      </w:del>
    </w:p>
    <w:p w14:paraId="362465A8" w14:textId="0DB9D930" w:rsidR="0019203B" w:rsidDel="009B2A0D" w:rsidRDefault="0019203B" w:rsidP="001A4050">
      <w:pPr>
        <w:pStyle w:val="Heading3"/>
        <w:numPr>
          <w:ilvl w:val="2"/>
          <w:numId w:val="15"/>
        </w:numPr>
        <w:rPr>
          <w:del w:id="5231" w:author="Fernandes, Richard (he, him, his | il, le, lui)" w:date="2026-06-05T17:46:00Z" w16du:dateUtc="2026-06-05T21:46:00Z"/>
        </w:rPr>
      </w:pPr>
      <w:del w:id="5232" w:author="Fernandes, Richard (he, him, his | il, le, lui)" w:date="2026-06-05T17:46:00Z" w16du:dateUtc="2026-06-05T21:46:00Z">
        <w:r w:rsidDel="009B2A0D">
          <w:delText>S2 L2B reflectance with HLS S30 FMASK and S2 Cloudless for cloud masking</w:delText>
        </w:r>
      </w:del>
    </w:p>
    <w:p w14:paraId="2D5CAB35" w14:textId="4A4DB891" w:rsidR="0019203B" w:rsidDel="009B2A0D" w:rsidRDefault="0019203B" w:rsidP="00237485">
      <w:pPr>
        <w:ind w:left="1980"/>
        <w:rPr>
          <w:del w:id="5233" w:author="Fernandes, Richard (he, him, his | il, le, lui)" w:date="2026-06-05T17:46:00Z" w16du:dateUtc="2026-06-05T21:46:00Z"/>
        </w:rPr>
      </w:pPr>
      <w:del w:id="5234" w:author="Fernandes, Richard (he, him, his | il, le, lui)" w:date="2026-06-05T17:46:00Z" w16du:dateUtc="2026-06-05T21:46:00Z">
        <w:r w:rsidDel="009B2A0D">
          <w:delText>The HLS30 FMASK and S2 cloudless mask will be used only to improve the S2 L2B Sen2cor mask.  We will use S2L2B only for brevity (we could use HLS L30 and S30 but beyond scope).</w:delText>
        </w:r>
      </w:del>
    </w:p>
    <w:p w14:paraId="5720ED8A" w14:textId="22AE7B34" w:rsidR="0019203B" w:rsidDel="009B2A0D" w:rsidRDefault="0019203B" w:rsidP="00237485">
      <w:pPr>
        <w:rPr>
          <w:del w:id="5235" w:author="Fernandes, Richard (he, him, his | il, le, lui)" w:date="2026-06-05T17:46:00Z" w16du:dateUtc="2026-06-05T21:46:00Z"/>
        </w:rPr>
      </w:pPr>
    </w:p>
    <w:p w14:paraId="2545A672" w14:textId="4F4A4715" w:rsidR="0019203B" w:rsidDel="009B2A0D" w:rsidRDefault="0019203B" w:rsidP="00237485">
      <w:pPr>
        <w:ind w:left="1980"/>
        <w:rPr>
          <w:del w:id="5236" w:author="Fernandes, Richard (he, him, his | il, le, lui)" w:date="2026-06-05T17:46:00Z" w16du:dateUtc="2026-06-05T21:46:00Z"/>
        </w:rPr>
      </w:pPr>
      <w:del w:id="5237" w:author="Fernandes, Richard (he, him, his | il, le, lui)" w:date="2026-06-05T17:46:00Z" w16du:dateUtc="2026-06-05T21:46:00Z">
        <w:r w:rsidDel="009B2A0D">
          <w:delText>Note – this data will be extracted for all grounded-EO sites and a geographical global sampling for demonstration of product validation.  We will also use it to produce FRE for perhaps 2 sites.</w:delText>
        </w:r>
      </w:del>
    </w:p>
    <w:p w14:paraId="7C0F18AF" w14:textId="6F95E1EB" w:rsidR="0019203B" w:rsidDel="009B2A0D" w:rsidRDefault="0019203B" w:rsidP="0019203B">
      <w:pPr>
        <w:rPr>
          <w:del w:id="5238" w:author="Fernandes, Richard (he, him, his | il, le, lui)" w:date="2026-06-05T17:46:00Z" w16du:dateUtc="2026-06-05T21:46:00Z"/>
        </w:rPr>
      </w:pPr>
    </w:p>
    <w:p w14:paraId="6A32F765" w14:textId="448A94F2" w:rsidR="0019203B" w:rsidDel="009B2A0D" w:rsidRDefault="0019203B" w:rsidP="001A4050">
      <w:pPr>
        <w:pStyle w:val="Heading3"/>
        <w:numPr>
          <w:ilvl w:val="2"/>
          <w:numId w:val="15"/>
        </w:numPr>
        <w:rPr>
          <w:del w:id="5239" w:author="Fernandes, Richard (he, him, his | il, le, lui)" w:date="2026-06-05T17:46:00Z" w16du:dateUtc="2026-06-05T21:46:00Z"/>
        </w:rPr>
      </w:pPr>
      <w:del w:id="5240" w:author="Fernandes, Richard (he, him, his | il, le, lui)" w:date="2026-06-05T17:46:00Z" w16du:dateUtc="2026-06-05T21:46:00Z">
        <w:r w:rsidDel="009B2A0D">
          <w:delText>ESA Global Land Cover at 10m</w:delText>
        </w:r>
      </w:del>
    </w:p>
    <w:p w14:paraId="4049C76A" w14:textId="1380DF49" w:rsidR="0019203B" w:rsidDel="009B2A0D" w:rsidRDefault="0019203B" w:rsidP="0019203B">
      <w:pPr>
        <w:rPr>
          <w:del w:id="5241" w:author="Fernandes, Richard (he, him, his | il, le, lui)" w:date="2026-06-05T17:46:00Z" w16du:dateUtc="2026-06-05T21:46:00Z"/>
        </w:rPr>
      </w:pPr>
    </w:p>
    <w:p w14:paraId="697412A9" w14:textId="499CA404" w:rsidR="0019203B" w:rsidDel="009B2A0D" w:rsidRDefault="0019203B" w:rsidP="00237485">
      <w:pPr>
        <w:ind w:left="1980"/>
        <w:rPr>
          <w:del w:id="5242" w:author="Fernandes, Richard (he, him, his | il, le, lui)" w:date="2026-06-05T17:46:00Z" w16du:dateUtc="2026-06-05T21:46:00Z"/>
        </w:rPr>
      </w:pPr>
      <w:del w:id="5243" w:author="Fernandes, Richard (he, him, his | il, le, lui)" w:date="2026-06-05T17:46:00Z" w16du:dateUtc="2026-06-05T21:46:00Z">
        <w:r w:rsidDel="009B2A0D">
          <w:delText>Note – this is not perfect but will be used to demonstrate methodology.</w:delText>
        </w:r>
      </w:del>
    </w:p>
    <w:p w14:paraId="24FCBF7A" w14:textId="194D15AE" w:rsidR="0019203B" w:rsidDel="009B2A0D" w:rsidRDefault="0019203B" w:rsidP="0019203B">
      <w:pPr>
        <w:rPr>
          <w:del w:id="5244" w:author="Fernandes, Richard (he, him, his | il, le, lui)" w:date="2026-06-05T17:46:00Z" w16du:dateUtc="2026-06-05T21:46:00Z"/>
        </w:rPr>
      </w:pPr>
    </w:p>
    <w:p w14:paraId="0BAC5704" w14:textId="2E7610C5" w:rsidR="00237485" w:rsidDel="009B2A0D" w:rsidRDefault="00237485" w:rsidP="001A4050">
      <w:pPr>
        <w:pStyle w:val="Heading2"/>
        <w:numPr>
          <w:ilvl w:val="1"/>
          <w:numId w:val="15"/>
        </w:numPr>
        <w:rPr>
          <w:del w:id="5245" w:author="Fernandes, Richard (he, him, his | il, le, lui)" w:date="2026-06-05T17:46:00Z" w16du:dateUtc="2026-06-05T21:46:00Z"/>
        </w:rPr>
      </w:pPr>
      <w:del w:id="5246" w:author="Fernandes, Richard (he, him, his | il, le, lui)" w:date="2026-06-05T17:46:00Z" w16du:dateUtc="2026-06-05T21:46:00Z">
        <w:r w:rsidDel="009B2A0D">
          <w:delText>Decametric Resolution Products</w:delText>
        </w:r>
      </w:del>
    </w:p>
    <w:p w14:paraId="6D92FEA1" w14:textId="55A7F6C6" w:rsidR="00237485" w:rsidDel="009B2A0D" w:rsidRDefault="00237485" w:rsidP="001A4050">
      <w:pPr>
        <w:pStyle w:val="Heading3"/>
        <w:numPr>
          <w:ilvl w:val="2"/>
          <w:numId w:val="15"/>
        </w:numPr>
        <w:rPr>
          <w:del w:id="5247" w:author="Fernandes, Richard (he, him, his | il, le, lui)" w:date="2026-06-05T17:46:00Z" w16du:dateUtc="2026-06-05T21:46:00Z"/>
        </w:rPr>
      </w:pPr>
      <w:del w:id="5248" w:author="Fernandes, Richard (he, him, his | il, le, lui)" w:date="2026-06-05T17:46:00Z" w16du:dateUtc="2026-06-05T21:46:00Z">
        <w:r w:rsidDel="009B2A0D">
          <w:delText>SL2P LAI and FAPAR estimated for a global sample of S2 FDRs and for S2 FDRs over FRM and FRE</w:delText>
        </w:r>
      </w:del>
    </w:p>
    <w:p w14:paraId="3B3F5FF3" w14:textId="27B2F77B" w:rsidR="00237485" w:rsidDel="009B2A0D" w:rsidRDefault="00237485" w:rsidP="00237485">
      <w:pPr>
        <w:rPr>
          <w:del w:id="5249" w:author="Fernandes, Richard (he, him, his | il, le, lui)" w:date="2026-06-05T17:46:00Z" w16du:dateUtc="2026-06-05T21:46:00Z"/>
        </w:rPr>
      </w:pPr>
    </w:p>
    <w:p w14:paraId="0950B1B1" w14:textId="2A361518" w:rsidR="00237485" w:rsidDel="009B2A0D" w:rsidRDefault="00237485" w:rsidP="00237485">
      <w:pPr>
        <w:ind w:left="1980"/>
        <w:rPr>
          <w:del w:id="5250" w:author="Fernandes, Richard (he, him, his | il, le, lui)" w:date="2026-06-05T17:46:00Z" w16du:dateUtc="2026-06-05T21:46:00Z"/>
        </w:rPr>
      </w:pPr>
      <w:del w:id="5251" w:author="Fernandes, Richard (he, him, his | il, le, lui)" w:date="2026-06-05T17:46:00Z" w16du:dateUtc="2026-06-05T21:46:00Z">
        <w:r w:rsidDel="009B2A0D">
          <w:delText xml:space="preserve">This is already extracted for GROUNDED EO for +/-1d of measurements but we will extract for +/-7d as well.  </w:delText>
        </w:r>
      </w:del>
    </w:p>
    <w:p w14:paraId="77BD808E" w14:textId="77D3F835" w:rsidR="00237485" w:rsidDel="009B2A0D" w:rsidRDefault="00237485" w:rsidP="00237485">
      <w:pPr>
        <w:rPr>
          <w:del w:id="5252" w:author="Fernandes, Richard (he, him, his | il, le, lui)" w:date="2026-06-05T17:46:00Z" w16du:dateUtc="2026-06-05T21:46:00Z"/>
        </w:rPr>
      </w:pPr>
    </w:p>
    <w:p w14:paraId="3BF9BCB3" w14:textId="26148123" w:rsidR="00237485" w:rsidDel="009B2A0D" w:rsidRDefault="00237485" w:rsidP="001A4050">
      <w:pPr>
        <w:pStyle w:val="Heading3"/>
        <w:numPr>
          <w:ilvl w:val="2"/>
          <w:numId w:val="15"/>
        </w:numPr>
        <w:rPr>
          <w:del w:id="5253" w:author="Fernandes, Richard (he, him, his | il, le, lui)" w:date="2026-06-05T17:46:00Z" w16du:dateUtc="2026-06-05T21:46:00Z"/>
        </w:rPr>
      </w:pPr>
      <w:del w:id="5254" w:author="Fernandes, Richard (he, him, his | il, le, lui)" w:date="2026-06-05T17:46:00Z" w16du:dateUtc="2026-06-05T21:46:00Z">
        <w:r w:rsidDel="009B2A0D">
          <w:delText>GEDI PAI</w:delText>
        </w:r>
      </w:del>
    </w:p>
    <w:p w14:paraId="76C8F544" w14:textId="7BAADB40" w:rsidR="00237485" w:rsidDel="009B2A0D" w:rsidRDefault="00237485" w:rsidP="00237485">
      <w:pPr>
        <w:rPr>
          <w:del w:id="5255" w:author="Fernandes, Richard (he, him, his | il, le, lui)" w:date="2026-06-05T17:46:00Z" w16du:dateUtc="2026-06-05T21:46:00Z"/>
        </w:rPr>
      </w:pPr>
    </w:p>
    <w:p w14:paraId="16763488" w14:textId="6EBFFFD1" w:rsidR="00237485" w:rsidDel="009B2A0D" w:rsidRDefault="00237485" w:rsidP="00237485">
      <w:pPr>
        <w:ind w:left="1980"/>
        <w:rPr>
          <w:del w:id="5256" w:author="Fernandes, Richard (he, him, his | il, le, lui)" w:date="2026-06-05T17:46:00Z" w16du:dateUtc="2026-06-05T21:46:00Z"/>
        </w:rPr>
      </w:pPr>
      <w:del w:id="5257" w:author="Fernandes, Richard (he, him, his | il, le, lui)" w:date="2026-06-05T17:46:00Z" w16du:dateUtc="2026-06-05T21:46:00Z">
        <w:r w:rsidDel="009B2A0D">
          <w:delText>From Wang et al., 2025 for two NEON sites – will need correction for geolocation.</w:delText>
        </w:r>
      </w:del>
    </w:p>
    <w:p w14:paraId="6155A136" w14:textId="00320928" w:rsidR="00486DB7" w:rsidDel="009B2A0D" w:rsidRDefault="00486DB7" w:rsidP="001A4050">
      <w:pPr>
        <w:pStyle w:val="Heading2"/>
        <w:numPr>
          <w:ilvl w:val="1"/>
          <w:numId w:val="15"/>
        </w:numPr>
        <w:ind w:left="1080" w:hanging="360"/>
        <w:rPr>
          <w:del w:id="5258" w:author="Fernandes, Richard (he, him, his | il, le, lui)" w:date="2026-06-05T17:46:00Z" w16du:dateUtc="2026-06-05T21:46:00Z"/>
        </w:rPr>
      </w:pPr>
      <w:del w:id="5259" w:author="Fernandes, Richard (he, him, his | il, le, lui)" w:date="2026-06-05T17:46:00Z" w16du:dateUtc="2026-06-05T21:46:00Z">
        <w:r w:rsidDel="009B2A0D">
          <w:delText xml:space="preserve">Matchups with FRM  </w:delText>
        </w:r>
      </w:del>
    </w:p>
    <w:p w14:paraId="24B480B2" w14:textId="1A95E540" w:rsidR="00486DB7" w:rsidDel="009B2A0D" w:rsidRDefault="00486DB7" w:rsidP="00486DB7">
      <w:pPr>
        <w:ind w:left="1980"/>
        <w:rPr>
          <w:del w:id="5260" w:author="Fernandes, Richard (he, him, his | il, le, lui)" w:date="2026-06-05T17:46:00Z" w16du:dateUtc="2026-06-05T21:46:00Z"/>
        </w:rPr>
      </w:pPr>
    </w:p>
    <w:p w14:paraId="01E764F0" w14:textId="2A3DFDBA" w:rsidR="00486DB7" w:rsidDel="009B2A0D" w:rsidRDefault="00237485" w:rsidP="00486DB7">
      <w:pPr>
        <w:pStyle w:val="ListParagraph"/>
        <w:rPr>
          <w:del w:id="5261" w:author="Fernandes, Richard (he, him, his | il, le, lui)" w:date="2026-06-05T17:46:00Z" w16du:dateUtc="2026-06-05T21:46:00Z"/>
        </w:rPr>
      </w:pPr>
      <w:del w:id="5262" w:author="Fernandes, Richard (he, him, his | il, le, lui)" w:date="2026-06-05T17:46:00Z" w16du:dateUtc="2026-06-05T21:46:00Z">
        <w:r w:rsidDel="009B2A0D">
          <w:br w:type="page"/>
        </w:r>
      </w:del>
    </w:p>
    <w:p w14:paraId="2517EBDC" w14:textId="32BB336F" w:rsidR="00486DB7" w:rsidDel="009B2A0D" w:rsidRDefault="00486DB7" w:rsidP="001A4050">
      <w:pPr>
        <w:pStyle w:val="Heading3"/>
        <w:numPr>
          <w:ilvl w:val="2"/>
          <w:numId w:val="15"/>
        </w:numPr>
        <w:rPr>
          <w:del w:id="5263" w:author="Fernandes, Richard (he, him, his | il, le, lui)" w:date="2026-06-05T17:46:00Z" w16du:dateUtc="2026-06-05T21:46:00Z"/>
        </w:rPr>
      </w:pPr>
      <w:del w:id="5264" w:author="Fernandes, Richard (he, him, his | il, le, lui)" w:date="2026-06-05T17:46:00Z" w16du:dateUtc="2026-06-05T21:46:00Z">
        <w:r w:rsidDel="009B2A0D">
          <w:delText>GROUNDED EO Brown et al. 2025.</w:delText>
        </w:r>
      </w:del>
    </w:p>
    <w:p w14:paraId="21C011E5" w14:textId="52B0F3E1" w:rsidR="00486DB7" w:rsidDel="009B2A0D" w:rsidRDefault="00486DB7" w:rsidP="00486DB7">
      <w:pPr>
        <w:rPr>
          <w:del w:id="5265" w:author="Fernandes, Richard (he, him, his | il, le, lui)" w:date="2026-06-05T17:46:00Z" w16du:dateUtc="2026-06-05T21:46:00Z"/>
        </w:rPr>
      </w:pPr>
    </w:p>
    <w:p w14:paraId="607B46CC" w14:textId="405FA928" w:rsidR="00486DB7" w:rsidDel="009B2A0D" w:rsidRDefault="00486DB7" w:rsidP="00486DB7">
      <w:pPr>
        <w:rPr>
          <w:del w:id="5266" w:author="Fernandes, Richard (he, him, his | il, le, lui)" w:date="2026-06-05T17:46:00Z" w16du:dateUtc="2026-06-05T21:46:00Z"/>
        </w:rPr>
      </w:pPr>
      <w:del w:id="5267" w:author="Fernandes, Richard (he, him, his | il, le, lui)" w:date="2026-06-05T17:46:00Z" w16du:dateUtc="2026-06-05T21:46:00Z">
        <w:r w:rsidDel="009B2A0D">
          <w:delText>GROUNDED EO corresponds to xx LAI and xx FAPAR FRM over xx sites spanning xx land cover classes in the US, EU and AU.</w:delText>
        </w:r>
      </w:del>
    </w:p>
    <w:p w14:paraId="7457DA52" w14:textId="30E9320F" w:rsidR="00486DB7" w:rsidDel="009B2A0D" w:rsidRDefault="00486DB7" w:rsidP="00486DB7">
      <w:pPr>
        <w:rPr>
          <w:del w:id="5268" w:author="Fernandes, Richard (he, him, his | il, le, lui)" w:date="2026-06-05T17:46:00Z" w16du:dateUtc="2026-06-05T21:46:00Z"/>
        </w:rPr>
      </w:pPr>
    </w:p>
    <w:p w14:paraId="695F704D" w14:textId="089D69FA" w:rsidR="00486DB7" w:rsidDel="009B2A0D" w:rsidRDefault="00486DB7" w:rsidP="00486DB7">
      <w:pPr>
        <w:rPr>
          <w:del w:id="5269" w:author="Fernandes, Richard (he, him, his | il, le, lui)" w:date="2026-06-05T17:46:00Z" w16du:dateUtc="2026-06-05T21:46:00Z"/>
        </w:rPr>
      </w:pPr>
      <w:del w:id="5270" w:author="Fernandes, Richard (he, him, his | il, le, lui)" w:date="2026-06-05T17:46:00Z" w16du:dateUtc="2026-06-05T21:46:00Z">
        <w:r w:rsidDel="009B2A0D">
          <w:delText>(Note – we will need to update FRM uncertainty using consensus error models)</w:delText>
        </w:r>
      </w:del>
    </w:p>
    <w:p w14:paraId="0D642533" w14:textId="40F75948" w:rsidR="00486DB7" w:rsidDel="009B2A0D" w:rsidRDefault="00486DB7" w:rsidP="00486DB7">
      <w:pPr>
        <w:rPr>
          <w:del w:id="5271" w:author="Fernandes, Richard (he, him, his | il, le, lui)" w:date="2026-06-05T17:46:00Z" w16du:dateUtc="2026-06-05T21:46:00Z"/>
        </w:rPr>
      </w:pPr>
      <w:del w:id="5272" w:author="Fernandes, Richard (he, him, his | il, le, lui)" w:date="2026-06-05T17:46:00Z" w16du:dateUtc="2026-06-05T21:46:00Z">
        <w:r w:rsidDel="009B2A0D">
          <w:delText>(Note – there are many other datasets but we only want to demonstrate the method and not apply it)</w:delText>
        </w:r>
      </w:del>
    </w:p>
    <w:p w14:paraId="55F3C63B" w14:textId="6C28E6DC" w:rsidR="00486DB7" w:rsidDel="009B2A0D" w:rsidRDefault="00486DB7" w:rsidP="00486DB7">
      <w:pPr>
        <w:rPr>
          <w:del w:id="5273" w:author="Fernandes, Richard (he, him, his | il, le, lui)" w:date="2026-06-05T17:46:00Z" w16du:dateUtc="2026-06-05T21:46:00Z"/>
        </w:rPr>
      </w:pPr>
    </w:p>
    <w:p w14:paraId="0408A1D3" w14:textId="1012E79D" w:rsidR="00486DB7" w:rsidDel="009B2A0D" w:rsidRDefault="00486DB7" w:rsidP="001A4050">
      <w:pPr>
        <w:pStyle w:val="Heading3"/>
        <w:numPr>
          <w:ilvl w:val="2"/>
          <w:numId w:val="15"/>
        </w:numPr>
        <w:rPr>
          <w:del w:id="5274" w:author="Fernandes, Richard (he, him, his | il, le, lui)" w:date="2026-06-05T17:46:00Z" w16du:dateUtc="2026-06-05T21:46:00Z"/>
        </w:rPr>
      </w:pPr>
      <w:del w:id="5275" w:author="Fernandes, Richard (he, him, his | il, le, lui)" w:date="2026-06-05T17:46:00Z" w16du:dateUtc="2026-06-05T21:46:00Z">
        <w:r w:rsidRPr="00A00FA0" w:rsidDel="009B2A0D">
          <w:delText xml:space="preserve">GEDI matchups </w:delText>
        </w:r>
        <w:r w:rsidDel="009B2A0D">
          <w:delText>Wang</w:delText>
        </w:r>
        <w:r w:rsidRPr="00A00FA0" w:rsidDel="009B2A0D">
          <w:delText xml:space="preserve"> et al. 202</w:delText>
        </w:r>
        <w:r w:rsidDel="009B2A0D">
          <w:delText>5</w:delText>
        </w:r>
      </w:del>
    </w:p>
    <w:p w14:paraId="5A34CDB4" w14:textId="404C33F9" w:rsidR="00486DB7" w:rsidDel="009B2A0D" w:rsidRDefault="00486DB7" w:rsidP="00486DB7">
      <w:pPr>
        <w:rPr>
          <w:del w:id="5276" w:author="Fernandes, Richard (he, him, his | il, le, lui)" w:date="2026-06-05T17:46:00Z" w16du:dateUtc="2026-06-05T21:46:00Z"/>
        </w:rPr>
      </w:pPr>
    </w:p>
    <w:p w14:paraId="36C4591E" w14:textId="2079C64B" w:rsidR="00486DB7" w:rsidDel="009B2A0D" w:rsidRDefault="00486DB7" w:rsidP="00486DB7">
      <w:pPr>
        <w:rPr>
          <w:del w:id="5277" w:author="Fernandes, Richard (he, him, his | il, le, lui)" w:date="2026-06-05T17:46:00Z" w16du:dateUtc="2026-06-05T21:46:00Z"/>
        </w:rPr>
      </w:pPr>
      <w:del w:id="5278" w:author="Fernandes, Richard (he, him, his | il, le, lui)" w:date="2026-06-05T17:46:00Z" w16du:dateUtc="2026-06-05T21:46:00Z">
        <w:r w:rsidDel="009B2A0D">
          <w:delText>GEDI PAI matchups with NEON PAI (we will convert to LAI) for all sites</w:delText>
        </w:r>
        <w:r w:rsidRPr="00A00FA0" w:rsidDel="009B2A0D">
          <w:delText>.</w:delText>
        </w:r>
      </w:del>
    </w:p>
    <w:p w14:paraId="259BAEDD" w14:textId="7AB901DC" w:rsidR="00486DB7" w:rsidDel="009B2A0D" w:rsidRDefault="00486DB7" w:rsidP="00486DB7">
      <w:pPr>
        <w:rPr>
          <w:del w:id="5279" w:author="Fernandes, Richard (he, him, his | il, le, lui)" w:date="2026-06-05T17:46:00Z" w16du:dateUtc="2026-06-05T21:46:00Z"/>
        </w:rPr>
      </w:pPr>
    </w:p>
    <w:p w14:paraId="1377B3A2" w14:textId="7316EC2E" w:rsidR="00486DB7" w:rsidDel="009B2A0D" w:rsidRDefault="00486DB7" w:rsidP="00486DB7">
      <w:pPr>
        <w:rPr>
          <w:del w:id="5280" w:author="Fernandes, Richard (he, him, his | il, le, lui)" w:date="2026-06-05T17:46:00Z" w16du:dateUtc="2026-06-05T21:46:00Z"/>
        </w:rPr>
      </w:pPr>
      <w:del w:id="5281" w:author="Fernandes, Richard (he, him, his | il, le, lui)" w:date="2026-06-05T17:46:00Z" w16du:dateUtc="2026-06-05T21:46:00Z">
        <w:r w:rsidDel="009B2A0D">
          <w:delText>NEON ALS matchups with NEON PAI (we will convert to LAI) for two sites.</w:delText>
        </w:r>
        <w:r w:rsidRPr="00A00FA0" w:rsidDel="009B2A0D">
          <w:delText>.</w:delText>
        </w:r>
      </w:del>
    </w:p>
    <w:p w14:paraId="7232FB55" w14:textId="3F7AA56A" w:rsidR="00486DB7" w:rsidDel="009B2A0D" w:rsidRDefault="00486DB7" w:rsidP="00486DB7">
      <w:pPr>
        <w:keepNext/>
        <w:rPr>
          <w:del w:id="5282" w:author="Fernandes, Richard (he, him, his | il, le, lui)" w:date="2026-06-05T17:46:00Z" w16du:dateUtc="2026-06-05T21:46:00Z"/>
        </w:rPr>
      </w:pPr>
      <w:del w:id="5283" w:author="Fernandes, Richard (he, him, his | il, le, lui)" w:date="2026-06-05T17:46:00Z" w16du:dateUtc="2026-06-05T21:46:00Z">
        <w:r w:rsidDel="009B2A0D">
          <w:rPr>
            <w:noProof/>
          </w:rPr>
          <w:drawing>
            <wp:inline distT="0" distB="0" distL="0" distR="0" wp14:anchorId="6A9E91C2" wp14:editId="604AB689">
              <wp:extent cx="5943600" cy="4164965"/>
              <wp:effectExtent l="0" t="0" r="0" b="6985"/>
              <wp:docPr id="1600265841" name="Picture 13"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ig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164965"/>
                      </a:xfrm>
                      <a:prstGeom prst="rect">
                        <a:avLst/>
                      </a:prstGeom>
                      <a:noFill/>
                      <a:ln>
                        <a:noFill/>
                      </a:ln>
                    </pic:spPr>
                  </pic:pic>
                </a:graphicData>
              </a:graphic>
            </wp:inline>
          </w:drawing>
        </w:r>
      </w:del>
    </w:p>
    <w:p w14:paraId="28E0CF89" w14:textId="7AFBAD51" w:rsidR="00486DB7" w:rsidDel="009B2A0D" w:rsidRDefault="00486DB7" w:rsidP="00486DB7">
      <w:pPr>
        <w:pStyle w:val="Caption"/>
        <w:rPr>
          <w:del w:id="5284" w:author="Fernandes, Richard (he, him, his | il, le, lui)" w:date="2026-06-05T17:46:00Z" w16du:dateUtc="2026-06-05T21:46:00Z"/>
        </w:rPr>
      </w:pPr>
      <w:del w:id="5285" w:author="Fernandes, Richard (he, him, his | il, le, lui)" w:date="2026-06-05T17:46:00Z" w16du:dateUtc="2026-06-05T21:46:00Z">
        <w:r w:rsidDel="009B2A0D">
          <w:delText xml:space="preserve">Figure </w:delText>
        </w:r>
        <w:r w:rsidR="00B02277" w:rsidDel="009B2A0D">
          <w:fldChar w:fldCharType="begin"/>
        </w:r>
        <w:r w:rsidR="00B02277" w:rsidDel="009B2A0D">
          <w:delInstrText xml:space="preserve"> SEQ Figure \* ARABIC </w:delInstrText>
        </w:r>
        <w:r w:rsidR="00B02277" w:rsidDel="009B2A0D">
          <w:fldChar w:fldCharType="separate"/>
        </w:r>
      </w:del>
      <w:del w:id="5286" w:author="Fernandes, Richard (he, him, his | il, le, lui)" w:date="2026-06-04T16:08:00Z" w16du:dateUtc="2026-06-04T20:08:00Z">
        <w:r w:rsidR="00B02277" w:rsidDel="00E020D9">
          <w:rPr>
            <w:noProof/>
          </w:rPr>
          <w:delText>2</w:delText>
        </w:r>
      </w:del>
      <w:del w:id="5287" w:author="Fernandes, Richard (he, him, his | il, le, lui)" w:date="2026-06-05T17:46:00Z" w16du:dateUtc="2026-06-05T21:46:00Z">
        <w:r w:rsidR="00B02277" w:rsidDel="009B2A0D">
          <w:rPr>
            <w:noProof/>
          </w:rPr>
          <w:fldChar w:fldCharType="end"/>
        </w:r>
        <w:r w:rsidDel="009B2A0D">
          <w:delText xml:space="preserve">.  NEON areas with GEDI measurements.  From Wang et al. 2025.  </w:delText>
        </w:r>
      </w:del>
    </w:p>
    <w:p w14:paraId="538684B9" w14:textId="243507A5" w:rsidR="00486DB7" w:rsidRPr="00C546F5" w:rsidDel="009B2A0D" w:rsidRDefault="00486DB7" w:rsidP="00486DB7">
      <w:pPr>
        <w:rPr>
          <w:del w:id="5288" w:author="Fernandes, Richard (he, him, his | il, le, lui)" w:date="2026-06-05T17:46:00Z" w16du:dateUtc="2026-06-05T21:46:00Z"/>
        </w:rPr>
      </w:pPr>
    </w:p>
    <w:p w14:paraId="10BE87F7" w14:textId="558551F4" w:rsidR="00486DB7" w:rsidDel="009B2A0D" w:rsidRDefault="00486DB7" w:rsidP="001A4050">
      <w:pPr>
        <w:pStyle w:val="Heading2"/>
        <w:numPr>
          <w:ilvl w:val="1"/>
          <w:numId w:val="15"/>
        </w:numPr>
        <w:rPr>
          <w:del w:id="5289" w:author="Fernandes, Richard (he, him, his | il, le, lui)" w:date="2026-06-05T17:46:00Z" w16du:dateUtc="2026-06-05T21:46:00Z"/>
        </w:rPr>
      </w:pPr>
      <w:del w:id="5290" w:author="Fernandes, Richard (he, him, his | il, le, lui)" w:date="2026-06-05T17:46:00Z" w16du:dateUtc="2026-06-05T21:46:00Z">
        <w:r w:rsidDel="009B2A0D">
          <w:delText xml:space="preserve">Simulated datasets  </w:delText>
        </w:r>
      </w:del>
    </w:p>
    <w:p w14:paraId="7872BBAF" w14:textId="52CFA0C9" w:rsidR="00486DB7" w:rsidDel="009B2A0D" w:rsidRDefault="00486DB7" w:rsidP="001A4050">
      <w:pPr>
        <w:pStyle w:val="Heading3"/>
        <w:numPr>
          <w:ilvl w:val="2"/>
          <w:numId w:val="15"/>
        </w:numPr>
        <w:rPr>
          <w:del w:id="5291" w:author="Fernandes, Richard (he, him, his | il, le, lui)" w:date="2026-06-05T17:46:00Z" w16du:dateUtc="2026-06-05T21:46:00Z"/>
        </w:rPr>
      </w:pPr>
      <w:del w:id="5292" w:author="Fernandes, Richard (he, him, his | il, le, lui)" w:date="2026-06-05T17:46:00Z" w16du:dateUtc="2026-06-05T21:46:00Z">
        <w:r w:rsidDel="009B2A0D">
          <w:delText xml:space="preserve">FLIGHT simulations of forests for S2 bands similar to Fernandes et al. 2024. </w:delText>
        </w:r>
      </w:del>
    </w:p>
    <w:p w14:paraId="7F6D00B0" w14:textId="0B9E607D" w:rsidR="00CB75FC" w:rsidDel="009B2A0D" w:rsidRDefault="00486DB7" w:rsidP="00182D3E">
      <w:pPr>
        <w:ind w:left="1980"/>
        <w:rPr>
          <w:del w:id="5293" w:author="Fernandes, Richard (he, him, his | il, le, lui)" w:date="2026-06-05T17:46:00Z" w16du:dateUtc="2026-06-05T21:46:00Z"/>
        </w:rPr>
      </w:pPr>
      <w:del w:id="5294" w:author="Fernandes, Richard (he, him, his | il, le, lui)" w:date="2026-06-05T17:46:00Z" w16du:dateUtc="2026-06-05T21:46:00Z">
        <w:r w:rsidDel="009B2A0D">
          <w:delText>A radiative transfer (RT) model corresponding to FLIGHT canopy RT model and PROSPECT5 leaf RT model was used to simulate sentinel 2 top of canopy bi=directional reflectance for conditions typical of North American forests (Fernandes et al. 2024).  FLIGHT was used as it’s uncertainty is well characterized and falls within the ensemble of reference canopy RT models (Widlowski et al. xx).  These simulations were used to verify theoretical aspects of validation experiments.</w:delText>
        </w:r>
      </w:del>
    </w:p>
    <w:p w14:paraId="47148312" w14:textId="4A0A990E" w:rsidR="00D9729D" w:rsidDel="009B2A0D" w:rsidRDefault="00D8059B" w:rsidP="001A4050">
      <w:pPr>
        <w:pStyle w:val="Heading1"/>
        <w:numPr>
          <w:ilvl w:val="0"/>
          <w:numId w:val="15"/>
        </w:numPr>
        <w:spacing w:line="360" w:lineRule="auto"/>
        <w:rPr>
          <w:del w:id="5295" w:author="Fernandes, Richard (he, him, his | il, le, lui)" w:date="2026-06-05T17:46:00Z" w16du:dateUtc="2026-06-05T21:46:00Z"/>
        </w:rPr>
      </w:pPr>
      <w:del w:id="5296" w:author="Fernandes, Richard (he, him, his | il, le, lui)" w:date="2026-06-05T17:46:00Z" w16du:dateUtc="2026-06-05T21:46:00Z">
        <w:r w:rsidDel="009B2A0D">
          <w:delText>Method</w:delText>
        </w:r>
        <w:r w:rsidR="00B53FDD" w:rsidDel="009B2A0D">
          <w:delText>s</w:delText>
        </w:r>
      </w:del>
    </w:p>
    <w:p w14:paraId="7F6D00D7" w14:textId="7F7F101C" w:rsidR="00CB75FC" w:rsidDel="009B2A0D" w:rsidRDefault="00DD64EF" w:rsidP="001A4050">
      <w:pPr>
        <w:pStyle w:val="Heading2"/>
        <w:numPr>
          <w:ilvl w:val="1"/>
          <w:numId w:val="15"/>
        </w:numPr>
        <w:rPr>
          <w:del w:id="5297" w:author="Fernandes, Richard (he, him, his | il, le, lui)" w:date="2026-06-05T17:46:00Z" w16du:dateUtc="2026-06-05T21:46:00Z"/>
        </w:rPr>
      </w:pPr>
      <w:customXmlDelRangeStart w:id="5298" w:author="Fernandes, Richard (he, him, his | il, le, lui)" w:date="2026-06-05T17:46:00Z"/>
      <w:sdt>
        <w:sdtPr>
          <w:tag w:val="goog_rdk_52"/>
          <w:id w:val="-230730816"/>
        </w:sdtPr>
        <w:sdtEndPr/>
        <w:sdtContent>
          <w:customXmlDelRangeEnd w:id="5298"/>
          <w:commentRangeStart w:id="5299"/>
          <w:commentRangeStart w:id="5300"/>
          <w:customXmlDelRangeStart w:id="5301" w:author="Fernandes, Richard (he, him, his | il, le, lui)" w:date="2026-06-05T17:46:00Z"/>
        </w:sdtContent>
      </w:sdt>
      <w:customXmlDelRangeEnd w:id="5301"/>
      <w:del w:id="5302" w:author="Fernandes, Richard (he, him, his | il, le, lui)" w:date="2026-06-05T17:46:00Z" w16du:dateUtc="2026-06-05T21:46:00Z">
        <w:r w:rsidR="00D8059B" w:rsidDel="009B2A0D">
          <w:delText xml:space="preserve">Sample Design </w:delText>
        </w:r>
        <w:commentRangeEnd w:id="5299"/>
        <w:r w:rsidR="00D8059B" w:rsidDel="009B2A0D">
          <w:rPr>
            <w:rStyle w:val="CommentReference"/>
            <w:sz w:val="40"/>
            <w:szCs w:val="40"/>
          </w:rPr>
          <w:commentReference w:id="5299"/>
        </w:r>
        <w:commentRangeEnd w:id="5300"/>
        <w:r w:rsidR="0071430E" w:rsidDel="009B2A0D">
          <w:rPr>
            <w:rStyle w:val="CommentReference"/>
            <w:sz w:val="40"/>
            <w:szCs w:val="40"/>
          </w:rPr>
          <w:commentReference w:id="5300"/>
        </w:r>
      </w:del>
    </w:p>
    <w:p w14:paraId="7F6D00D8" w14:textId="4899F45D" w:rsidR="00CB75FC" w:rsidDel="009B2A0D" w:rsidRDefault="00CB75FC">
      <w:pPr>
        <w:spacing w:line="360" w:lineRule="auto"/>
        <w:rPr>
          <w:del w:id="5303" w:author="Fernandes, Richard (he, him, his | il, le, lui)" w:date="2026-06-05T17:46:00Z" w16du:dateUtc="2026-06-05T21:46:00Z"/>
        </w:rPr>
      </w:pPr>
    </w:p>
    <w:p w14:paraId="4205C4AD" w14:textId="71A591EF" w:rsidR="00601A86" w:rsidDel="009B2A0D" w:rsidRDefault="00601A86">
      <w:pPr>
        <w:spacing w:line="360" w:lineRule="auto"/>
        <w:rPr>
          <w:del w:id="5304" w:author="Fernandes, Richard (he, him, his | il, le, lui)" w:date="2026-06-05T17:46:00Z" w16du:dateUtc="2026-06-05T21:46:00Z"/>
        </w:rPr>
      </w:pPr>
      <w:del w:id="5305" w:author="Fernandes, Richard (he, him, his | il, le, lui)" w:date="2026-06-05T17:46:00Z" w16du:dateUtc="2026-06-05T21:46:00Z">
        <w:r w:rsidDel="009B2A0D">
          <w:delText>A sample design is required since a Type B validation, that assigns a prior pdf to observed apparent errors, implies apparent errors are samp</w:delText>
        </w:r>
        <w:r w:rsidR="00584BD9" w:rsidDel="009B2A0D">
          <w:delText>l</w:delText>
        </w:r>
        <w:r w:rsidDel="009B2A0D">
          <w:delText xml:space="preserve">ed </w:delText>
        </w:r>
        <w:r w:rsidR="00584BD9" w:rsidDel="009B2A0D">
          <w:delText>for a</w:delText>
        </w:r>
        <w:r w:rsidDel="009B2A0D">
          <w:delText xml:space="preserve"> set of conditions  drawn from a sampling distribution</w:delText>
        </w:r>
        <w:r w:rsidR="00584BD9" w:rsidDel="009B2A0D">
          <w:delText xml:space="preserve"> of apparent errors,</w:delText>
        </w:r>
        <w:r w:rsidDel="009B2A0D">
          <w:delText xml:space="preserve"> </w:delText>
        </w:r>
      </w:del>
      <m:oMath>
        <m:r>
          <w:del w:id="5306" w:author="Fernandes, Richard (he, him, his | il, le, lui)" w:date="2026-06-05T17:46:00Z" w16du:dateUtc="2026-06-05T21:46:00Z">
            <w:rPr>
              <w:rFonts w:ascii="Cambria Math" w:eastAsia="Cambria Math" w:hAnsi="Cambria Math" w:cs="Cambria Math"/>
            </w:rPr>
            <m:t>P(e)</m:t>
          </w:del>
        </m:r>
      </m:oMath>
      <w:del w:id="5307" w:author="Fernandes, Richard (he, him, his | il, le, lui)" w:date="2026-06-05T17:46:00Z" w16du:dateUtc="2026-06-05T21:46:00Z">
        <w:r w:rsidDel="009B2A0D">
          <w:delText xml:space="preserve">.  </w:delText>
        </w:r>
      </w:del>
    </w:p>
    <w:p w14:paraId="7F6D00DA" w14:textId="77DC66CC" w:rsidR="00CB75FC" w:rsidDel="009B2A0D" w:rsidRDefault="00CB75FC">
      <w:pPr>
        <w:rPr>
          <w:del w:id="5308" w:author="Fernandes, Richard (he, him, his | il, le, lui)" w:date="2026-06-05T17:46:00Z" w16du:dateUtc="2026-06-05T21:46:00Z"/>
        </w:rPr>
      </w:pPr>
    </w:p>
    <w:p w14:paraId="5FE7ACDA" w14:textId="3F7FD3B8" w:rsidR="00C85D91" w:rsidDel="009B2A0D" w:rsidRDefault="00601A86" w:rsidP="00CF55D2">
      <w:pPr>
        <w:spacing w:line="360" w:lineRule="auto"/>
        <w:rPr>
          <w:del w:id="5309" w:author="Fernandes, Richard (he, him, his | il, le, lui)" w:date="2026-06-05T17:46:00Z" w16du:dateUtc="2026-06-05T21:46:00Z"/>
        </w:rPr>
      </w:pPr>
      <w:del w:id="5310" w:author="Fernandes, Richard (he, him, his | il, le, lui)" w:date="2026-06-05T17:46:00Z" w16du:dateUtc="2026-06-05T21:46:00Z">
        <w:r w:rsidDel="009B2A0D">
          <w:delText xml:space="preserve">Design based inference allows the </w:delText>
        </w:r>
        <w:r w:rsidR="00584BD9" w:rsidDel="009B2A0D">
          <w:delText>estimation</w:delText>
        </w:r>
        <w:r w:rsidDel="009B2A0D">
          <w:delText xml:space="preserve"> of statistics </w:delText>
        </w:r>
        <w:r w:rsidR="00584BD9" w:rsidDel="009B2A0D">
          <w:delText xml:space="preserve">about a sampling distribution using </w:delText>
        </w:r>
        <w:r w:rsidR="00D04430" w:rsidDel="009B2A0D">
          <w:delText xml:space="preserve">sampled </w:delText>
        </w:r>
        <w:r w:rsidR="00F10096" w:rsidDel="009B2A0D">
          <w:delText>measurements</w:delText>
        </w:r>
        <w:r w:rsidDel="009B2A0D">
          <w:delText xml:space="preserve">.  In design based inference, </w:delText>
        </w:r>
        <w:r w:rsidR="00F10096" w:rsidDel="009B2A0D">
          <w:delText xml:space="preserve">samples </w:delText>
        </w:r>
        <w:r w:rsidDel="009B2A0D">
          <w:delText xml:space="preserve">correspond to a  </w:delText>
        </w:r>
        <w:r w:rsidDel="009B2A0D">
          <w:rPr>
            <w:b/>
          </w:rPr>
          <w:delText>probability sample</w:delText>
        </w:r>
        <w:r w:rsidDel="009B2A0D">
          <w:delText xml:space="preserve"> selected by a random mechanism such that </w:delText>
        </w:r>
        <w:r w:rsidR="00C73EB6" w:rsidDel="009B2A0D">
          <w:delText xml:space="preserve"> the probability of observing </w:delText>
        </w:r>
        <w:r w:rsidR="00F10096" w:rsidDel="009B2A0D">
          <w:delText xml:space="preserve">each </w:delText>
        </w:r>
        <w:r w:rsidR="00C73EB6" w:rsidDel="009B2A0D">
          <w:delText xml:space="preserve">condition </w:delText>
        </w:r>
        <w:r w:rsidR="00F10096" w:rsidDel="009B2A0D">
          <w:delText xml:space="preserve">in the sampling distribution </w:delText>
        </w:r>
        <w:r w:rsidR="00C73EB6" w:rsidDel="009B2A0D">
          <w:delText xml:space="preserve">is known and </w:delText>
        </w:r>
        <w:r w:rsidDel="009B2A0D">
          <w:delText xml:space="preserve">exceeds zero (Stehman and Foody, 2019).  </w:delText>
        </w:r>
        <w:r w:rsidR="00573513" w:rsidDel="009B2A0D">
          <w:delText xml:space="preserve">For some measurement devices, </w:delText>
        </w:r>
        <w:r w:rsidR="00C73EB6" w:rsidDel="009B2A0D">
          <w:delText xml:space="preserve">samples can be drawn in a manner that the sampling distribution </w:delText>
        </w:r>
        <w:r w:rsidR="00F10096" w:rsidDel="009B2A0D">
          <w:delText xml:space="preserve">includes all conditions </w:delText>
        </w:r>
        <w:r w:rsidR="00C73EB6" w:rsidDel="009B2A0D">
          <w:delText>of interest</w:delText>
        </w:r>
        <w:r w:rsidR="00C85D91" w:rsidDel="009B2A0D">
          <w:delText xml:space="preserve">, for example a ruler is validated </w:delText>
        </w:r>
        <w:r w:rsidR="00F10096" w:rsidDel="009B2A0D">
          <w:delText>across a range of temperatures in a lab</w:delText>
        </w:r>
        <w:r w:rsidR="00C85D91" w:rsidDel="009B2A0D">
          <w:delText xml:space="preserve">.  </w:delText>
        </w:r>
        <w:r w:rsidR="00C73EB6" w:rsidDel="009B2A0D">
          <w:delText xml:space="preserve">This strategy is not feasible for LAI/FAPAR </w:delText>
        </w:r>
        <w:r w:rsidR="00573513" w:rsidDel="009B2A0D">
          <w:delText xml:space="preserve">product measurements </w:delText>
        </w:r>
        <w:r w:rsidR="00C73EB6" w:rsidDel="009B2A0D">
          <w:delText>because</w:delText>
        </w:r>
        <w:r w:rsidR="00C85D91" w:rsidDel="009B2A0D">
          <w:delText>:</w:delText>
        </w:r>
      </w:del>
    </w:p>
    <w:p w14:paraId="7E88623A" w14:textId="5ED5A4AE" w:rsidR="00C85D91" w:rsidDel="009B2A0D" w:rsidRDefault="00DD64EF" w:rsidP="001A4050">
      <w:pPr>
        <w:pStyle w:val="ListParagraph"/>
        <w:numPr>
          <w:ilvl w:val="0"/>
          <w:numId w:val="16"/>
        </w:numPr>
        <w:spacing w:line="360" w:lineRule="auto"/>
        <w:rPr>
          <w:del w:id="5311" w:author="Fernandes, Richard (he, him, his | il, le, lui)" w:date="2026-06-05T17:46:00Z" w16du:dateUtc="2026-06-05T21:46:00Z"/>
        </w:rPr>
      </w:pPr>
      <m:oMath>
        <m:r>
          <w:del w:id="5312" w:author="Fernandes, Richard (he, him, his | il, le, lui)" w:date="2026-06-05T17:46:00Z" w16du:dateUtc="2026-06-05T21:46:00Z">
            <w:rPr>
              <w:rFonts w:ascii="Cambria Math" w:hAnsi="Cambria Math"/>
            </w:rPr>
            <m:t xml:space="preserve"> </m:t>
          </w:del>
        </m:r>
      </m:oMath>
      <w:del w:id="5313" w:author="Fernandes, Richard (he, him, his | il, le, lui)" w:date="2026-06-05T17:46:00Z" w16du:dateUtc="2026-06-05T21:46:00Z">
        <w:r w:rsidR="00C73EB6" w:rsidDel="009B2A0D">
          <w:delText>is large, it includes many aspects of the environment and sensor</w:delText>
        </w:r>
        <w:r w:rsidR="00F10096" w:rsidDel="009B2A0D">
          <w:delText>,</w:delText>
        </w:r>
      </w:del>
    </w:p>
    <w:p w14:paraId="5D8213D3" w14:textId="401DBDF2" w:rsidR="00C85D91" w:rsidDel="009B2A0D" w:rsidRDefault="00F10096" w:rsidP="001A4050">
      <w:pPr>
        <w:pStyle w:val="ListParagraph"/>
        <w:numPr>
          <w:ilvl w:val="0"/>
          <w:numId w:val="16"/>
        </w:numPr>
        <w:spacing w:line="360" w:lineRule="auto"/>
        <w:rPr>
          <w:del w:id="5314" w:author="Fernandes, Richard (he, him, his | il, le, lui)" w:date="2026-06-05T17:46:00Z" w16du:dateUtc="2026-06-05T21:46:00Z"/>
        </w:rPr>
      </w:pPr>
      <w:del w:id="5315" w:author="Fernandes, Richard (he, him, his | il, le, lui)" w:date="2026-06-05T17:46:00Z" w16du:dateUtc="2026-06-05T21:46:00Z">
        <w:r w:rsidDel="009B2A0D">
          <w:delText>w</w:delText>
        </w:r>
        <w:r w:rsidR="00C85D91" w:rsidDel="009B2A0D">
          <w:delText xml:space="preserve">e rarely have access to replicate matchups for each  or even each </w:delText>
        </w:r>
        <w:r w:rsidDel="009B2A0D">
          <w:delText>,</w:delText>
        </w:r>
      </w:del>
    </w:p>
    <w:p w14:paraId="2C83E3E9" w14:textId="13469AD4" w:rsidR="008917DB" w:rsidDel="009B2A0D" w:rsidRDefault="00F10096" w:rsidP="001A4050">
      <w:pPr>
        <w:pStyle w:val="ListParagraph"/>
        <w:numPr>
          <w:ilvl w:val="0"/>
          <w:numId w:val="16"/>
        </w:numPr>
        <w:spacing w:line="360" w:lineRule="auto"/>
        <w:rPr>
          <w:del w:id="5316" w:author="Fernandes, Richard (he, him, his | il, le, lui)" w:date="2026-06-05T17:46:00Z" w16du:dateUtc="2026-06-05T21:46:00Z"/>
        </w:rPr>
      </w:pPr>
      <w:del w:id="5317" w:author="Fernandes, Richard (he, him, his | il, le, lui)" w:date="2026-06-05T17:46:00Z" w16du:dateUtc="2026-06-05T21:46:00Z">
        <w:r w:rsidDel="009B2A0D">
          <w:delText>and  is generally not known.</w:delText>
        </w:r>
      </w:del>
    </w:p>
    <w:p w14:paraId="0A594617" w14:textId="16AE7A14" w:rsidR="00C85D91" w:rsidDel="009B2A0D" w:rsidRDefault="00C85D91" w:rsidP="00C85D91">
      <w:pPr>
        <w:rPr>
          <w:del w:id="5318" w:author="Fernandes, Richard (he, him, his | il, le, lui)" w:date="2026-06-05T17:46:00Z" w16du:dateUtc="2026-06-05T21:46:00Z"/>
        </w:rPr>
      </w:pPr>
    </w:p>
    <w:p w14:paraId="32A7BC95" w14:textId="359D861A" w:rsidR="00F10096" w:rsidDel="009B2A0D" w:rsidRDefault="00F10096" w:rsidP="00CF55D2">
      <w:pPr>
        <w:spacing w:line="360" w:lineRule="auto"/>
        <w:rPr>
          <w:del w:id="5319" w:author="Fernandes, Richard (he, him, his | il, le, lui)" w:date="2026-06-05T17:46:00Z" w16du:dateUtc="2026-06-05T21:46:00Z"/>
        </w:rPr>
      </w:pPr>
      <w:del w:id="5320" w:author="Fernandes, Richard (he, him, his | il, le, lui)" w:date="2026-06-05T17:46:00Z" w16du:dateUtc="2026-06-05T21:46:00Z">
        <w:r w:rsidDel="009B2A0D">
          <w:delText xml:space="preserve">To address these </w:delText>
        </w:r>
        <w:r w:rsidR="00A86567" w:rsidDel="009B2A0D">
          <w:delText>limitations</w:delText>
        </w:r>
        <w:r w:rsidDel="009B2A0D">
          <w:delText xml:space="preserve"> we define the</w:delText>
        </w:r>
        <w:r w:rsidR="00CF55D2" w:rsidDel="009B2A0D">
          <w:delText xml:space="preserve"> </w:delText>
        </w:r>
        <w:r w:rsidR="00C85D91" w:rsidDel="009B2A0D">
          <w:delText xml:space="preserve"> correspond</w:delText>
        </w:r>
        <w:r w:rsidR="00CF55D2" w:rsidDel="009B2A0D">
          <w:delText>s</w:delText>
        </w:r>
        <w:r w:rsidR="00C85D91" w:rsidDel="009B2A0D">
          <w:delText xml:space="preserve"> to unique values of land cover and  </w:delText>
        </w:r>
        <w:r w:rsidDel="009B2A0D">
          <w:delText>since:</w:delText>
        </w:r>
      </w:del>
    </w:p>
    <w:p w14:paraId="0D5A0576" w14:textId="772E6617" w:rsidR="00F10096" w:rsidDel="009B2A0D" w:rsidRDefault="00F10096" w:rsidP="00F10096">
      <w:pPr>
        <w:spacing w:line="360" w:lineRule="auto"/>
        <w:rPr>
          <w:del w:id="5321" w:author="Fernandes, Richard (he, him, his | il, le, lui)" w:date="2026-06-05T17:46:00Z" w16du:dateUtc="2026-06-05T21:46:00Z"/>
        </w:rPr>
      </w:pPr>
    </w:p>
    <w:p w14:paraId="645966D4" w14:textId="210FF6A8" w:rsidR="00F10096" w:rsidDel="009B2A0D" w:rsidRDefault="00F10096" w:rsidP="001A4050">
      <w:pPr>
        <w:pStyle w:val="ListParagraph"/>
        <w:numPr>
          <w:ilvl w:val="0"/>
          <w:numId w:val="17"/>
        </w:numPr>
        <w:spacing w:line="360" w:lineRule="auto"/>
        <w:rPr>
          <w:del w:id="5322" w:author="Fernandes, Richard (he, him, his | il, le, lui)" w:date="2026-06-05T17:46:00Z" w16du:dateUtc="2026-06-05T21:46:00Z"/>
        </w:rPr>
      </w:pPr>
      <w:del w:id="5323" w:author="Fernandes, Richard (he, him, his | il, le, lui)" w:date="2026-06-05T17:46:00Z" w16du:dateUtc="2026-06-05T21:46:00Z">
        <w:r w:rsidDel="009B2A0D">
          <w:delText>both land cover and  are statistically related to apparent errors,</w:delText>
        </w:r>
      </w:del>
    </w:p>
    <w:p w14:paraId="787812FC" w14:textId="608DA448" w:rsidR="00F10096" w:rsidDel="009B2A0D" w:rsidRDefault="00F10096" w:rsidP="001A4050">
      <w:pPr>
        <w:pStyle w:val="ListParagraph"/>
        <w:numPr>
          <w:ilvl w:val="0"/>
          <w:numId w:val="17"/>
        </w:numPr>
        <w:spacing w:line="360" w:lineRule="auto"/>
        <w:rPr>
          <w:del w:id="5324" w:author="Fernandes, Richard (he, him, his | il, le, lui)" w:date="2026-06-05T17:46:00Z" w16du:dateUtc="2026-06-05T21:46:00Z"/>
        </w:rPr>
      </w:pPr>
      <w:del w:id="5325" w:author="Fernandes, Richard (he, him, his | il, le, lui)" w:date="2026-06-05T17:46:00Z" w16du:dateUtc="2026-06-05T21:46:00Z">
        <w:r w:rsidDel="009B2A0D">
          <w:delText>we have sufficient replicate matchups to estimate statistics for such conditions with some degree of confidence,</w:delText>
        </w:r>
      </w:del>
    </w:p>
    <w:p w14:paraId="78D95379" w14:textId="2E6DF37E" w:rsidR="00F10096" w:rsidDel="009B2A0D" w:rsidRDefault="00C85D91" w:rsidP="001A4050">
      <w:pPr>
        <w:pStyle w:val="ListParagraph"/>
        <w:numPr>
          <w:ilvl w:val="0"/>
          <w:numId w:val="17"/>
        </w:numPr>
        <w:spacing w:line="360" w:lineRule="auto"/>
        <w:rPr>
          <w:del w:id="5326" w:author="Fernandes, Richard (he, him, his | il, le, lui)" w:date="2026-06-05T17:46:00Z" w16du:dateUtc="2026-06-05T21:46:00Z"/>
        </w:rPr>
      </w:pPr>
      <w:del w:id="5327" w:author="Fernandes, Richard (he, him, his | il, le, lui)" w:date="2026-06-05T17:46:00Z" w16du:dateUtc="2026-06-05T21:46:00Z">
        <w:r w:rsidDel="009B2A0D">
          <w:delText>a</w:delText>
        </w:r>
        <w:r w:rsidR="00F10096" w:rsidDel="009B2A0D">
          <w:delText>nd</w:delText>
        </w:r>
        <w:r w:rsidDel="009B2A0D">
          <w:delText xml:space="preserve"> </w:delText>
        </w:r>
        <w:r w:rsidR="00F10096" w:rsidDel="009B2A0D">
          <w:delText xml:space="preserve"> land cover and   are known for each measurement.</w:delText>
        </w:r>
      </w:del>
    </w:p>
    <w:p w14:paraId="6583CA2D" w14:textId="273313ED" w:rsidR="004949F2" w:rsidDel="009B2A0D" w:rsidRDefault="00C85D91" w:rsidP="001A4050">
      <w:pPr>
        <w:pStyle w:val="ListParagraph"/>
        <w:numPr>
          <w:ilvl w:val="0"/>
          <w:numId w:val="17"/>
        </w:numPr>
        <w:spacing w:line="360" w:lineRule="auto"/>
        <w:rPr>
          <w:del w:id="5328" w:author="Fernandes, Richard (he, him, his | il, le, lui)" w:date="2026-06-05T17:46:00Z" w16du:dateUtc="2026-06-05T21:46:00Z"/>
        </w:rPr>
      </w:pPr>
      <w:del w:id="5329" w:author="Fernandes, Richard (he, him, his | il, le, lui)" w:date="2026-06-05T17:46:00Z" w16du:dateUtc="2026-06-05T21:46:00Z">
        <w:r w:rsidDel="009B2A0D">
          <w:delText xml:space="preserve">However, there will still be other </w:delText>
        </w:r>
        <w:r w:rsidR="004949F2" w:rsidDel="009B2A0D">
          <w:delText>effects, such as canopy clumping</w:delText>
        </w:r>
        <w:r w:rsidR="00F10096" w:rsidDel="009B2A0D">
          <w:delText>, canopy</w:delText>
        </w:r>
        <w:r w:rsidR="004949F2" w:rsidDel="009B2A0D">
          <w:delText xml:space="preserve"> optical properties, </w:delText>
        </w:r>
        <w:r w:rsidR="00F10096" w:rsidDel="009B2A0D">
          <w:delText xml:space="preserve">soil properties </w:delText>
        </w:r>
        <w:r w:rsidR="004949F2" w:rsidDel="009B2A0D">
          <w:delText xml:space="preserve">and sensor </w:delText>
        </w:r>
        <w:r w:rsidR="00A86567" w:rsidDel="009B2A0D">
          <w:delText>acquisition</w:delText>
        </w:r>
        <w:r w:rsidR="004949F2" w:rsidDel="009B2A0D">
          <w:delText xml:space="preserve"> </w:delText>
        </w:r>
        <w:r w:rsidR="00A86567" w:rsidDel="009B2A0D">
          <w:delText>geometry</w:delText>
        </w:r>
        <w:r w:rsidR="004949F2" w:rsidDel="009B2A0D">
          <w:delText xml:space="preserve">, that could result in systematic differences in </w:delText>
        </w:r>
      </w:del>
      <m:oMath>
        <m:r>
          <w:del w:id="5330" w:author="Fernandes, Richard (he, him, his | il, le, lui)" w:date="2026-06-05T17:46:00Z" w16du:dateUtc="2026-06-05T21:46:00Z">
            <w:rPr>
              <w:rFonts w:ascii="Cambria Math" w:eastAsia="Cambria Math" w:hAnsi="Cambria Math" w:cs="Cambria Math"/>
            </w:rPr>
            <m:t>e</m:t>
          </w:del>
        </m:r>
      </m:oMath>
      <w:del w:id="5331" w:author="Fernandes, Richard (he, him, his | il, le, lui)" w:date="2026-06-05T17:46:00Z" w16du:dateUtc="2026-06-05T21:46:00Z">
        <w:r w:rsidR="004949F2" w:rsidDel="009B2A0D">
          <w:delText xml:space="preserve"> for each unique land cover and .  To address this limitation we censor matchups with low </w:delText>
        </w:r>
        <w:r w:rsidDel="009B2A0D">
          <w:delText xml:space="preserve"> </w:delText>
        </w:r>
      </w:del>
      <m:oMath>
        <m:r>
          <w:del w:id="5332" w:author="Fernandes, Richard (he, him, his | il, le, lui)" w:date="2026-06-05T17:46:00Z" w16du:dateUtc="2026-06-05T21:46:00Z">
            <w:rPr>
              <w:rFonts w:ascii="Cambria Math" w:eastAsia="Cambria Math" w:hAnsi="Cambria Math" w:cs="Cambria Math"/>
            </w:rPr>
            <m:t>P(e)</m:t>
          </w:del>
        </m:r>
      </m:oMath>
      <w:del w:id="5333" w:author="Fernandes, Richard (he, him, his | il, le, lui)" w:date="2026-06-05T17:46:00Z" w16du:dateUtc="2026-06-05T21:46:00Z">
        <w:r w:rsidR="004949F2" w:rsidDel="009B2A0D">
          <w:delText xml:space="preserve"> for a given land cover</w:delText>
        </w:r>
        <w:r w:rsidR="00F10096" w:rsidDel="009B2A0D">
          <w:delText xml:space="preserve"> even though censoring will restrict the representativeness of validation statistics</w:delText>
        </w:r>
        <w:r w:rsidR="004949F2" w:rsidDel="009B2A0D">
          <w:delText>.</w:delText>
        </w:r>
        <w:r w:rsidR="00CF55D2" w:rsidDel="009B2A0D">
          <w:delText xml:space="preserve">  </w:delText>
        </w:r>
      </w:del>
    </w:p>
    <w:p w14:paraId="63ADAF84" w14:textId="6D9043BC" w:rsidR="004949F2" w:rsidDel="009B2A0D" w:rsidRDefault="004949F2" w:rsidP="00C85D91">
      <w:pPr>
        <w:rPr>
          <w:del w:id="5334" w:author="Fernandes, Richard (he, him, his | il, le, lui)" w:date="2026-06-05T17:46:00Z" w16du:dateUtc="2026-06-05T21:46:00Z"/>
        </w:rPr>
      </w:pPr>
    </w:p>
    <w:p w14:paraId="3FCC0B8D" w14:textId="25421796" w:rsidR="00E82797" w:rsidDel="009B2A0D" w:rsidRDefault="00F10096" w:rsidP="00CF55D2">
      <w:pPr>
        <w:spacing w:line="360" w:lineRule="auto"/>
        <w:rPr>
          <w:del w:id="5335" w:author="Fernandes, Richard (he, him, his | il, le, lui)" w:date="2026-06-05T17:46:00Z" w16du:dateUtc="2026-06-05T21:46:00Z"/>
        </w:rPr>
      </w:pPr>
      <w:del w:id="5336" w:author="Fernandes, Richard (he, him, his | il, le, lui)" w:date="2026-06-05T17:46:00Z" w16du:dateUtc="2026-06-05T21:46:00Z">
        <w:r w:rsidDel="009B2A0D">
          <w:delText xml:space="preserve">Censoring requires a prior model of </w:delText>
        </w:r>
      </w:del>
      <m:oMath>
        <m:r>
          <w:del w:id="5337" w:author="Fernandes, Richard (he, him, his | il, le, lui)" w:date="2026-06-05T17:46:00Z" w16du:dateUtc="2026-06-05T21:46:00Z">
            <w:rPr>
              <w:rFonts w:ascii="Cambria Math" w:eastAsia="Cambria Math" w:hAnsi="Cambria Math" w:cs="Cambria Math"/>
            </w:rPr>
            <m:t>P(e)</m:t>
          </w:del>
        </m:r>
      </m:oMath>
      <w:del w:id="5338" w:author="Fernandes, Richard (he, him, his | il, le, lui)" w:date="2026-06-05T17:46:00Z" w16du:dateUtc="2026-06-05T21:46:00Z">
        <w:r w:rsidDel="009B2A0D">
          <w:delText>.</w:delText>
        </w:r>
        <w:r w:rsidR="00E66AFF" w:rsidDel="009B2A0D">
          <w:delText xml:space="preserve">The dispersion of </w:delText>
        </w:r>
      </w:del>
      <m:oMath>
        <m:r>
          <w:del w:id="5339" w:author="Fernandes, Richard (he, him, his | il, le, lui)" w:date="2026-06-05T17:46:00Z" w16du:dateUtc="2026-06-05T21:46:00Z">
            <w:rPr>
              <w:rFonts w:ascii="Cambria Math" w:eastAsia="Cambria Math" w:hAnsi="Cambria Math" w:cs="Cambria Math"/>
            </w:rPr>
            <m:t>e</m:t>
          </w:del>
        </m:r>
      </m:oMath>
      <w:del w:id="5340" w:author="Fernandes, Richard (he, him, his | il, le, lui)" w:date="2026-06-05T17:46:00Z" w16du:dateUtc="2026-06-05T21:46:00Z">
        <w:r w:rsidR="00E66AFF" w:rsidDel="009B2A0D">
          <w:delText xml:space="preserve"> is skewed due to the nonlinear relationship of FDRs and </w:delText>
        </w:r>
      </w:del>
      <m:oMath>
        <m:r>
          <w:del w:id="5341" w:author="Fernandes, Richard (he, him, his | il, le, lui)" w:date="2026-06-05T17:46:00Z" w16du:dateUtc="2026-06-05T21:46:00Z">
            <w:rPr>
              <w:rFonts w:ascii="Cambria Math" w:eastAsia="Cambria Math" w:hAnsi="Cambria Math" w:cs="Cambria Math"/>
            </w:rPr>
            <m:t>y</m:t>
          </w:del>
        </m:r>
      </m:oMath>
      <w:del w:id="5342" w:author="Fernandes, Richard (he, him, his | il, le, lui)" w:date="2026-06-05T17:46:00Z" w16du:dateUtc="2026-06-05T21:46:00Z">
        <w:r w:rsidR="00E66AFF" w:rsidDel="009B2A0D">
          <w:delText xml:space="preserve"> and truncat</w:delText>
        </w:r>
        <w:r w:rsidR="002F638B" w:rsidDel="009B2A0D">
          <w:delText>ed</w:delText>
        </w:r>
        <w:r w:rsidR="00E66AFF" w:rsidDel="009B2A0D">
          <w:delText xml:space="preserve"> because </w:delText>
        </w:r>
      </w:del>
      <m:oMath>
        <m:r>
          <w:del w:id="5343" w:author="Fernandes, Richard (he, him, his | il, le, lui)" w:date="2026-06-05T17:46:00Z" w16du:dateUtc="2026-06-05T21:46:00Z">
            <w:rPr>
              <w:rFonts w:ascii="Cambria Math" w:eastAsia="Cambria Math" w:hAnsi="Cambria Math" w:cs="Cambria Math"/>
            </w:rPr>
            <m:t>y</m:t>
          </w:del>
        </m:r>
      </m:oMath>
      <w:del w:id="5344" w:author="Fernandes, Richard (he, him, his | il, le, lui)" w:date="2026-06-05T17:46:00Z" w16du:dateUtc="2026-06-05T21:46:00Z">
        <w:r w:rsidR="00E66AFF" w:rsidDel="009B2A0D">
          <w:delText xml:space="preserve"> has physical limits (</w:delText>
        </w:r>
      </w:del>
      <m:oMath>
        <m:r>
          <w:del w:id="5345" w:author="Fernandes, Richard (he, him, his | il, le, lui)" w:date="2026-06-05T17:46:00Z" w16du:dateUtc="2026-06-05T21:46:00Z">
            <w:rPr>
              <w:rFonts w:ascii="Cambria Math" w:eastAsia="Cambria Math" w:hAnsi="Cambria Math" w:cs="Cambria Math"/>
            </w:rPr>
            <m:t>y</m:t>
          </w:del>
        </m:r>
        <m:r>
          <w:del w:id="5346" w:author="Fernandes, Richard (he, him, his | il, le, lui)" w:date="2026-06-05T17:46:00Z" w16du:dateUtc="2026-06-05T21:46:00Z">
            <w:rPr>
              <w:rFonts w:ascii="Cambria Math" w:hAnsi="Cambria Math"/>
            </w:rPr>
            <m:t>&gt;0</m:t>
          </w:del>
        </m:r>
      </m:oMath>
      <w:del w:id="5347" w:author="Fernandes, Richard (he, him, his | il, le, lui)" w:date="2026-06-05T17:46:00Z" w16du:dateUtc="2026-06-05T21:46:00Z">
        <w:r w:rsidR="00E66AFF" w:rsidDel="009B2A0D">
          <w:delText xml:space="preserve"> for LAI </w:delText>
        </w:r>
      </w:del>
      <m:oMath>
        <m:r>
          <w:del w:id="5348" w:author="Fernandes, Richard (he, him, his | il, le, lui)" w:date="2026-06-05T17:46:00Z" w16du:dateUtc="2026-06-05T21:46:00Z">
            <w:rPr>
              <w:rFonts w:ascii="Cambria Math" w:hAnsi="Cambria Math"/>
            </w:rPr>
            <m:t>0≥</m:t>
          </w:del>
        </m:r>
        <m:r>
          <w:del w:id="5349" w:author="Fernandes, Richard (he, him, his | il, le, lui)" w:date="2026-06-05T17:46:00Z" w16du:dateUtc="2026-06-05T21:46:00Z">
            <w:rPr>
              <w:rFonts w:ascii="Cambria Math" w:eastAsia="Cambria Math" w:hAnsi="Cambria Math" w:cs="Cambria Math"/>
            </w:rPr>
            <m:t>y</m:t>
          </w:del>
        </m:r>
        <m:r>
          <w:del w:id="5350" w:author="Fernandes, Richard (he, him, his | il, le, lui)" w:date="2026-06-05T17:46:00Z" w16du:dateUtc="2026-06-05T21:46:00Z">
            <w:rPr>
              <w:rFonts w:ascii="Cambria Math" w:hAnsi="Cambria Math"/>
            </w:rPr>
            <m:t>≤1</m:t>
          </w:del>
        </m:r>
      </m:oMath>
      <w:del w:id="5351" w:author="Fernandes, Richard (he, him, his | il, le, lui)" w:date="2026-06-05T17:46:00Z" w16du:dateUtc="2026-06-05T21:46:00Z">
        <w:r w:rsidR="00E66AFF" w:rsidDel="009B2A0D">
          <w:delText xml:space="preserve"> for FAPAR) (Figure 3 and Figure 4).  As a result, we model </w:delText>
        </w:r>
      </w:del>
      <m:oMath>
        <m:r>
          <w:del w:id="5352" w:author="Fernandes, Richard (he, him, his | il, le, lui)" w:date="2026-06-05T17:46:00Z" w16du:dateUtc="2026-06-05T21:46:00Z">
            <w:rPr>
              <w:rFonts w:ascii="Cambria Math" w:eastAsia="Cambria Math" w:hAnsi="Cambria Math" w:cs="Cambria Math"/>
            </w:rPr>
            <m:t>P(e)</m:t>
          </w:del>
        </m:r>
      </m:oMath>
      <w:del w:id="5353" w:author="Fernandes, Richard (he, him, his | il, le, lui)" w:date="2026-06-05T17:46:00Z" w16du:dateUtc="2026-06-05T21:46:00Z">
        <w:r w:rsidR="00E66AFF" w:rsidDel="009B2A0D">
          <w:delText xml:space="preserve"> </w:delText>
        </w:r>
        <w:r w:rsidR="001F3034" w:rsidDel="009B2A0D">
          <w:delText>as truncated Normal or Cauchy distributions.  The</w:delText>
        </w:r>
        <w:r w:rsidR="007E5095" w:rsidDel="009B2A0D">
          <w:delText>se</w:delText>
        </w:r>
        <w:r w:rsidR="001F3034" w:rsidDel="009B2A0D">
          <w:delText xml:space="preserve"> distributions was selected as they  maximize the Shannon entropy  given constraints on the truncated mean and variance, for </w:delText>
        </w:r>
        <w:r w:rsidR="00E82797" w:rsidDel="009B2A0D">
          <w:delText xml:space="preserve">truncated </w:delText>
        </w:r>
        <w:r w:rsidR="001F3034" w:rsidDel="009B2A0D">
          <w:delText xml:space="preserve">Normal, or median and median absolute deviation, for truncated Cauchy. </w:delText>
        </w:r>
        <w:r w:rsidR="00E82797" w:rsidDel="009B2A0D">
          <w:delText xml:space="preserve"> Rather than binning residuals for a  when estimating the parameters of </w:delText>
        </w:r>
      </w:del>
      <m:oMath>
        <m:r>
          <w:del w:id="5354" w:author="Fernandes, Richard (he, him, his | il, le, lui)" w:date="2026-06-05T17:46:00Z" w16du:dateUtc="2026-06-05T21:46:00Z">
            <w:rPr>
              <w:rFonts w:ascii="Cambria Math" w:eastAsia="Cambria Math" w:hAnsi="Cambria Math" w:cs="Cambria Math"/>
            </w:rPr>
            <m:t>P(e)</m:t>
          </w:del>
        </m:r>
      </m:oMath>
      <w:del w:id="5355" w:author="Fernandes, Richard (he, him, his | il, le, lui)" w:date="2026-06-05T17:46:00Z" w16du:dateUtc="2026-06-05T21:46:00Z">
        <w:r w:rsidR="00E82797" w:rsidDel="009B2A0D">
          <w:delText xml:space="preserve"> we used weighted estimates of </w:delText>
        </w:r>
        <w:r w:rsidR="007E5095" w:rsidDel="009B2A0D">
          <w:delText>parameters</w:delText>
        </w:r>
        <w:r w:rsidR="005311B3" w:rsidDel="009B2A0D">
          <w:delText xml:space="preserve"> given a prior pdf for </w:delText>
        </w:r>
      </w:del>
      <m:oMath>
        <m:r>
          <w:del w:id="5356" w:author="Fernandes, Richard (he, him, his | il, le, lui)" w:date="2026-06-05T17:46:00Z" w16du:dateUtc="2026-06-05T21:46:00Z">
            <w:rPr>
              <w:rFonts w:ascii="Cambria Math" w:eastAsia="Cambria Math" w:hAnsi="Cambria Math" w:cs="Cambria Math"/>
            </w:rPr>
            <m:t>P</m:t>
          </w:del>
        </m:r>
      </m:oMath>
      <w:del w:id="5357" w:author="Fernandes, Richard (he, him, his | il, le, lui)" w:date="2026-06-05T17:46:00Z" w16du:dateUtc="2026-06-05T21:46:00Z">
        <w:r w:rsidR="005311B3" w:rsidDel="009B2A0D">
          <w:delText xml:space="preserve"> from the product estimate (here we used the SL2P prior):</w:delText>
        </w:r>
      </w:del>
    </w:p>
    <w:p w14:paraId="5FF50046" w14:textId="738F969A" w:rsidR="00E82797" w:rsidDel="009B2A0D" w:rsidRDefault="00E82797" w:rsidP="00CF55D2">
      <w:pPr>
        <w:spacing w:line="360" w:lineRule="auto"/>
        <w:rPr>
          <w:del w:id="5358" w:author="Fernandes, Richard (he, him, his | il, le, lui)" w:date="2026-06-05T17:46:00Z" w16du:dateUtc="2026-06-05T21:46:00Z"/>
        </w:rPr>
      </w:pPr>
    </w:p>
    <w:p w14:paraId="26AFAC00" w14:textId="37B88229" w:rsidR="00E82797" w:rsidDel="009B2A0D" w:rsidRDefault="00DD64EF" w:rsidP="00CF55D2">
      <w:pPr>
        <w:spacing w:line="360" w:lineRule="auto"/>
        <w:rPr>
          <w:del w:id="5359" w:author="Fernandes, Richard (he, him, his | il, le, lui)" w:date="2026-06-05T17:46:00Z" w16du:dateUtc="2026-06-05T21:46:00Z"/>
        </w:rPr>
      </w:pPr>
      <m:oMath>
        <m:r>
          <w:del w:id="5360" w:author="Fernandes, Richard (he, him, his | il, le, lui)" w:date="2026-06-05T17:46:00Z" w16du:dateUtc="2026-06-05T21:46:00Z">
            <w:rPr>
              <w:rFonts w:ascii="Cambria Math" w:hAnsi="Cambria Math"/>
            </w:rPr>
            <m:t>=</m:t>
          </w:del>
        </m:r>
      </m:oMath>
      <w:del w:id="5361" w:author="Fernandes, Richard (he, him, his | il, le, lui)" w:date="2026-06-05T17:46:00Z" w16du:dateUtc="2026-06-05T21:46:00Z">
        <w:r w:rsidR="00221F03" w:rsidDel="009B2A0D">
          <w:tab/>
        </w:r>
        <w:r w:rsidR="00221F03" w:rsidDel="009B2A0D">
          <w:tab/>
        </w:r>
        <w:r w:rsidR="00221F03" w:rsidDel="009B2A0D">
          <w:tab/>
        </w:r>
        <w:r w:rsidR="00221F03" w:rsidDel="009B2A0D">
          <w:tab/>
        </w:r>
        <w:r w:rsidR="00221F03" w:rsidDel="009B2A0D">
          <w:tab/>
        </w:r>
        <w:r w:rsidR="00221F03" w:rsidDel="009B2A0D">
          <w:tab/>
        </w:r>
        <w:r w:rsidR="00221F03" w:rsidDel="009B2A0D">
          <w:tab/>
        </w:r>
        <w:r w:rsidR="00221F03" w:rsidDel="009B2A0D">
          <w:tab/>
          <w:delText>(1)</w:delText>
        </w:r>
      </w:del>
    </w:p>
    <w:p w14:paraId="7105D49B" w14:textId="3C663656" w:rsidR="00E82797" w:rsidDel="009B2A0D" w:rsidRDefault="00E82797" w:rsidP="00CF55D2">
      <w:pPr>
        <w:spacing w:line="360" w:lineRule="auto"/>
        <w:rPr>
          <w:del w:id="5362" w:author="Fernandes, Richard (he, him, his | il, le, lui)" w:date="2026-06-05T17:46:00Z" w16du:dateUtc="2026-06-05T21:46:00Z"/>
        </w:rPr>
      </w:pPr>
    </w:p>
    <w:p w14:paraId="14BEEAEA" w14:textId="71DF3B49" w:rsidR="00E82797" w:rsidRPr="005311B3" w:rsidDel="009B2A0D" w:rsidRDefault="00DD64EF" w:rsidP="00CF55D2">
      <w:pPr>
        <w:spacing w:line="360" w:lineRule="auto"/>
        <w:rPr>
          <w:del w:id="5363" w:author="Fernandes, Richard (he, him, his | il, le, lui)" w:date="2026-06-05T17:46:00Z" w16du:dateUtc="2026-06-05T21:46:00Z"/>
        </w:rPr>
      </w:pPr>
      <m:oMath>
        <m:r>
          <w:del w:id="5364" w:author="Fernandes, Richard (he, him, his | il, le, lui)" w:date="2026-06-05T17:46:00Z" w16du:dateUtc="2026-06-05T21:46:00Z">
            <w:rPr>
              <w:rFonts w:ascii="Cambria Math" w:hAnsi="Cambria Math"/>
            </w:rPr>
            <m:t>=</m:t>
          </w:del>
        </m:r>
      </m:oMath>
      <w:del w:id="5365" w:author="Fernandes, Richard (he, him, his | il, le, lui)" w:date="2026-06-05T17:46:00Z" w16du:dateUtc="2026-06-05T21:46:00Z">
        <w:r w:rsidR="00221F03" w:rsidDel="009B2A0D">
          <w:tab/>
        </w:r>
        <w:r w:rsidR="00221F03" w:rsidDel="009B2A0D">
          <w:tab/>
        </w:r>
        <w:r w:rsidR="00221F03" w:rsidDel="009B2A0D">
          <w:tab/>
        </w:r>
        <w:r w:rsidR="00221F03" w:rsidDel="009B2A0D">
          <w:tab/>
        </w:r>
        <w:r w:rsidR="00221F03" w:rsidDel="009B2A0D">
          <w:tab/>
        </w:r>
        <w:r w:rsidR="00221F03" w:rsidDel="009B2A0D">
          <w:tab/>
          <w:delText>(2)</w:delText>
        </w:r>
      </w:del>
    </w:p>
    <w:p w14:paraId="51227A81" w14:textId="1BF25921" w:rsidR="005311B3" w:rsidRPr="00E82797" w:rsidDel="009B2A0D" w:rsidRDefault="005311B3" w:rsidP="00CF55D2">
      <w:pPr>
        <w:spacing w:line="360" w:lineRule="auto"/>
        <w:rPr>
          <w:del w:id="5366" w:author="Fernandes, Richard (he, him, his | il, le, lui)" w:date="2026-06-05T17:46:00Z" w16du:dateUtc="2026-06-05T21:46:00Z"/>
        </w:rPr>
      </w:pPr>
    </w:p>
    <w:p w14:paraId="7256BE47" w14:textId="57A2C39E" w:rsidR="00603980" w:rsidDel="009B2A0D" w:rsidRDefault="005311B3" w:rsidP="005311B3">
      <w:pPr>
        <w:spacing w:line="360" w:lineRule="auto"/>
        <w:rPr>
          <w:del w:id="5367" w:author="Fernandes, Richard (he, him, his | il, le, lui)" w:date="2026-06-05T17:46:00Z" w16du:dateUtc="2026-06-05T21:46:00Z"/>
        </w:rPr>
      </w:pPr>
      <w:del w:id="5368" w:author="Fernandes, Richard (he, him, his | il, le, lui)" w:date="2026-06-05T17:46:00Z" w16du:dateUtc="2026-06-05T21:46:00Z">
        <w:r w:rsidDel="009B2A0D">
          <w:delText>Note weighted median and median absolute deviations were estimated in a similar manner but  cannot be written analytically.</w:delText>
        </w:r>
      </w:del>
    </w:p>
    <w:p w14:paraId="16D23932" w14:textId="5D5A2B76" w:rsidR="00BC3028" w:rsidDel="009B2A0D" w:rsidRDefault="00BC3028" w:rsidP="00BC3028">
      <w:pPr>
        <w:keepNext/>
        <w:rPr>
          <w:del w:id="5369" w:author="Fernandes, Richard (he, him, his | il, le, lui)" w:date="2026-06-05T17:46:00Z" w16du:dateUtc="2026-06-05T21:46:00Z"/>
        </w:rPr>
      </w:pPr>
      <w:del w:id="5370" w:author="Fernandes, Richard (he, him, his | il, le, lui)" w:date="2026-06-05T17:46:00Z" w16du:dateUtc="2026-06-05T21:46:00Z">
        <w:r w:rsidDel="009B2A0D">
          <w:rPr>
            <w:noProof/>
          </w:rPr>
          <w:drawing>
            <wp:inline distT="0" distB="0" distL="0" distR="0" wp14:anchorId="55BDD28E" wp14:editId="5FFAF481">
              <wp:extent cx="5943600" cy="3108960"/>
              <wp:effectExtent l="0" t="0" r="0" b="0"/>
              <wp:docPr id="350096964" name="Picture 3" descr="A group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96964" name="Picture 3" descr="A group of colored line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108960"/>
                      </a:xfrm>
                      <a:prstGeom prst="rect">
                        <a:avLst/>
                      </a:prstGeom>
                      <a:noFill/>
                      <a:ln>
                        <a:noFill/>
                      </a:ln>
                    </pic:spPr>
                  </pic:pic>
                </a:graphicData>
              </a:graphic>
            </wp:inline>
          </w:drawing>
        </w:r>
      </w:del>
    </w:p>
    <w:p w14:paraId="1D54D5C9" w14:textId="6AC735FA" w:rsidR="00BC3028" w:rsidDel="009B2A0D" w:rsidRDefault="00BC3028" w:rsidP="00BC3028">
      <w:pPr>
        <w:pStyle w:val="Caption"/>
        <w:rPr>
          <w:del w:id="5371" w:author="Fernandes, Richard (he, him, his | il, le, lui)" w:date="2026-06-05T17:46:00Z" w16du:dateUtc="2026-06-05T21:46:00Z"/>
        </w:rPr>
      </w:pPr>
      <w:commentRangeStart w:id="5372"/>
      <w:del w:id="5373" w:author="Fernandes, Richard (he, him, his | il, le, lui)" w:date="2026-06-05T17:46:00Z" w16du:dateUtc="2026-06-05T21:46:00Z">
        <w:r w:rsidDel="009B2A0D">
          <w:delText xml:space="preserve">Figure </w:delText>
        </w:r>
        <w:r w:rsidR="00B02277" w:rsidDel="009B2A0D">
          <w:fldChar w:fldCharType="begin"/>
        </w:r>
        <w:r w:rsidR="00B02277" w:rsidDel="009B2A0D">
          <w:delInstrText xml:space="preserve"> SEQ Figure \* ARABIC </w:delInstrText>
        </w:r>
        <w:r w:rsidR="00B02277" w:rsidDel="009B2A0D">
          <w:fldChar w:fldCharType="separate"/>
        </w:r>
      </w:del>
      <w:del w:id="5374" w:author="Fernandes, Richard (he, him, his | il, le, lui)" w:date="2026-06-04T16:08:00Z" w16du:dateUtc="2026-06-04T20:08:00Z">
        <w:r w:rsidR="00B02277" w:rsidDel="00E020D9">
          <w:rPr>
            <w:noProof/>
          </w:rPr>
          <w:delText>3</w:delText>
        </w:r>
      </w:del>
      <w:del w:id="5375" w:author="Fernandes, Richard (he, him, his | il, le, lui)" w:date="2026-06-05T17:46:00Z" w16du:dateUtc="2026-06-05T21:46:00Z">
        <w:r w:rsidR="00B02277" w:rsidDel="009B2A0D">
          <w:rPr>
            <w:noProof/>
          </w:rPr>
          <w:fldChar w:fldCharType="end"/>
        </w:r>
        <w:r w:rsidDel="009B2A0D">
          <w:delText xml:space="preserve">.  Scatter plots of estimated LAI versus observed residuals over FRM coloured according to cumulative probability of residual conditions on estimated LAI for (left) Truncated Normal and (right) Truncated Cauchy prior </w:delText>
        </w:r>
        <w:r w:rsidR="00A86567" w:rsidDel="009B2A0D">
          <w:delText>distributions</w:delText>
        </w:r>
        <w:r w:rsidDel="009B2A0D">
          <w:delText>.  Black circles fall outside 99.7%ile central confidence interval of conditional residuals.   Conditional 75%ile (green curve), 50%ile (orange curve) and 25%ile (red curve) are indicated as well.</w:delText>
        </w:r>
        <w:commentRangeEnd w:id="5372"/>
        <w:r w:rsidR="00E434B6" w:rsidDel="009B2A0D">
          <w:rPr>
            <w:rStyle w:val="CommentReference"/>
            <w:sz w:val="40"/>
            <w:szCs w:val="40"/>
          </w:rPr>
          <w:commentReference w:id="5372"/>
        </w:r>
      </w:del>
    </w:p>
    <w:p w14:paraId="6D834500" w14:textId="776EB28D" w:rsidR="00BC3028" w:rsidDel="009B2A0D" w:rsidRDefault="00BC3028" w:rsidP="00603980">
      <w:pPr>
        <w:rPr>
          <w:del w:id="5376" w:author="Fernandes, Richard (he, him, his | il, le, lui)" w:date="2026-06-05T17:46:00Z" w16du:dateUtc="2026-06-05T21:46:00Z"/>
        </w:rPr>
      </w:pPr>
    </w:p>
    <w:p w14:paraId="3E4E9E7D" w14:textId="520B0562" w:rsidR="00BC3028" w:rsidDel="009B2A0D" w:rsidRDefault="00BC3028" w:rsidP="00BC3028">
      <w:pPr>
        <w:keepNext/>
        <w:rPr>
          <w:del w:id="5377" w:author="Fernandes, Richard (he, him, his | il, le, lui)" w:date="2026-06-05T17:46:00Z" w16du:dateUtc="2026-06-05T21:46:00Z"/>
        </w:rPr>
      </w:pPr>
      <w:del w:id="5378" w:author="Fernandes, Richard (he, him, his | il, le, lui)" w:date="2026-06-05T17:46:00Z" w16du:dateUtc="2026-06-05T21:46:00Z">
        <w:r w:rsidDel="009B2A0D">
          <w:rPr>
            <w:noProof/>
          </w:rPr>
          <w:drawing>
            <wp:inline distT="0" distB="0" distL="0" distR="0" wp14:anchorId="2DC1DD4A" wp14:editId="77304FF7">
              <wp:extent cx="5943600" cy="3048000"/>
              <wp:effectExtent l="0" t="0" r="0" b="0"/>
              <wp:docPr id="411997070" name="Picture 1" descr="A group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97070" name="Picture 1" descr="A group of colored lines&#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048000"/>
                      </a:xfrm>
                      <a:prstGeom prst="rect">
                        <a:avLst/>
                      </a:prstGeom>
                      <a:noFill/>
                      <a:ln>
                        <a:noFill/>
                      </a:ln>
                    </pic:spPr>
                  </pic:pic>
                </a:graphicData>
              </a:graphic>
            </wp:inline>
          </w:drawing>
        </w:r>
      </w:del>
    </w:p>
    <w:p w14:paraId="2E51662C" w14:textId="216F6A85" w:rsidR="00BC3028" w:rsidDel="009B2A0D" w:rsidRDefault="00BC3028" w:rsidP="00BC3028">
      <w:pPr>
        <w:pStyle w:val="Caption"/>
        <w:rPr>
          <w:del w:id="5379" w:author="Fernandes, Richard (he, him, his | il, le, lui)" w:date="2026-06-05T17:46:00Z" w16du:dateUtc="2026-06-05T21:46:00Z"/>
        </w:rPr>
      </w:pPr>
      <w:del w:id="5380" w:author="Fernandes, Richard (he, him, his | il, le, lui)" w:date="2026-06-05T17:46:00Z" w16du:dateUtc="2026-06-05T21:46:00Z">
        <w:r w:rsidDel="009B2A0D">
          <w:delText xml:space="preserve">Figure </w:delText>
        </w:r>
        <w:r w:rsidR="00B02277" w:rsidDel="009B2A0D">
          <w:fldChar w:fldCharType="begin"/>
        </w:r>
        <w:r w:rsidR="00B02277" w:rsidDel="009B2A0D">
          <w:delInstrText xml:space="preserve"> SEQ Figure \* ARABIC </w:delInstrText>
        </w:r>
        <w:r w:rsidR="00B02277" w:rsidDel="009B2A0D">
          <w:fldChar w:fldCharType="separate"/>
        </w:r>
      </w:del>
      <w:del w:id="5381" w:author="Fernandes, Richard (he, him, his | il, le, lui)" w:date="2026-06-04T16:08:00Z" w16du:dateUtc="2026-06-04T20:08:00Z">
        <w:r w:rsidR="00B02277" w:rsidDel="00E020D9">
          <w:rPr>
            <w:noProof/>
          </w:rPr>
          <w:delText>4</w:delText>
        </w:r>
      </w:del>
      <w:del w:id="5382" w:author="Fernandes, Richard (he, him, his | il, le, lui)" w:date="2026-06-05T17:46:00Z" w16du:dateUtc="2026-06-05T21:46:00Z">
        <w:r w:rsidR="00B02277" w:rsidDel="009B2A0D">
          <w:rPr>
            <w:noProof/>
          </w:rPr>
          <w:fldChar w:fldCharType="end"/>
        </w:r>
        <w:r w:rsidDel="009B2A0D">
          <w:delText xml:space="preserve">. Scatter plots of estimated FAPAR versus observed residuals over FRM coloured according to cumulative probability of residual conditions on estimated FAPAR for (left) Truncated Normal and (right) Truncated Cauchy prior </w:delText>
        </w:r>
        <w:r w:rsidR="00A86567" w:rsidDel="009B2A0D">
          <w:delText>distributions</w:delText>
        </w:r>
        <w:r w:rsidDel="009B2A0D">
          <w:delText>.  Black circles fall outside 99.7%ile central confidence interval of conditional residuals.   Conditional 75%ile (green curve), 50%ile (orange curve) and 25%ile (red curve) are indicated as well.</w:delText>
        </w:r>
      </w:del>
    </w:p>
    <w:p w14:paraId="5B1E99F8" w14:textId="4A562DFB" w:rsidR="00CF55D2" w:rsidDel="009B2A0D" w:rsidRDefault="00CF55D2" w:rsidP="00603980">
      <w:pPr>
        <w:rPr>
          <w:del w:id="5383" w:author="Fernandes, Richard (he, him, his | il, le, lui)" w:date="2026-06-05T17:46:00Z" w16du:dateUtc="2026-06-05T21:46:00Z"/>
        </w:rPr>
      </w:pPr>
    </w:p>
    <w:p w14:paraId="0D4B6334" w14:textId="672EE2D4" w:rsidR="00CF55D2" w:rsidDel="009B2A0D" w:rsidRDefault="00CF55D2" w:rsidP="005311B3">
      <w:pPr>
        <w:spacing w:line="360" w:lineRule="auto"/>
        <w:rPr>
          <w:del w:id="5384" w:author="Fernandes, Richard (he, him, his | il, le, lui)" w:date="2026-06-05T17:46:00Z" w16du:dateUtc="2026-06-05T21:46:00Z"/>
        </w:rPr>
      </w:pPr>
    </w:p>
    <w:p w14:paraId="04CA2B14" w14:textId="2816E4BF" w:rsidR="00603980" w:rsidDel="009B2A0D" w:rsidRDefault="007E5095" w:rsidP="005311B3">
      <w:pPr>
        <w:spacing w:line="360" w:lineRule="auto"/>
        <w:rPr>
          <w:del w:id="5385" w:author="Fernandes, Richard (he, him, his | il, le, lui)" w:date="2026-06-05T17:46:00Z" w16du:dateUtc="2026-06-05T21:46:00Z"/>
        </w:rPr>
      </w:pPr>
      <w:del w:id="5386" w:author="Fernandes, Richard (he, him, his | il, le, lui)" w:date="2026-06-05T17:46:00Z" w16du:dateUtc="2026-06-05T21:46:00Z">
        <w:r w:rsidDel="009B2A0D">
          <w:delText xml:space="preserve">We censor by discarding matchups where </w:delText>
        </w:r>
      </w:del>
      <m:oMath>
        <m:r>
          <w:del w:id="5387" w:author="Fernandes, Richard (he, him, his | il, le, lui)" w:date="2026-06-05T17:46:00Z" w16du:dateUtc="2026-06-05T21:46:00Z">
            <w:rPr>
              <w:rFonts w:ascii="Cambria Math" w:hAnsi="Cambria Math"/>
            </w:rPr>
            <m:t>P</m:t>
          </w:del>
        </m:r>
        <m:r>
          <w:del w:id="5388" w:author="Fernandes, Richard (he, him, his | il, le, lui)" w:date="2026-06-05T17:46:00Z" w16du:dateUtc="2026-06-05T21:46:00Z">
            <w:rPr>
              <w:rFonts w:ascii="Cambria Math" w:eastAsia="Cambria Math" w:hAnsi="Cambria Math" w:cs="Cambria Math"/>
            </w:rPr>
            <m:t>()</m:t>
          </w:del>
        </m:r>
      </m:oMath>
      <w:del w:id="5389" w:author="Fernandes, Richard (he, him, his | il, le, lui)" w:date="2026-06-05T17:46:00Z" w16du:dateUtc="2026-06-05T21:46:00Z">
        <w:r w:rsidDel="009B2A0D">
          <w:delText xml:space="preserve"> falls outside the </w:delText>
        </w:r>
        <w:r w:rsidR="00855773" w:rsidDel="009B2A0D">
          <w:delText>k%</w:delText>
        </w:r>
        <w:r w:rsidDel="009B2A0D">
          <w:delText xml:space="preserve">ile central interval.  Such censoring can only be performed </w:delText>
        </w:r>
        <w:r w:rsidR="00A86567" w:rsidDel="009B2A0D">
          <w:delText>explicitly</w:delText>
        </w:r>
        <w:r w:rsidDel="009B2A0D">
          <w:delText xml:space="preserve"> over matchups where both  and  are available.  </w:delText>
        </w:r>
        <w:r w:rsidR="00DF4BAF" w:rsidDel="009B2A0D">
          <w:delText xml:space="preserve">However, if  is a linear function of some  that we can observe coincident with any  it follows that </w:delText>
        </w:r>
      </w:del>
      <m:oMath>
        <m:r>
          <w:del w:id="5390" w:author="Fernandes, Richard (he, him, his | il, le, lui)" w:date="2026-06-05T17:46:00Z" w16du:dateUtc="2026-06-05T21:46:00Z">
            <w:rPr>
              <w:rFonts w:ascii="Cambria Math" w:hAnsi="Cambria Math"/>
            </w:rPr>
            <m:t>P</m:t>
          </w:del>
        </m:r>
        <m:r>
          <w:del w:id="5391" w:author="Fernandes, Richard (he, him, his | il, le, lui)" w:date="2026-06-05T17:46:00Z" w16du:dateUtc="2026-06-05T21:46:00Z">
            <w:rPr>
              <w:rFonts w:ascii="Cambria Math" w:eastAsia="Cambria Math" w:hAnsi="Cambria Math" w:cs="Cambria Math"/>
            </w:rPr>
            <m:t>()</m:t>
          </w:del>
        </m:r>
      </m:oMath>
      <w:del w:id="5392" w:author="Fernandes, Richard (he, him, his | il, le, lui)" w:date="2026-06-05T17:46:00Z" w16du:dateUtc="2026-06-05T21:46:00Z">
        <w:r w:rsidR="00DF4BAF" w:rsidDel="009B2A0D">
          <w:delText xml:space="preserve"> will be greater than the minimum </w:delText>
        </w:r>
      </w:del>
      <m:oMath>
        <m:r>
          <w:del w:id="5393" w:author="Fernandes, Richard (he, him, his | il, le, lui)" w:date="2026-06-05T17:46:00Z" w16du:dateUtc="2026-06-05T21:46:00Z">
            <w:rPr>
              <w:rFonts w:ascii="Cambria Math" w:hAnsi="Cambria Math"/>
            </w:rPr>
            <m:t>P</m:t>
          </w:del>
        </m:r>
        <m:r>
          <w:del w:id="5394" w:author="Fernandes, Richard (he, him, his | il, le, lui)" w:date="2026-06-05T17:46:00Z" w16du:dateUtc="2026-06-05T21:46:00Z">
            <w:rPr>
              <w:rFonts w:ascii="Cambria Math" w:eastAsia="Cambria Math" w:hAnsi="Cambria Math" w:cs="Cambria Math"/>
            </w:rPr>
            <m:t>(</m:t>
          </w:del>
        </m:r>
        <m:r>
          <w:del w:id="5395" w:author="Fernandes, Richard (he, him, his | il, le, lui)" w:date="2026-06-05T17:46:00Z" w16du:dateUtc="2026-06-05T21:46:00Z">
            <w:rPr>
              <w:rFonts w:ascii="Cambria Math" w:hAnsi="Cambria Math"/>
            </w:rPr>
            <m:t>e</m:t>
          </w:del>
        </m:r>
        <m:r>
          <w:del w:id="5396" w:author="Fernandes, Richard (he, him, his | il, le, lui)" w:date="2026-06-05T17:46:00Z" w16du:dateUtc="2026-06-05T21:46:00Z">
            <w:rPr>
              <w:rFonts w:ascii="Cambria Math" w:eastAsia="Cambria Math" w:hAnsi="Cambria Math" w:cs="Cambria Math"/>
            </w:rPr>
            <m:t>)</m:t>
          </w:del>
        </m:r>
      </m:oMath>
      <w:del w:id="5397" w:author="Fernandes, Richard (he, him, his | il, le, lui)" w:date="2026-06-05T17:46:00Z" w16du:dateUtc="2026-06-05T21:46:00Z">
        <w:r w:rsidR="00DF4BAF" w:rsidDel="009B2A0D">
          <w:delText xml:space="preserve"> within the convex hull of of matchups that contain  . </w:delText>
        </w:r>
        <w:r w:rsidR="005311B3" w:rsidDel="009B2A0D">
          <w:delText xml:space="preserve"> </w:delText>
        </w:r>
        <w:r w:rsidR="00DF4BAF" w:rsidDel="009B2A0D">
          <w:delText xml:space="preserve">We use Harmonized Landsat and Sentinel-2 </w:delText>
        </w:r>
        <w:r w:rsidDel="009B2A0D">
          <w:delText xml:space="preserve">FDRs to estimate  </w:delText>
        </w:r>
        <w:r w:rsidR="00DF4BAF" w:rsidDel="009B2A0D">
          <w:delText xml:space="preserve">since they offer synoptic coverage with </w:delText>
        </w:r>
        <w:r w:rsidR="00E434B6" w:rsidDel="009B2A0D">
          <w:delText xml:space="preserve">high temporal revisit. </w:delText>
        </w:r>
        <w:r w:rsidDel="009B2A0D">
          <w:delText xml:space="preserve"> To increase the likelihood that   is a linear function of  </w:delText>
        </w:r>
        <w:r w:rsidR="00E434B6" w:rsidDel="009B2A0D">
          <w:delText xml:space="preserve"> </w:delText>
        </w:r>
        <w:r w:rsidDel="009B2A0D">
          <w:delText xml:space="preserve">we use embeddings from the SL2P algorithm for estimating LAI/FAPAR uncertainty.  </w:delText>
        </w:r>
        <w:r w:rsidR="00E434B6" w:rsidDel="009B2A0D">
          <w:delText xml:space="preserve">The SL2P algorithm </w:delText>
        </w:r>
        <w:r w:rsidDel="009B2A0D">
          <w:delText>uses</w:delText>
        </w:r>
        <w:r w:rsidR="00E434B6" w:rsidDel="009B2A0D">
          <w:delText xml:space="preserve"> shallow neural networks </w:delText>
        </w:r>
        <w:r w:rsidDel="009B2A0D">
          <w:delText xml:space="preserve">where </w:delText>
        </w:r>
        <w:r w:rsidR="00E434B6" w:rsidDel="009B2A0D">
          <w:delText xml:space="preserve"> linear combination of  5 hidden nodes</w:delText>
        </w:r>
        <w:r w:rsidDel="009B2A0D">
          <w:delText>, the embeddings,</w:delText>
        </w:r>
        <w:r w:rsidR="00E434B6" w:rsidDel="009B2A0D">
          <w:delText xml:space="preserve"> predict </w:delText>
        </w:r>
        <w:r w:rsidDel="009B2A0D">
          <w:delText>uncertainty</w:delText>
        </w:r>
        <w:r w:rsidR="00E434B6" w:rsidDel="009B2A0D">
          <w:delText xml:space="preserve"> given inputs from S2 or Landsat surface reflectance and acquisition geometry. </w:delText>
        </w:r>
        <w:r w:rsidDel="009B2A0D">
          <w:delText xml:space="preserve"> The</w:delText>
        </w:r>
        <w:r w:rsidR="00E434B6" w:rsidDel="009B2A0D">
          <w:delText xml:space="preserve"> convex hull</w:delText>
        </w:r>
        <w:r w:rsidDel="009B2A0D">
          <w:delText xml:space="preserve"> of  </w:delText>
        </w:r>
        <w:r w:rsidR="00E434B6" w:rsidDel="009B2A0D">
          <w:delText xml:space="preserve"> </w:delText>
        </w:r>
        <w:r w:rsidDel="009B2A0D">
          <w:delText xml:space="preserve">associated with FRM samples </w:delText>
        </w:r>
        <w:r w:rsidR="00E434B6" w:rsidDel="009B2A0D">
          <w:delText xml:space="preserve">corresponding to a minimum </w:delText>
        </w:r>
      </w:del>
      <m:oMath>
        <m:r>
          <w:del w:id="5398" w:author="Fernandes, Richard (he, him, his | il, le, lui)" w:date="2026-06-05T17:46:00Z" w16du:dateUtc="2026-06-05T21:46:00Z">
            <w:rPr>
              <w:rFonts w:ascii="Cambria Math" w:hAnsi="Cambria Math"/>
            </w:rPr>
            <m:t>P</m:t>
          </w:del>
        </m:r>
        <m:r>
          <w:del w:id="5399" w:author="Fernandes, Richard (he, him, his | il, le, lui)" w:date="2026-06-05T17:46:00Z" w16du:dateUtc="2026-06-05T21:46:00Z">
            <w:rPr>
              <w:rFonts w:ascii="Cambria Math" w:eastAsia="Cambria Math" w:hAnsi="Cambria Math" w:cs="Cambria Math"/>
            </w:rPr>
            <m:t>()</m:t>
          </w:del>
        </m:r>
      </m:oMath>
      <w:del w:id="5400" w:author="Fernandes, Richard (he, him, his | il, le, lui)" w:date="2026-06-05T17:46:00Z" w16du:dateUtc="2026-06-05T21:46:00Z">
        <w:r w:rsidDel="009B2A0D">
          <w:delText xml:space="preserve"> is used to censor </w:delText>
        </w:r>
        <w:r w:rsidR="00A7724C" w:rsidDel="009B2A0D">
          <w:delText xml:space="preserve"> (Figure 5,  Figure 6).  </w:delText>
        </w:r>
      </w:del>
    </w:p>
    <w:p w14:paraId="41549C26" w14:textId="1152310E" w:rsidR="00E434B6" w:rsidDel="009B2A0D" w:rsidRDefault="00E434B6" w:rsidP="00603980">
      <w:pPr>
        <w:rPr>
          <w:del w:id="5401" w:author="Fernandes, Richard (he, him, his | il, le, lui)" w:date="2026-06-05T17:46:00Z" w16du:dateUtc="2026-06-05T21:46:00Z"/>
        </w:rPr>
      </w:pPr>
    </w:p>
    <w:p w14:paraId="33917728" w14:textId="7B517A85" w:rsidR="00E434B6" w:rsidDel="009B2A0D" w:rsidRDefault="00E434B6" w:rsidP="00E434B6">
      <w:pPr>
        <w:keepNext/>
        <w:rPr>
          <w:del w:id="5402" w:author="Fernandes, Richard (he, him, his | il, le, lui)" w:date="2026-06-05T17:46:00Z" w16du:dateUtc="2026-06-05T21:46:00Z"/>
        </w:rPr>
      </w:pPr>
      <w:del w:id="5403" w:author="Fernandes, Richard (he, him, his | il, le, lui)" w:date="2026-06-05T17:46:00Z" w16du:dateUtc="2026-06-05T21:46:00Z">
        <w:r w:rsidDel="009B2A0D">
          <w:rPr>
            <w:noProof/>
          </w:rPr>
          <w:drawing>
            <wp:inline distT="0" distB="0" distL="0" distR="0" wp14:anchorId="754F75C7" wp14:editId="40E30227">
              <wp:extent cx="5943600" cy="3222625"/>
              <wp:effectExtent l="0" t="0" r="0" b="0"/>
              <wp:docPr id="1594463608"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63608" name="Picture 4" descr="A screenshot of a graph&#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222625"/>
                      </a:xfrm>
                      <a:prstGeom prst="rect">
                        <a:avLst/>
                      </a:prstGeom>
                      <a:noFill/>
                      <a:ln>
                        <a:noFill/>
                      </a:ln>
                    </pic:spPr>
                  </pic:pic>
                </a:graphicData>
              </a:graphic>
            </wp:inline>
          </w:drawing>
        </w:r>
      </w:del>
    </w:p>
    <w:p w14:paraId="72F5A0A9" w14:textId="22B26B44" w:rsidR="00E434B6" w:rsidDel="009B2A0D" w:rsidRDefault="00E434B6" w:rsidP="00E434B6">
      <w:pPr>
        <w:pStyle w:val="Caption"/>
        <w:rPr>
          <w:del w:id="5404" w:author="Fernandes, Richard (he, him, his | il, le, lui)" w:date="2026-06-05T17:46:00Z" w16du:dateUtc="2026-06-05T21:46:00Z"/>
        </w:rPr>
      </w:pPr>
      <w:commentRangeStart w:id="5405"/>
      <w:del w:id="5406" w:author="Fernandes, Richard (he, him, his | il, le, lui)" w:date="2026-06-05T17:46:00Z" w16du:dateUtc="2026-06-05T21:46:00Z">
        <w:r w:rsidDel="009B2A0D">
          <w:delText xml:space="preserve">Figure </w:delText>
        </w:r>
        <w:r w:rsidR="00B02277" w:rsidDel="009B2A0D">
          <w:fldChar w:fldCharType="begin"/>
        </w:r>
        <w:r w:rsidR="00B02277" w:rsidDel="009B2A0D">
          <w:delInstrText xml:space="preserve"> SEQ Figure \* ARABIC </w:delInstrText>
        </w:r>
        <w:r w:rsidR="00B02277" w:rsidDel="009B2A0D">
          <w:fldChar w:fldCharType="separate"/>
        </w:r>
      </w:del>
      <w:del w:id="5407" w:author="Fernandes, Richard (he, him, his | il, le, lui)" w:date="2026-06-04T16:08:00Z" w16du:dateUtc="2026-06-04T20:08:00Z">
        <w:r w:rsidR="00B02277" w:rsidDel="00E020D9">
          <w:rPr>
            <w:noProof/>
          </w:rPr>
          <w:delText>5</w:delText>
        </w:r>
      </w:del>
      <w:del w:id="5408" w:author="Fernandes, Richard (he, him, his | il, le, lui)" w:date="2026-06-05T17:46:00Z" w16du:dateUtc="2026-06-05T21:46:00Z">
        <w:r w:rsidR="00B02277" w:rsidDel="009B2A0D">
          <w:rPr>
            <w:noProof/>
          </w:rPr>
          <w:fldChar w:fldCharType="end"/>
        </w:r>
        <w:r w:rsidDel="009B2A0D">
          <w:delText xml:space="preserve">.  Density plots (blue) of estimated LAI versus estimated LAI residuals based on SL2P  (based on PROSAIL) together with samples within the convex hull </w:delText>
        </w:r>
        <w:r w:rsidR="00C4457F" w:rsidDel="009B2A0D">
          <w:delText xml:space="preserve">of FRM matchups with inclusion probability </w:delText>
        </w:r>
        <w:r w:rsidR="00855773" w:rsidDel="009B2A0D">
          <w:delText>falling within the 68%ile central interval (red) and the 99.7%ile central inverval (yellow)</w:delText>
        </w:r>
        <w:r w:rsidR="00C4457F" w:rsidDel="009B2A0D">
          <w:delText>.</w:delText>
        </w:r>
        <w:commentRangeEnd w:id="5405"/>
        <w:r w:rsidR="00C4457F" w:rsidDel="009B2A0D">
          <w:rPr>
            <w:rStyle w:val="CommentReference"/>
            <w:sz w:val="40"/>
            <w:szCs w:val="40"/>
          </w:rPr>
          <w:commentReference w:id="5405"/>
        </w:r>
      </w:del>
    </w:p>
    <w:p w14:paraId="55D700DE" w14:textId="31C9E32D" w:rsidR="00E434B6" w:rsidDel="009B2A0D" w:rsidRDefault="00E434B6" w:rsidP="00603980">
      <w:pPr>
        <w:rPr>
          <w:del w:id="5409" w:author="Fernandes, Richard (he, him, his | il, le, lui)" w:date="2026-06-05T17:46:00Z" w16du:dateUtc="2026-06-05T21:46:00Z"/>
        </w:rPr>
      </w:pPr>
    </w:p>
    <w:p w14:paraId="0BCA15E2" w14:textId="571C614E" w:rsidR="00C4457F" w:rsidDel="009B2A0D" w:rsidRDefault="00C4457F" w:rsidP="00C4457F">
      <w:pPr>
        <w:keepNext/>
        <w:rPr>
          <w:del w:id="5410" w:author="Fernandes, Richard (he, him, his | il, le, lui)" w:date="2026-06-05T17:46:00Z" w16du:dateUtc="2026-06-05T21:46:00Z"/>
        </w:rPr>
      </w:pPr>
      <w:del w:id="5411" w:author="Fernandes, Richard (he, him, his | il, le, lui)" w:date="2026-06-05T17:46:00Z" w16du:dateUtc="2026-06-05T21:46:00Z">
        <w:r w:rsidDel="009B2A0D">
          <w:rPr>
            <w:noProof/>
          </w:rPr>
          <w:drawing>
            <wp:inline distT="0" distB="0" distL="0" distR="0" wp14:anchorId="7720F012" wp14:editId="56E885C9">
              <wp:extent cx="5943600" cy="3172460"/>
              <wp:effectExtent l="0" t="0" r="0" b="8890"/>
              <wp:docPr id="84982039"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2039" name="Picture 5" descr="A screenshot of a graph&#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172460"/>
                      </a:xfrm>
                      <a:prstGeom prst="rect">
                        <a:avLst/>
                      </a:prstGeom>
                      <a:noFill/>
                      <a:ln>
                        <a:noFill/>
                      </a:ln>
                    </pic:spPr>
                  </pic:pic>
                </a:graphicData>
              </a:graphic>
            </wp:inline>
          </w:drawing>
        </w:r>
      </w:del>
    </w:p>
    <w:p w14:paraId="40252756" w14:textId="1FE7DA79" w:rsidR="00603980" w:rsidDel="009B2A0D" w:rsidRDefault="00C4457F" w:rsidP="00C4457F">
      <w:pPr>
        <w:pStyle w:val="Caption"/>
        <w:rPr>
          <w:del w:id="5412" w:author="Fernandes, Richard (he, him, his | il, le, lui)" w:date="2026-06-05T17:46:00Z" w16du:dateUtc="2026-06-05T21:46:00Z"/>
        </w:rPr>
      </w:pPr>
      <w:del w:id="5413" w:author="Fernandes, Richard (he, him, his | il, le, lui)" w:date="2026-06-05T17:46:00Z" w16du:dateUtc="2026-06-05T21:46:00Z">
        <w:r w:rsidDel="009B2A0D">
          <w:delText xml:space="preserve">Figure </w:delText>
        </w:r>
        <w:r w:rsidR="00B02277" w:rsidDel="009B2A0D">
          <w:fldChar w:fldCharType="begin"/>
        </w:r>
        <w:r w:rsidR="00B02277" w:rsidDel="009B2A0D">
          <w:delInstrText xml:space="preserve"> SEQ Figure \* ARABIC </w:delInstrText>
        </w:r>
        <w:r w:rsidR="00B02277" w:rsidDel="009B2A0D">
          <w:fldChar w:fldCharType="separate"/>
        </w:r>
      </w:del>
      <w:del w:id="5414" w:author="Fernandes, Richard (he, him, his | il, le, lui)" w:date="2026-06-04T16:08:00Z" w16du:dateUtc="2026-06-04T20:08:00Z">
        <w:r w:rsidR="00B02277" w:rsidDel="00E020D9">
          <w:rPr>
            <w:noProof/>
          </w:rPr>
          <w:delText>6</w:delText>
        </w:r>
      </w:del>
      <w:del w:id="5415" w:author="Fernandes, Richard (he, him, his | il, le, lui)" w:date="2026-06-05T17:46:00Z" w16du:dateUtc="2026-06-05T21:46:00Z">
        <w:r w:rsidR="00B02277" w:rsidDel="009B2A0D">
          <w:rPr>
            <w:noProof/>
          </w:rPr>
          <w:fldChar w:fldCharType="end"/>
        </w:r>
        <w:r w:rsidDel="009B2A0D">
          <w:delText xml:space="preserve">.  Density plots (blue) of estimated FAPAR versus estimated FAPAR residuals based on SL2P  (based on PROSAIL) together with samples within the convex hull of FRM matchups with </w:delText>
        </w:r>
        <w:r w:rsidR="00855773" w:rsidDel="009B2A0D">
          <w:delText>within the 68%ile central interval (red) and the 99.7%ile central inverval (yellow).</w:delText>
        </w:r>
        <w:commentRangeStart w:id="5416"/>
        <w:commentRangeEnd w:id="5416"/>
        <w:r w:rsidR="00855773" w:rsidDel="009B2A0D">
          <w:rPr>
            <w:rStyle w:val="CommentReference"/>
            <w:sz w:val="40"/>
            <w:szCs w:val="40"/>
          </w:rPr>
          <w:commentReference w:id="5416"/>
        </w:r>
        <w:r w:rsidR="00855773" w:rsidDel="009B2A0D">
          <w:delText xml:space="preserve">  The percentage of simulations included is indicated in the title </w:delText>
        </w:r>
        <w:r w:rsidR="000D7B69" w:rsidDel="009B2A0D">
          <w:delText>, with the higher value corresponding to the 99.7%ile interval.</w:delText>
        </w:r>
      </w:del>
    </w:p>
    <w:p w14:paraId="7F6D00EE" w14:textId="1CB5233C" w:rsidR="00CB75FC" w:rsidDel="009B2A0D" w:rsidRDefault="00CB75FC">
      <w:pPr>
        <w:spacing w:line="360" w:lineRule="auto"/>
        <w:rPr>
          <w:del w:id="5417" w:author="Fernandes, Richard (he, him, his | il, le, lui)" w:date="2026-06-05T17:46:00Z" w16du:dateUtc="2026-06-05T21:46:00Z"/>
        </w:rPr>
      </w:pPr>
    </w:p>
    <w:p w14:paraId="7F6D00F0" w14:textId="0D50CB77" w:rsidR="00CB75FC" w:rsidDel="009B2A0D" w:rsidRDefault="00B53FDD" w:rsidP="001A4050">
      <w:pPr>
        <w:pStyle w:val="Heading2"/>
        <w:numPr>
          <w:ilvl w:val="1"/>
          <w:numId w:val="15"/>
        </w:numPr>
        <w:rPr>
          <w:del w:id="5418" w:author="Fernandes, Richard (he, him, his | il, le, lui)" w:date="2026-06-05T17:46:00Z" w16du:dateUtc="2026-06-05T21:46:00Z"/>
        </w:rPr>
      </w:pPr>
      <w:del w:id="5419" w:author="Fernandes, Richard (he, him, his | il, le, lui)" w:date="2026-06-05T17:46:00Z" w16du:dateUtc="2026-06-05T21:46:00Z">
        <w:r w:rsidDel="009B2A0D">
          <w:delText>Response Design</w:delText>
        </w:r>
      </w:del>
    </w:p>
    <w:p w14:paraId="6B3DDFDD" w14:textId="6F9A53FE" w:rsidR="00B53FDD" w:rsidDel="009B2A0D" w:rsidRDefault="00B53FDD">
      <w:pPr>
        <w:rPr>
          <w:del w:id="5420" w:author="Fernandes, Richard (he, him, his | il, le, lui)" w:date="2026-06-05T17:46:00Z" w16du:dateUtc="2026-06-05T21:46:00Z"/>
        </w:rPr>
      </w:pPr>
    </w:p>
    <w:p w14:paraId="7F6D00F1" w14:textId="352C4C69" w:rsidR="00CB75FC" w:rsidDel="009B2A0D" w:rsidRDefault="00D8059B">
      <w:pPr>
        <w:rPr>
          <w:del w:id="5421" w:author="Fernandes, Richard (he, him, his | il, le, lui)" w:date="2026-06-05T17:46:00Z" w16du:dateUtc="2026-06-05T21:46:00Z"/>
        </w:rPr>
      </w:pPr>
      <w:del w:id="5422" w:author="Fernandes, Richard (he, him, his | il, le, lui)" w:date="2026-06-05T17:46:00Z" w16du:dateUtc="2026-06-05T21:46:00Z">
        <w:r w:rsidDel="009B2A0D">
          <w:delText xml:space="preserve">The response design includes the specification of FRM,  </w:delText>
        </w:r>
        <w:r w:rsidR="006C7598" w:rsidDel="009B2A0D">
          <w:delText xml:space="preserve">, the method to produce match-ups </w:delText>
        </w:r>
        <w:r w:rsidDel="009B2A0D">
          <w:delText xml:space="preserve">and modelling </w:delText>
        </w:r>
        <w:r w:rsidR="006C7598" w:rsidDel="009B2A0D">
          <w:delText>matchup uncertainty.</w:delText>
        </w:r>
        <w:r w:rsidDel="009B2A0D">
          <w:delText xml:space="preserve">  </w:delText>
        </w:r>
      </w:del>
    </w:p>
    <w:p w14:paraId="7F6D00FC" w14:textId="7F7C27DD" w:rsidR="00CB75FC" w:rsidDel="009B2A0D" w:rsidRDefault="00CB75FC">
      <w:pPr>
        <w:rPr>
          <w:del w:id="5423" w:author="Fernandes, Richard (he, him, his | il, le, lui)" w:date="2026-06-05T17:46:00Z" w16du:dateUtc="2026-06-05T21:46:00Z"/>
          <w:b/>
        </w:rPr>
      </w:pPr>
    </w:p>
    <w:p w14:paraId="7F6D00FD" w14:textId="2F210092" w:rsidR="00CB75FC" w:rsidDel="009B2A0D" w:rsidRDefault="00D8059B" w:rsidP="001A4050">
      <w:pPr>
        <w:pStyle w:val="Heading3"/>
        <w:numPr>
          <w:ilvl w:val="2"/>
          <w:numId w:val="15"/>
        </w:numPr>
        <w:rPr>
          <w:del w:id="5424" w:author="Fernandes, Richard (he, him, his | il, le, lui)" w:date="2026-06-05T17:46:00Z" w16du:dateUtc="2026-06-05T21:46:00Z"/>
          <w:b/>
        </w:rPr>
      </w:pPr>
      <w:del w:id="5425" w:author="Fernandes, Richard (he, him, his | il, le, lui)" w:date="2026-06-05T17:46:00Z" w16du:dateUtc="2026-06-05T21:46:00Z">
        <w:r w:rsidDel="009B2A0D">
          <w:rPr>
            <w:b/>
          </w:rPr>
          <w:delText xml:space="preserve">FRM </w:delText>
        </w:r>
      </w:del>
    </w:p>
    <w:p w14:paraId="2EE2E1F1" w14:textId="201FAA06" w:rsidR="00A00FA0" w:rsidDel="009B2A0D" w:rsidRDefault="00A00FA0">
      <w:pPr>
        <w:rPr>
          <w:del w:id="5426" w:author="Fernandes, Richard (he, him, his | il, le, lui)" w:date="2026-06-05T17:46:00Z" w16du:dateUtc="2026-06-05T21:46:00Z"/>
          <w:b/>
        </w:rPr>
      </w:pPr>
    </w:p>
    <w:p w14:paraId="349BF3FE" w14:textId="4C70F535" w:rsidR="00C546F5" w:rsidDel="009B2A0D" w:rsidRDefault="00DD64EF" w:rsidP="006C7598">
      <w:pPr>
        <w:rPr>
          <w:del w:id="5427" w:author="Fernandes, Richard (he, him, his | il, le, lui)" w:date="2026-06-05T17:46:00Z" w16du:dateUtc="2026-06-05T21:46:00Z"/>
        </w:rPr>
      </w:pPr>
      <w:customXmlDelRangeStart w:id="5428" w:author="Fernandes, Richard (he, him, his | il, le, lui)" w:date="2026-06-05T17:46:00Z"/>
      <w:sdt>
        <w:sdtPr>
          <w:tag w:val="goog_rdk_63"/>
          <w:id w:val="327915261"/>
        </w:sdtPr>
        <w:sdtEndPr/>
        <w:sdtContent>
          <w:customXmlDelRangeEnd w:id="5428"/>
          <w:commentRangeStart w:id="5429"/>
          <w:commentRangeStart w:id="5430"/>
          <w:customXmlDelRangeStart w:id="5431" w:author="Fernandes, Richard (he, him, his | il, le, lui)" w:date="2026-06-05T17:46:00Z"/>
        </w:sdtContent>
      </w:sdt>
      <w:customXmlDelRangeEnd w:id="5431"/>
      <w:del w:id="5432" w:author="Fernandes, Richard (he, him, his | il, le, lui)" w:date="2026-06-05T17:46:00Z" w16du:dateUtc="2026-06-05T21:46:00Z">
        <w:r w:rsidR="006C7598" w:rsidDel="009B2A0D">
          <w:delText>FRM should ideall</w:delText>
        </w:r>
        <w:r w:rsidR="00C546F5" w:rsidDel="009B2A0D">
          <w:delText>y:</w:delText>
        </w:r>
      </w:del>
    </w:p>
    <w:p w14:paraId="75CF6F2E" w14:textId="247BC919" w:rsidR="00C546F5" w:rsidDel="009B2A0D" w:rsidRDefault="00C546F5" w:rsidP="006C7598">
      <w:pPr>
        <w:rPr>
          <w:del w:id="5433" w:author="Fernandes, Richard (he, him, his | il, le, lui)" w:date="2026-06-05T17:46:00Z" w16du:dateUtc="2026-06-05T21:46:00Z"/>
        </w:rPr>
      </w:pPr>
    </w:p>
    <w:p w14:paraId="5C23F18B" w14:textId="3BDE8B90" w:rsidR="00C546F5" w:rsidDel="009B2A0D" w:rsidRDefault="00C546F5" w:rsidP="006C7598">
      <w:pPr>
        <w:rPr>
          <w:del w:id="5434" w:author="Fernandes, Richard (he, him, his | il, le, lui)" w:date="2026-06-05T17:46:00Z" w16du:dateUtc="2026-06-05T21:46:00Z"/>
        </w:rPr>
      </w:pPr>
    </w:p>
    <w:p w14:paraId="0E25A2A1" w14:textId="17E66FF6" w:rsidR="006C7598" w:rsidDel="009B2A0D" w:rsidRDefault="006C7598" w:rsidP="001A4050">
      <w:pPr>
        <w:numPr>
          <w:ilvl w:val="0"/>
          <w:numId w:val="6"/>
        </w:numPr>
        <w:rPr>
          <w:del w:id="5435" w:author="Fernandes, Richard (he, him, his | il, le, lui)" w:date="2026-06-05T17:46:00Z" w16du:dateUtc="2026-06-05T21:46:00Z"/>
        </w:rPr>
      </w:pPr>
      <w:del w:id="5436" w:author="Fernandes, Richard (he, him, his | il, le, lui)" w:date="2026-06-05T17:46:00Z" w16du:dateUtc="2026-06-05T21:46:00Z">
        <w:r w:rsidDel="009B2A0D">
          <w:delText>Have documented SI traceability (or conform to appropriate international community standards), utilising instruments that have been characterised using metrological standards.</w:delText>
        </w:r>
      </w:del>
    </w:p>
    <w:p w14:paraId="54DCB814" w14:textId="0E2F12F8" w:rsidR="006C7598" w:rsidDel="009B2A0D" w:rsidRDefault="006C7598" w:rsidP="001A4050">
      <w:pPr>
        <w:numPr>
          <w:ilvl w:val="0"/>
          <w:numId w:val="6"/>
        </w:numPr>
        <w:rPr>
          <w:del w:id="5437" w:author="Fernandes, Richard (he, him, his | il, le, lui)" w:date="2026-06-05T17:46:00Z" w16du:dateUtc="2026-06-05T21:46:00Z"/>
        </w:rPr>
      </w:pPr>
      <w:del w:id="5438" w:author="Fernandes, Richard (he, him, his | il, le, lui)" w:date="2026-06-05T17:46:00Z" w16du:dateUtc="2026-06-05T21:46:00Z">
        <w:r w:rsidDel="009B2A0D">
          <w:delText>Be statistically independent from the satellite bio-geophysical retrieval process.</w:delText>
        </w:r>
      </w:del>
    </w:p>
    <w:p w14:paraId="328EBCF2" w14:textId="35A60E31" w:rsidR="006C7598" w:rsidDel="009B2A0D" w:rsidRDefault="006C7598" w:rsidP="001A4050">
      <w:pPr>
        <w:numPr>
          <w:ilvl w:val="0"/>
          <w:numId w:val="6"/>
        </w:numPr>
        <w:rPr>
          <w:del w:id="5439" w:author="Fernandes, Richard (he, him, his | il, le, lui)" w:date="2026-06-05T17:46:00Z" w16du:dateUtc="2026-06-05T21:46:00Z"/>
        </w:rPr>
      </w:pPr>
      <w:del w:id="5440" w:author="Fernandes, Richard (he, him, his | il, le, lui)" w:date="2026-06-05T17:46:00Z" w16du:dateUtc="2026-06-05T21:46:00Z">
        <w:r w:rsidDel="009B2A0D">
          <w:delText>Be accompanied by an uncertainty budget for all instruments, derived measurements and validation methods.</w:delText>
        </w:r>
      </w:del>
    </w:p>
    <w:p w14:paraId="28F3560C" w14:textId="1B07E9C9" w:rsidR="006C7598" w:rsidDel="009B2A0D" w:rsidRDefault="006C7598" w:rsidP="001A4050">
      <w:pPr>
        <w:numPr>
          <w:ilvl w:val="0"/>
          <w:numId w:val="6"/>
        </w:numPr>
        <w:rPr>
          <w:del w:id="5441" w:author="Fernandes, Richard (he, him, his | il, le, lui)" w:date="2026-06-05T17:46:00Z" w16du:dateUtc="2026-06-05T21:46:00Z"/>
        </w:rPr>
      </w:pPr>
      <w:del w:id="5442" w:author="Fernandes, Richard (he, him, his | il, le, lui)" w:date="2026-06-05T17:46:00Z" w16du:dateUtc="2026-06-05T21:46:00Z">
        <w:r w:rsidDel="009B2A0D">
          <w:delText>Adhere to community-agreed, published and openly available measurement protocols/procedures and management practices.</w:delText>
        </w:r>
      </w:del>
    </w:p>
    <w:p w14:paraId="1A38E4CD" w14:textId="3FA16BF1" w:rsidR="006C7598" w:rsidDel="009B2A0D" w:rsidRDefault="006C7598" w:rsidP="001A4050">
      <w:pPr>
        <w:numPr>
          <w:ilvl w:val="0"/>
          <w:numId w:val="6"/>
        </w:numPr>
        <w:rPr>
          <w:del w:id="5443" w:author="Fernandes, Richard (he, him, his | il, le, lui)" w:date="2026-06-05T17:46:00Z" w16du:dateUtc="2026-06-05T21:46:00Z"/>
        </w:rPr>
      </w:pPr>
      <w:del w:id="5444" w:author="Fernandes, Richard (he, him, his | il, le, lui)" w:date="2026-06-05T17:46:00Z" w16du:dateUtc="2026-06-05T21:46:00Z">
        <w:r w:rsidDel="009B2A0D">
          <w:delText>Be accessible to other researchers allowing independent verification of processing systems.</w:delText>
        </w:r>
        <w:commentRangeEnd w:id="5429"/>
        <w:r w:rsidDel="009B2A0D">
          <w:rPr>
            <w:rStyle w:val="CommentReference"/>
            <w:sz w:val="40"/>
            <w:szCs w:val="40"/>
          </w:rPr>
          <w:commentReference w:id="5429"/>
        </w:r>
        <w:commentRangeEnd w:id="5430"/>
        <w:r w:rsidDel="009B2A0D">
          <w:rPr>
            <w:rStyle w:val="CommentReference"/>
            <w:sz w:val="40"/>
            <w:szCs w:val="40"/>
          </w:rPr>
          <w:commentReference w:id="5430"/>
        </w:r>
      </w:del>
    </w:p>
    <w:p w14:paraId="13AE492B" w14:textId="2EB6D80A" w:rsidR="006C7598" w:rsidDel="009B2A0D" w:rsidRDefault="006C7598" w:rsidP="006C7598">
      <w:pPr>
        <w:ind w:left="2160"/>
        <w:rPr>
          <w:del w:id="5445" w:author="Fernandes, Richard (he, him, his | il, le, lui)" w:date="2026-06-05T17:46:00Z" w16du:dateUtc="2026-06-05T21:46:00Z"/>
        </w:rPr>
      </w:pPr>
    </w:p>
    <w:p w14:paraId="74A687B0" w14:textId="378AC928" w:rsidR="006C7598" w:rsidDel="009B2A0D" w:rsidRDefault="006C7598">
      <w:pPr>
        <w:rPr>
          <w:del w:id="5446" w:author="Fernandes, Richard (he, him, his | il, le, lui)" w:date="2026-06-05T17:46:00Z" w16du:dateUtc="2026-06-05T21:46:00Z"/>
          <w:b/>
        </w:rPr>
      </w:pPr>
    </w:p>
    <w:p w14:paraId="28947FE9" w14:textId="6253CEFB" w:rsidR="006C7598" w:rsidDel="009B2A0D" w:rsidRDefault="006C7598" w:rsidP="006C7598">
      <w:pPr>
        <w:rPr>
          <w:del w:id="5447" w:author="Fernandes, Richard (he, him, his | il, le, lui)" w:date="2026-06-05T17:46:00Z" w16du:dateUtc="2026-06-05T21:46:00Z"/>
          <w:b/>
        </w:rPr>
      </w:pPr>
    </w:p>
    <w:p w14:paraId="63FBCB15" w14:textId="6F9BBB68" w:rsidR="006C7598" w:rsidRPr="006C7598" w:rsidDel="009B2A0D" w:rsidRDefault="006C7598" w:rsidP="006C7598">
      <w:pPr>
        <w:rPr>
          <w:del w:id="5448" w:author="Fernandes, Richard (he, him, his | il, le, lui)" w:date="2026-06-05T17:46:00Z" w16du:dateUtc="2026-06-05T21:46:00Z"/>
          <w:bCs/>
        </w:rPr>
      </w:pPr>
      <w:del w:id="5449" w:author="Fernandes, Richard (he, him, his | il, le, lui)" w:date="2026-06-05T17:46:00Z" w16du:dateUtc="2026-06-05T21:46:00Z">
        <w:r w:rsidRPr="006C7598" w:rsidDel="009B2A0D">
          <w:rPr>
            <w:bCs/>
          </w:rPr>
          <w:delText>Here, the Grounded EO FRM data are used.  Other FRM data are listed in Supplementary Material S</w:delText>
        </w:r>
        <w:r w:rsidDel="009B2A0D">
          <w:rPr>
            <w:bCs/>
          </w:rPr>
          <w:delText>3</w:delText>
        </w:r>
        <w:r w:rsidRPr="006C7598" w:rsidDel="009B2A0D">
          <w:rPr>
            <w:bCs/>
          </w:rPr>
          <w:delText>)</w:delText>
        </w:r>
      </w:del>
    </w:p>
    <w:p w14:paraId="42C55D2E" w14:textId="44717BEB" w:rsidR="006C7598" w:rsidDel="009B2A0D" w:rsidRDefault="006C7598">
      <w:pPr>
        <w:rPr>
          <w:del w:id="5450" w:author="Fernandes, Richard (he, him, his | il, le, lui)" w:date="2026-06-05T17:46:00Z" w16du:dateUtc="2026-06-05T21:46:00Z"/>
          <w:b/>
        </w:rPr>
      </w:pPr>
    </w:p>
    <w:p w14:paraId="532E2545" w14:textId="66E5B5B4" w:rsidR="00C546F5" w:rsidDel="009B2A0D" w:rsidRDefault="00C546F5" w:rsidP="001A4050">
      <w:pPr>
        <w:pStyle w:val="Heading3"/>
        <w:numPr>
          <w:ilvl w:val="2"/>
          <w:numId w:val="15"/>
        </w:numPr>
        <w:rPr>
          <w:del w:id="5451" w:author="Fernandes, Richard (he, him, his | il, le, lui)" w:date="2026-06-05T17:46:00Z" w16du:dateUtc="2026-06-05T21:46:00Z"/>
          <w:b/>
        </w:rPr>
      </w:pPr>
      <w:del w:id="5452" w:author="Fernandes, Richard (he, him, his | il, le, lui)" w:date="2026-06-05T17:46:00Z" w16du:dateUtc="2026-06-05T21:46:00Z">
        <w:r w:rsidDel="009B2A0D">
          <w:rPr>
            <w:b/>
          </w:rPr>
          <w:delText xml:space="preserve">FRM Bias </w:delText>
        </w:r>
      </w:del>
    </w:p>
    <w:p w14:paraId="6CE3D39F" w14:textId="534698A9" w:rsidR="00A00FA0" w:rsidRPr="00977C9A" w:rsidDel="009B2A0D" w:rsidRDefault="00BD7D18" w:rsidP="00977C9A">
      <w:pPr>
        <w:spacing w:line="360" w:lineRule="auto"/>
        <w:rPr>
          <w:del w:id="5453" w:author="Fernandes, Richard (he, him, his | il, le, lui)" w:date="2026-06-05T17:46:00Z" w16du:dateUtc="2026-06-05T21:46:00Z"/>
          <w:bCs/>
        </w:rPr>
      </w:pPr>
      <w:del w:id="5454" w:author="Fernandes, Richard (he, him, his | il, le, lui)" w:date="2026-06-05T17:46:00Z" w16du:dateUtc="2026-06-05T21:46:00Z">
        <w:r w:rsidRPr="00977C9A" w:rsidDel="009B2A0D">
          <w:rPr>
            <w:bCs/>
          </w:rPr>
          <w:delText xml:space="preserve">FRM are assumed to be unbiased estimates of LAI and FAPAR </w:delText>
        </w:r>
        <w:r w:rsidR="00A86567" w:rsidRPr="00977C9A" w:rsidDel="009B2A0D">
          <w:rPr>
            <w:bCs/>
          </w:rPr>
          <w:delText>measurands</w:delText>
        </w:r>
        <w:r w:rsidRPr="00977C9A" w:rsidDel="009B2A0D">
          <w:rPr>
            <w:bCs/>
          </w:rPr>
          <w:delText>.  Biases due to ignoring clumping (</w:delText>
        </w:r>
        <w:r w:rsidR="00977C9A" w:rsidDel="009B2A0D">
          <w:rPr>
            <w:bCs/>
          </w:rPr>
          <w:fldChar w:fldCharType="begin"/>
        </w:r>
        <w:r w:rsidR="00977C9A" w:rsidDel="009B2A0D">
          <w:rPr>
            <w:bCs/>
          </w:rPr>
          <w:delInstrText xml:space="preserve"> REF _Ref213424301 \h </w:delInstrText>
        </w:r>
        <w:r w:rsidR="00977C9A" w:rsidDel="009B2A0D">
          <w:rPr>
            <w:bCs/>
          </w:rPr>
        </w:r>
        <w:r w:rsidR="00977C9A" w:rsidDel="009B2A0D">
          <w:rPr>
            <w:bCs/>
          </w:rPr>
          <w:fldChar w:fldCharType="separate"/>
        </w:r>
        <w:r w:rsidR="00977C9A" w:rsidDel="009B2A0D">
          <w:delText xml:space="preserve">Figure </w:delText>
        </w:r>
        <w:r w:rsidR="00977C9A" w:rsidDel="009B2A0D">
          <w:rPr>
            <w:noProof/>
          </w:rPr>
          <w:delText>2</w:delText>
        </w:r>
        <w:r w:rsidR="00977C9A" w:rsidDel="009B2A0D">
          <w:rPr>
            <w:bCs/>
          </w:rPr>
          <w:fldChar w:fldCharType="end"/>
        </w:r>
        <w:r w:rsidRPr="00977C9A" w:rsidDel="009B2A0D">
          <w:rPr>
            <w:bCs/>
          </w:rPr>
          <w:delText>),</w:delText>
        </w:r>
        <w:r w:rsidR="00977C9A" w:rsidRPr="00977C9A" w:rsidDel="009B2A0D">
          <w:rPr>
            <w:bCs/>
          </w:rPr>
          <w:delText xml:space="preserve"> woody matter (</w:delText>
        </w:r>
        <w:r w:rsidR="00977C9A" w:rsidDel="009B2A0D">
          <w:rPr>
            <w:bCs/>
          </w:rPr>
          <w:fldChar w:fldCharType="begin"/>
        </w:r>
        <w:r w:rsidR="00977C9A" w:rsidDel="009B2A0D">
          <w:rPr>
            <w:bCs/>
          </w:rPr>
          <w:delInstrText xml:space="preserve"> REF _Ref213424312 \h </w:delInstrText>
        </w:r>
        <w:r w:rsidR="00977C9A" w:rsidDel="009B2A0D">
          <w:rPr>
            <w:bCs/>
          </w:rPr>
        </w:r>
        <w:r w:rsidR="00977C9A" w:rsidDel="009B2A0D">
          <w:rPr>
            <w:bCs/>
          </w:rPr>
          <w:fldChar w:fldCharType="separate"/>
        </w:r>
        <w:r w:rsidR="00977C9A" w:rsidDel="009B2A0D">
          <w:delText xml:space="preserve">Figure </w:delText>
        </w:r>
        <w:r w:rsidR="00977C9A" w:rsidDel="009B2A0D">
          <w:rPr>
            <w:noProof/>
          </w:rPr>
          <w:delText>3</w:delText>
        </w:r>
        <w:r w:rsidR="00977C9A" w:rsidDel="009B2A0D">
          <w:rPr>
            <w:bCs/>
          </w:rPr>
          <w:fldChar w:fldCharType="end"/>
        </w:r>
        <w:r w:rsidR="00C546F5" w:rsidDel="009B2A0D">
          <w:rPr>
            <w:bCs/>
          </w:rPr>
          <w:delText xml:space="preserve">, </w:delText>
        </w:r>
        <w:r w:rsidR="00977C9A" w:rsidDel="009B2A0D">
          <w:rPr>
            <w:bCs/>
          </w:rPr>
          <w:fldChar w:fldCharType="begin"/>
        </w:r>
        <w:r w:rsidR="00977C9A" w:rsidDel="009B2A0D">
          <w:rPr>
            <w:bCs/>
          </w:rPr>
          <w:delInstrText xml:space="preserve"> REF _Ref213424316 \h </w:delInstrText>
        </w:r>
        <w:r w:rsidR="00977C9A" w:rsidDel="009B2A0D">
          <w:rPr>
            <w:bCs/>
          </w:rPr>
        </w:r>
        <w:r w:rsidR="00977C9A" w:rsidDel="009B2A0D">
          <w:rPr>
            <w:bCs/>
          </w:rPr>
          <w:fldChar w:fldCharType="separate"/>
        </w:r>
        <w:r w:rsidR="00977C9A" w:rsidDel="009B2A0D">
          <w:delText xml:space="preserve">Figure </w:delText>
        </w:r>
        <w:r w:rsidR="00977C9A" w:rsidDel="009B2A0D">
          <w:rPr>
            <w:noProof/>
          </w:rPr>
          <w:delText>4</w:delText>
        </w:r>
        <w:r w:rsidR="00977C9A" w:rsidDel="009B2A0D">
          <w:rPr>
            <w:bCs/>
          </w:rPr>
          <w:fldChar w:fldCharType="end"/>
        </w:r>
        <w:r w:rsidR="00977C9A" w:rsidRPr="00977C9A" w:rsidDel="009B2A0D">
          <w:rPr>
            <w:bCs/>
          </w:rPr>
          <w:delText xml:space="preserve">) </w:delText>
        </w:r>
        <w:r w:rsidRPr="00977C9A" w:rsidDel="009B2A0D">
          <w:rPr>
            <w:bCs/>
          </w:rPr>
          <w:delText xml:space="preserve"> or missing understory measurements (</w:delText>
        </w:r>
        <w:r w:rsidR="00977C9A" w:rsidDel="009B2A0D">
          <w:rPr>
            <w:bCs/>
          </w:rPr>
          <w:fldChar w:fldCharType="begin"/>
        </w:r>
        <w:r w:rsidR="00977C9A" w:rsidDel="009B2A0D">
          <w:rPr>
            <w:bCs/>
          </w:rPr>
          <w:delInstrText xml:space="preserve"> REF _Ref213424327 \h </w:delInstrText>
        </w:r>
        <w:r w:rsidR="00977C9A" w:rsidDel="009B2A0D">
          <w:rPr>
            <w:bCs/>
          </w:rPr>
        </w:r>
        <w:r w:rsidR="00977C9A" w:rsidDel="009B2A0D">
          <w:rPr>
            <w:bCs/>
          </w:rPr>
          <w:fldChar w:fldCharType="separate"/>
        </w:r>
        <w:r w:rsidR="00977C9A" w:rsidDel="009B2A0D">
          <w:delText xml:space="preserve">Figure </w:delText>
        </w:r>
        <w:r w:rsidR="00977C9A" w:rsidDel="009B2A0D">
          <w:rPr>
            <w:noProof/>
          </w:rPr>
          <w:delText>5</w:delText>
        </w:r>
        <w:r w:rsidR="00977C9A" w:rsidDel="009B2A0D">
          <w:rPr>
            <w:bCs/>
          </w:rPr>
          <w:fldChar w:fldCharType="end"/>
        </w:r>
        <w:r w:rsidR="00977C9A" w:rsidDel="009B2A0D">
          <w:rPr>
            <w:bCs/>
          </w:rPr>
          <w:delText xml:space="preserve">, </w:delText>
        </w:r>
        <w:r w:rsidR="00977C9A" w:rsidDel="009B2A0D">
          <w:rPr>
            <w:bCs/>
          </w:rPr>
          <w:fldChar w:fldCharType="begin"/>
        </w:r>
        <w:r w:rsidR="00977C9A" w:rsidDel="009B2A0D">
          <w:rPr>
            <w:bCs/>
          </w:rPr>
          <w:delInstrText xml:space="preserve"> REF _Ref213424329 \h </w:delInstrText>
        </w:r>
        <w:r w:rsidR="00977C9A" w:rsidDel="009B2A0D">
          <w:rPr>
            <w:bCs/>
          </w:rPr>
        </w:r>
        <w:r w:rsidR="00977C9A" w:rsidDel="009B2A0D">
          <w:rPr>
            <w:bCs/>
          </w:rPr>
          <w:fldChar w:fldCharType="separate"/>
        </w:r>
        <w:r w:rsidR="00977C9A" w:rsidDel="009B2A0D">
          <w:delText xml:space="preserve">Figure </w:delText>
        </w:r>
        <w:r w:rsidR="00977C9A" w:rsidDel="009B2A0D">
          <w:rPr>
            <w:noProof/>
          </w:rPr>
          <w:delText>6</w:delText>
        </w:r>
        <w:r w:rsidR="00977C9A" w:rsidDel="009B2A0D">
          <w:rPr>
            <w:bCs/>
          </w:rPr>
          <w:fldChar w:fldCharType="end"/>
        </w:r>
        <w:r w:rsidRPr="00977C9A" w:rsidDel="009B2A0D">
          <w:rPr>
            <w:bCs/>
          </w:rPr>
          <w:delText>) can exceed xx% of LAI and xx% of FAPAR.</w:delText>
        </w:r>
        <w:r w:rsidR="00977C9A" w:rsidRPr="00977C9A" w:rsidDel="009B2A0D">
          <w:rPr>
            <w:bCs/>
          </w:rPr>
          <w:delText xml:space="preserve"> </w:delText>
        </w:r>
      </w:del>
    </w:p>
    <w:p w14:paraId="5E06D3D2" w14:textId="565B653C" w:rsidR="00977C9A" w:rsidDel="009B2A0D" w:rsidRDefault="00977C9A" w:rsidP="00977C9A">
      <w:pPr>
        <w:spacing w:line="360" w:lineRule="auto"/>
        <w:rPr>
          <w:del w:id="5455" w:author="Fernandes, Richard (he, him, his | il, le, lui)" w:date="2026-06-05T17:46:00Z" w16du:dateUtc="2026-06-05T21:46:00Z"/>
          <w:bCs/>
        </w:rPr>
      </w:pPr>
    </w:p>
    <w:p w14:paraId="2A4DA59B" w14:textId="511854FC" w:rsidR="00C546F5" w:rsidDel="009B2A0D" w:rsidRDefault="00C546F5" w:rsidP="001A4050">
      <w:pPr>
        <w:pStyle w:val="Heading4"/>
        <w:numPr>
          <w:ilvl w:val="3"/>
          <w:numId w:val="15"/>
        </w:numPr>
        <w:rPr>
          <w:del w:id="5456" w:author="Fernandes, Richard (he, him, his | il, le, lui)" w:date="2026-06-05T17:46:00Z" w16du:dateUtc="2026-06-05T21:46:00Z"/>
          <w:bCs/>
        </w:rPr>
      </w:pPr>
      <w:del w:id="5457" w:author="Fernandes, Richard (he, him, his | il, le, lui)" w:date="2026-06-05T17:46:00Z" w16du:dateUtc="2026-06-05T21:46:00Z">
        <w:r w:rsidDel="009B2A0D">
          <w:rPr>
            <w:bCs/>
          </w:rPr>
          <w:delText>FRM Bias Correction</w:delText>
        </w:r>
      </w:del>
    </w:p>
    <w:p w14:paraId="7C26DDC2" w14:textId="2D8115C6" w:rsidR="00C546F5" w:rsidRPr="00977C9A" w:rsidDel="009B2A0D" w:rsidRDefault="00C546F5" w:rsidP="00977C9A">
      <w:pPr>
        <w:spacing w:line="360" w:lineRule="auto"/>
        <w:rPr>
          <w:del w:id="5458" w:author="Fernandes, Richard (he, him, his | il, le, lui)" w:date="2026-06-05T17:46:00Z" w16du:dateUtc="2026-06-05T21:46:00Z"/>
          <w:bCs/>
        </w:rPr>
      </w:pPr>
    </w:p>
    <w:p w14:paraId="5871990C" w14:textId="2DB4CCDD" w:rsidR="00977C9A" w:rsidRPr="00977C9A" w:rsidDel="009B2A0D" w:rsidRDefault="00977C9A" w:rsidP="00977C9A">
      <w:pPr>
        <w:spacing w:line="360" w:lineRule="auto"/>
        <w:rPr>
          <w:del w:id="5459" w:author="Fernandes, Richard (he, him, his | il, le, lui)" w:date="2026-06-05T17:46:00Z" w16du:dateUtc="2026-06-05T21:46:00Z"/>
          <w:bCs/>
        </w:rPr>
      </w:pPr>
      <w:del w:id="5460" w:author="Fernandes, Richard (he, him, his | il, le, lui)" w:date="2026-06-05T17:46:00Z" w16du:dateUtc="2026-06-05T21:46:00Z">
        <w:r w:rsidRPr="00977C9A" w:rsidDel="009B2A0D">
          <w:rPr>
            <w:bCs/>
          </w:rPr>
          <w:delText>Regressions are used to fit land cover specific correction factors are fit to measurements and applied to FRM missing these corrections</w:delText>
        </w:r>
        <w:r w:rsidR="00C16A58" w:rsidDel="009B2A0D">
          <w:rPr>
            <w:bCs/>
          </w:rPr>
          <w:delText>(Supplementary Material S</w:delText>
        </w:r>
        <w:r w:rsidR="001A1035" w:rsidDel="009B2A0D">
          <w:rPr>
            <w:bCs/>
          </w:rPr>
          <w:delText>4</w:delText>
        </w:r>
        <w:r w:rsidR="00C16A58" w:rsidDel="009B2A0D">
          <w:rPr>
            <w:bCs/>
          </w:rPr>
          <w:delText>)</w:delText>
        </w:r>
        <w:r w:rsidRPr="00977C9A" w:rsidDel="009B2A0D">
          <w:rPr>
            <w:bCs/>
          </w:rPr>
          <w:delText>.  The prediction confidence intervals of these regression fits are included in the FRM uncertainty model.</w:delText>
        </w:r>
      </w:del>
    </w:p>
    <w:p w14:paraId="7912D230" w14:textId="0C2414A7" w:rsidR="00977C9A" w:rsidDel="009B2A0D" w:rsidRDefault="00977C9A">
      <w:pPr>
        <w:rPr>
          <w:del w:id="5461" w:author="Fernandes, Richard (he, him, his | il, le, lui)" w:date="2026-06-05T17:46:00Z" w16du:dateUtc="2026-06-05T21:46:00Z"/>
          <w:b/>
        </w:rPr>
      </w:pPr>
    </w:p>
    <w:p w14:paraId="11F9E6B1" w14:textId="60233694" w:rsidR="00977C9A" w:rsidRPr="00977C9A" w:rsidDel="009B2A0D" w:rsidRDefault="00977C9A">
      <w:pPr>
        <w:rPr>
          <w:del w:id="5462" w:author="Fernandes, Richard (he, him, his | il, le, lui)" w:date="2026-06-05T17:46:00Z" w16du:dateUtc="2026-06-05T21:46:00Z"/>
          <w:bCs/>
        </w:rPr>
      </w:pPr>
      <w:del w:id="5463" w:author="Fernandes, Richard (he, him, his | il, le, lui)" w:date="2026-06-05T17:46:00Z" w16du:dateUtc="2026-06-05T21:46:00Z">
        <w:r w:rsidRPr="00977C9A" w:rsidDel="009B2A0D">
          <w:rPr>
            <w:bCs/>
          </w:rPr>
          <w:delText>FRM4VEG methods are used to estimate FRM uncertainty</w:delText>
        </w:r>
        <w:r w:rsidDel="009B2A0D">
          <w:rPr>
            <w:bCs/>
          </w:rPr>
          <w:delText xml:space="preserve"> (</w:delText>
        </w:r>
        <w:r w:rsidDel="009B2A0D">
          <w:rPr>
            <w:bCs/>
          </w:rPr>
          <w:fldChar w:fldCharType="begin"/>
        </w:r>
        <w:r w:rsidDel="009B2A0D">
          <w:rPr>
            <w:bCs/>
          </w:rPr>
          <w:delInstrText xml:space="preserve"> REF _Ref213424350 \h </w:delInstrText>
        </w:r>
        <w:r w:rsidDel="009B2A0D">
          <w:rPr>
            <w:bCs/>
          </w:rPr>
        </w:r>
        <w:r w:rsidDel="009B2A0D">
          <w:rPr>
            <w:bCs/>
          </w:rPr>
          <w:fldChar w:fldCharType="separate"/>
        </w:r>
        <w:r w:rsidDel="009B2A0D">
          <w:delText xml:space="preserve">Figure </w:delText>
        </w:r>
        <w:r w:rsidDel="009B2A0D">
          <w:rPr>
            <w:noProof/>
          </w:rPr>
          <w:delText>7</w:delText>
        </w:r>
        <w:r w:rsidDel="009B2A0D">
          <w:rPr>
            <w:bCs/>
          </w:rPr>
          <w:fldChar w:fldCharType="end"/>
        </w:r>
        <w:r w:rsidDel="009B2A0D">
          <w:rPr>
            <w:bCs/>
          </w:rPr>
          <w:delText>)</w:delText>
        </w:r>
        <w:r w:rsidRPr="00977C9A" w:rsidDel="009B2A0D">
          <w:rPr>
            <w:bCs/>
          </w:rPr>
          <w:delText>.</w:delText>
        </w:r>
      </w:del>
    </w:p>
    <w:p w14:paraId="46BD6B06" w14:textId="41F1C646" w:rsidR="00977C9A" w:rsidDel="009B2A0D" w:rsidRDefault="00977C9A">
      <w:pPr>
        <w:rPr>
          <w:del w:id="5464" w:author="Fernandes, Richard (he, him, his | il, le, lui)" w:date="2026-06-05T17:46:00Z" w16du:dateUtc="2026-06-05T21:46:00Z"/>
          <w:b/>
        </w:rPr>
      </w:pPr>
    </w:p>
    <w:p w14:paraId="237ADDC0" w14:textId="69645AE6" w:rsidR="00BC2907" w:rsidDel="009B2A0D" w:rsidRDefault="00BC2907" w:rsidP="00BC2907">
      <w:pPr>
        <w:keepNext/>
        <w:rPr>
          <w:del w:id="5465" w:author="Fernandes, Richard (he, him, his | il, le, lui)" w:date="2026-06-05T17:46:00Z" w16du:dateUtc="2026-06-05T21:46:00Z"/>
        </w:rPr>
      </w:pPr>
      <w:del w:id="5466" w:author="Fernandes, Richard (he, him, his | il, le, lui)" w:date="2026-06-05T17:46:00Z" w16du:dateUtc="2026-06-05T21:46:00Z">
        <w:r w:rsidDel="009B2A0D">
          <w:rPr>
            <w:noProof/>
          </w:rPr>
          <w:drawing>
            <wp:inline distT="0" distB="0" distL="0" distR="0" wp14:anchorId="3D517C47" wp14:editId="53D10E27">
              <wp:extent cx="5943600" cy="2975610"/>
              <wp:effectExtent l="0" t="0" r="0" b="0"/>
              <wp:docPr id="445545022" name="Picture 7" descr="A graph with a number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45022" name="Picture 7" descr="A graph with a number of words&#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975610"/>
                      </a:xfrm>
                      <a:prstGeom prst="rect">
                        <a:avLst/>
                      </a:prstGeom>
                      <a:noFill/>
                      <a:ln>
                        <a:noFill/>
                      </a:ln>
                    </pic:spPr>
                  </pic:pic>
                </a:graphicData>
              </a:graphic>
            </wp:inline>
          </w:drawing>
        </w:r>
      </w:del>
    </w:p>
    <w:p w14:paraId="24B1352B" w14:textId="2A5F9D8A" w:rsidR="00BC2907" w:rsidDel="009B2A0D" w:rsidRDefault="00BC2907" w:rsidP="00BC2907">
      <w:pPr>
        <w:pStyle w:val="Caption"/>
        <w:rPr>
          <w:del w:id="5467" w:author="Fernandes, Richard (he, him, his | il, le, lui)" w:date="2026-06-05T17:46:00Z" w16du:dateUtc="2026-06-05T21:46:00Z"/>
        </w:rPr>
      </w:pPr>
      <w:del w:id="5468" w:author="Fernandes, Richard (he, him, his | il, le, lui)" w:date="2026-06-05T17:46:00Z" w16du:dateUtc="2026-06-05T21:46:00Z">
        <w:r w:rsidDel="009B2A0D">
          <w:delText xml:space="preserve">Figure </w:delText>
        </w:r>
        <w:r w:rsidR="00B02277" w:rsidDel="009B2A0D">
          <w:fldChar w:fldCharType="begin"/>
        </w:r>
        <w:r w:rsidR="00B02277" w:rsidDel="009B2A0D">
          <w:delInstrText xml:space="preserve"> SEQ Figure \* ARABIC </w:delInstrText>
        </w:r>
        <w:r w:rsidR="00B02277" w:rsidDel="009B2A0D">
          <w:fldChar w:fldCharType="separate"/>
        </w:r>
      </w:del>
      <w:del w:id="5469" w:author="Fernandes, Richard (he, him, his | il, le, lui)" w:date="2026-06-04T16:08:00Z" w16du:dateUtc="2026-06-04T20:08:00Z">
        <w:r w:rsidR="00B02277" w:rsidDel="00E020D9">
          <w:rPr>
            <w:noProof/>
          </w:rPr>
          <w:delText>7</w:delText>
        </w:r>
      </w:del>
      <w:del w:id="5470" w:author="Fernandes, Richard (he, him, his | il, le, lui)" w:date="2026-06-05T17:46:00Z" w16du:dateUtc="2026-06-05T21:46:00Z">
        <w:r w:rsidR="00B02277" w:rsidDel="009B2A0D">
          <w:rPr>
            <w:noProof/>
          </w:rPr>
          <w:fldChar w:fldCharType="end"/>
        </w:r>
        <w:r w:rsidDel="009B2A0D">
          <w:delText>.  Grounded EO FRM with standard uncertainty.</w:delText>
        </w:r>
      </w:del>
    </w:p>
    <w:p w14:paraId="70E46264" w14:textId="312B7866" w:rsidR="00BC2907" w:rsidDel="009B2A0D" w:rsidRDefault="00BC2907" w:rsidP="00BC2907">
      <w:pPr>
        <w:rPr>
          <w:del w:id="5471" w:author="Fernandes, Richard (he, him, his | il, le, lui)" w:date="2026-06-05T17:46:00Z" w16du:dateUtc="2026-06-05T21:46:00Z"/>
        </w:rPr>
      </w:pPr>
    </w:p>
    <w:p w14:paraId="74E6A49F" w14:textId="6BB69C8C" w:rsidR="00BC2907" w:rsidRPr="00BC2907" w:rsidDel="009B2A0D" w:rsidRDefault="00BC2907" w:rsidP="00BC2907">
      <w:pPr>
        <w:rPr>
          <w:del w:id="5472" w:author="Fernandes, Richard (he, him, his | il, le, lui)" w:date="2026-06-05T17:46:00Z" w16du:dateUtc="2026-06-05T21:46:00Z"/>
        </w:rPr>
      </w:pPr>
    </w:p>
    <w:p w14:paraId="309EFBFE" w14:textId="44BDD608" w:rsidR="006C7598" w:rsidDel="009B2A0D" w:rsidRDefault="006C7598" w:rsidP="001A4050">
      <w:pPr>
        <w:pStyle w:val="Heading3"/>
        <w:numPr>
          <w:ilvl w:val="2"/>
          <w:numId w:val="15"/>
        </w:numPr>
        <w:rPr>
          <w:del w:id="5473" w:author="Fernandes, Richard (he, him, his | il, le, lui)" w:date="2026-06-05T17:46:00Z" w16du:dateUtc="2026-06-05T21:46:00Z"/>
          <w:b/>
        </w:rPr>
      </w:pPr>
      <w:del w:id="5474" w:author="Fernandes, Richard (he, him, his | il, le, lui)" w:date="2026-06-05T17:46:00Z" w16du:dateUtc="2026-06-05T21:46:00Z">
        <w:r w:rsidDel="009B2A0D">
          <w:rPr>
            <w:b/>
          </w:rPr>
          <w:delText>Matchups</w:delText>
        </w:r>
      </w:del>
    </w:p>
    <w:p w14:paraId="726D0511" w14:textId="41C8C7D3" w:rsidR="006C7598" w:rsidDel="009B2A0D" w:rsidRDefault="006C7598" w:rsidP="006C7598">
      <w:pPr>
        <w:rPr>
          <w:del w:id="5475" w:author="Fernandes, Richard (he, him, his | il, le, lui)" w:date="2026-06-05T17:46:00Z" w16du:dateUtc="2026-06-05T21:46:00Z"/>
        </w:rPr>
      </w:pPr>
    </w:p>
    <w:p w14:paraId="46ED53F7" w14:textId="6CF19E1A" w:rsidR="00A34B56" w:rsidDel="009B2A0D" w:rsidRDefault="00A34B56" w:rsidP="006C7598">
      <w:pPr>
        <w:rPr>
          <w:del w:id="5476" w:author="Fernandes, Richard (he, him, his | il, le, lui)" w:date="2026-06-05T17:46:00Z" w16du:dateUtc="2026-06-05T21:46:00Z"/>
        </w:rPr>
      </w:pPr>
      <w:del w:id="5477" w:author="Fernandes, Richard (he, him, his | il, le, lui)" w:date="2026-06-05T17:46:00Z" w16du:dateUtc="2026-06-05T21:46:00Z">
        <w:r w:rsidDel="009B2A0D">
          <w:delText>We compare FRM only and FRE approaches for matchups.  The FRE approach will include a univariate linear regression and a multivariate linear regression (GPR?).</w:delText>
        </w:r>
      </w:del>
    </w:p>
    <w:p w14:paraId="4C781D21" w14:textId="0C4B316D" w:rsidR="00A34B56" w:rsidDel="009B2A0D" w:rsidRDefault="00A34B56" w:rsidP="006C7598">
      <w:pPr>
        <w:rPr>
          <w:del w:id="5478" w:author="Fernandes, Richard (he, him, his | il, le, lui)" w:date="2026-06-05T17:46:00Z" w16du:dateUtc="2026-06-05T21:46:00Z"/>
        </w:rPr>
      </w:pPr>
    </w:p>
    <w:p w14:paraId="06715C1A" w14:textId="4062B85A" w:rsidR="00F24E2A" w:rsidDel="009B2A0D" w:rsidRDefault="00837E54" w:rsidP="001A4050">
      <w:pPr>
        <w:pStyle w:val="Heading4"/>
        <w:numPr>
          <w:ilvl w:val="3"/>
          <w:numId w:val="15"/>
        </w:numPr>
        <w:rPr>
          <w:del w:id="5479" w:author="Fernandes, Richard (he, him, his | il, le, lui)" w:date="2026-06-05T17:46:00Z" w16du:dateUtc="2026-06-05T21:46:00Z"/>
        </w:rPr>
      </w:pPr>
      <w:del w:id="5480" w:author="Fernandes, Richard (he, him, his | il, le, lui)" w:date="2026-06-05T17:46:00Z" w16du:dateUtc="2026-06-05T21:46:00Z">
        <w:r w:rsidDel="009B2A0D">
          <w:delText>F</w:delText>
        </w:r>
        <w:r w:rsidR="00C546F5" w:rsidDel="009B2A0D">
          <w:delText>iducial Reference Measurements</w:delText>
        </w:r>
        <w:r w:rsidDel="009B2A0D">
          <w:delText xml:space="preserve"> </w:delText>
        </w:r>
      </w:del>
    </w:p>
    <w:p w14:paraId="48CEAAE1" w14:textId="264723BF" w:rsidR="00837E54" w:rsidDel="009B2A0D" w:rsidRDefault="00837E54" w:rsidP="006C7598">
      <w:pPr>
        <w:rPr>
          <w:del w:id="5481" w:author="Fernandes, Richard (he, him, his | il, le, lui)" w:date="2026-06-05T17:46:00Z" w16du:dateUtc="2026-06-05T21:46:00Z"/>
        </w:rPr>
      </w:pPr>
    </w:p>
    <w:p w14:paraId="1B437404" w14:textId="1DEA0F14" w:rsidR="00F24E2A" w:rsidDel="009B2A0D" w:rsidRDefault="006C7598" w:rsidP="006C7598">
      <w:pPr>
        <w:rPr>
          <w:del w:id="5482" w:author="Fernandes, Richard (he, him, his | il, le, lui)" w:date="2026-06-05T17:46:00Z" w16du:dateUtc="2026-06-05T21:46:00Z"/>
        </w:rPr>
      </w:pPr>
      <w:del w:id="5483" w:author="Fernandes, Richard (he, him, his | il, le, lui)" w:date="2026-06-05T17:46:00Z" w16du:dateUtc="2026-06-05T21:46:00Z">
        <w:r w:rsidDel="009B2A0D">
          <w:delText>The Grounded EO approach was used to produce matchups using FRM only</w:delText>
        </w:r>
        <w:r w:rsidR="00F24E2A" w:rsidDel="009B2A0D">
          <w:delText xml:space="preserve">.  </w:delText>
        </w:r>
      </w:del>
    </w:p>
    <w:p w14:paraId="3D4B532D" w14:textId="5E81612F" w:rsidR="00F24E2A" w:rsidDel="009B2A0D" w:rsidRDefault="00F24E2A" w:rsidP="001A4050">
      <w:pPr>
        <w:pStyle w:val="ListParagraph"/>
        <w:numPr>
          <w:ilvl w:val="0"/>
          <w:numId w:val="7"/>
        </w:numPr>
        <w:rPr>
          <w:del w:id="5484" w:author="Fernandes, Richard (he, him, his | il, le, lui)" w:date="2026-06-05T17:46:00Z" w16du:dateUtc="2026-06-05T21:46:00Z"/>
        </w:rPr>
      </w:pPr>
      <w:del w:id="5485" w:author="Fernandes, Richard (he, him, his | il, le, lui)" w:date="2026-06-05T17:46:00Z" w16du:dateUtc="2026-06-05T21:46:00Z">
        <w:r w:rsidDel="009B2A0D">
          <w:delText>The ESU was modelled as a function of canopy height</w:delText>
        </w:r>
        <w:r w:rsidR="00837E54" w:rsidDel="009B2A0D">
          <w:delText xml:space="preserve">, </w:delText>
        </w:r>
        <w:r w:rsidDel="009B2A0D">
          <w:delText>in-situ sample design</w:delText>
        </w:r>
        <w:r w:rsidR="00837E54" w:rsidDel="009B2A0D">
          <w:delText xml:space="preserve"> and field of view of each in-situ input measurement</w:delText>
        </w:r>
        <w:r w:rsidDel="009B2A0D">
          <w:delText>.</w:delText>
        </w:r>
      </w:del>
    </w:p>
    <w:p w14:paraId="09683717" w14:textId="39C4953C" w:rsidR="00F24E2A" w:rsidDel="009B2A0D" w:rsidRDefault="00F24E2A" w:rsidP="001A4050">
      <w:pPr>
        <w:pStyle w:val="ListParagraph"/>
        <w:numPr>
          <w:ilvl w:val="0"/>
          <w:numId w:val="7"/>
        </w:numPr>
        <w:rPr>
          <w:del w:id="5486" w:author="Fernandes, Richard (he, him, his | il, le, lui)" w:date="2026-06-05T17:46:00Z" w16du:dateUtc="2026-06-05T21:46:00Z"/>
        </w:rPr>
      </w:pPr>
      <w:del w:id="5487" w:author="Fernandes, Richard (he, him, his | il, le, lui)" w:date="2026-06-05T17:46:00Z" w16du:dateUtc="2026-06-05T21:46:00Z">
        <w:r w:rsidDel="009B2A0D">
          <w:delText xml:space="preserve">The assessment unit corresponded to set of nominal </w:delText>
        </w:r>
        <w:r w:rsidR="00837E54" w:rsidDel="009B2A0D">
          <w:delText>product</w:delText>
        </w:r>
        <w:r w:rsidDel="009B2A0D">
          <w:delText xml:space="preserve"> </w:delText>
        </w:r>
        <w:r w:rsidR="00A86567" w:rsidDel="009B2A0D">
          <w:delText>measurement</w:delText>
        </w:r>
        <w:r w:rsidR="00837E54" w:rsidDel="009B2A0D">
          <w:delText xml:space="preserve"> footprints </w:delText>
        </w:r>
        <w:r w:rsidDel="009B2A0D">
          <w:delText xml:space="preserve"> that </w:delText>
        </w:r>
        <w:r w:rsidR="00837E54" w:rsidDel="009B2A0D">
          <w:delText xml:space="preserve">overlap </w:delText>
        </w:r>
        <w:r w:rsidDel="009B2A0D">
          <w:delText>the estimated footprint of the ESU</w:delText>
        </w:r>
        <w:r w:rsidR="00837E54" w:rsidDel="009B2A0D">
          <w:delText xml:space="preserve">.  </w:delText>
        </w:r>
      </w:del>
    </w:p>
    <w:p w14:paraId="720C905E" w14:textId="37D3AC67" w:rsidR="00F24E2A" w:rsidDel="009B2A0D" w:rsidRDefault="00F24E2A" w:rsidP="001A4050">
      <w:pPr>
        <w:pStyle w:val="ListParagraph"/>
        <w:numPr>
          <w:ilvl w:val="0"/>
          <w:numId w:val="7"/>
        </w:numPr>
        <w:rPr>
          <w:del w:id="5488" w:author="Fernandes, Richard (he, him, his | il, le, lui)" w:date="2026-06-05T17:46:00Z" w16du:dateUtc="2026-06-05T21:46:00Z"/>
        </w:rPr>
      </w:pPr>
      <w:del w:id="5489" w:author="Fernandes, Richard (he, him, his | il, le, lui)" w:date="2026-06-05T17:46:00Z" w16du:dateUtc="2026-06-05T21:46:00Z">
        <w:r w:rsidDel="009B2A0D">
          <w:delText xml:space="preserve">FRM  </w:delText>
        </w:r>
        <w:r w:rsidRPr="006C7598" w:rsidDel="009B2A0D">
          <w:delText xml:space="preserve">measurements </w:delText>
        </w:r>
        <w:r w:rsidDel="009B2A0D">
          <w:delText xml:space="preserve">for the AU </w:delText>
        </w:r>
        <w:r w:rsidRPr="006C7598" w:rsidDel="009B2A0D">
          <w:delText xml:space="preserve">were paired with </w:delText>
        </w:r>
        <w:r w:rsidDel="009B2A0D">
          <w:delText xml:space="preserve">mean </w:delText>
        </w:r>
        <w:r w:rsidRPr="006C7598" w:rsidDel="009B2A0D">
          <w:delText xml:space="preserve">corresponding Sentinel-2 </w:delText>
        </w:r>
        <w:r w:rsidDel="009B2A0D">
          <w:delText xml:space="preserve">product measurements </w:delText>
        </w:r>
        <w:r w:rsidRPr="006C7598" w:rsidDel="009B2A0D">
          <w:delText xml:space="preserve"> acquired within one day </w:delText>
        </w:r>
      </w:del>
    </w:p>
    <w:p w14:paraId="52A259CC" w14:textId="4E89CA0D" w:rsidR="00F24E2A" w:rsidDel="009B2A0D" w:rsidRDefault="00F24E2A" w:rsidP="00F24E2A">
      <w:pPr>
        <w:rPr>
          <w:del w:id="5490" w:author="Fernandes, Richard (he, him, his | il, le, lui)" w:date="2026-06-05T17:46:00Z" w16du:dateUtc="2026-06-05T21:46:00Z"/>
        </w:rPr>
      </w:pPr>
    </w:p>
    <w:p w14:paraId="337B8070" w14:textId="17193E60" w:rsidR="00F24E2A" w:rsidDel="009B2A0D" w:rsidRDefault="00F24E2A" w:rsidP="00F24E2A">
      <w:pPr>
        <w:rPr>
          <w:del w:id="5491" w:author="Fernandes, Richard (he, him, his | il, le, lui)" w:date="2026-06-05T17:46:00Z" w16du:dateUtc="2026-06-05T21:46:00Z"/>
        </w:rPr>
      </w:pPr>
    </w:p>
    <w:p w14:paraId="4584F185" w14:textId="0173B2DF" w:rsidR="00837E54" w:rsidDel="009B2A0D" w:rsidRDefault="00C546F5" w:rsidP="001A4050">
      <w:pPr>
        <w:pStyle w:val="Heading5"/>
        <w:numPr>
          <w:ilvl w:val="4"/>
          <w:numId w:val="15"/>
        </w:numPr>
        <w:rPr>
          <w:del w:id="5492" w:author="Fernandes, Richard (he, him, his | il, le, lui)" w:date="2026-06-05T17:46:00Z" w16du:dateUtc="2026-06-05T21:46:00Z"/>
        </w:rPr>
      </w:pPr>
      <w:del w:id="5493" w:author="Fernandes, Richard (he, him, his | il, le, lui)" w:date="2026-06-05T17:46:00Z" w16du:dateUtc="2026-06-05T21:46:00Z">
        <w:r w:rsidDel="009B2A0D">
          <w:delText>Temporal window sensitivity</w:delText>
        </w:r>
      </w:del>
    </w:p>
    <w:p w14:paraId="60A5D26C" w14:textId="4EA1BF32" w:rsidR="00837E54" w:rsidDel="009B2A0D" w:rsidRDefault="00837E54" w:rsidP="00F24E2A">
      <w:pPr>
        <w:rPr>
          <w:del w:id="5494" w:author="Fernandes, Richard (he, him, his | il, le, lui)" w:date="2026-06-05T17:46:00Z" w16du:dateUtc="2026-06-05T21:46:00Z"/>
        </w:rPr>
      </w:pPr>
    </w:p>
    <w:p w14:paraId="1E8992BA" w14:textId="2007010B" w:rsidR="00BC2907" w:rsidDel="009B2A0D" w:rsidRDefault="00BC2907" w:rsidP="00F24E2A">
      <w:pPr>
        <w:rPr>
          <w:del w:id="5495" w:author="Fernandes, Richard (he, him, his | il, le, lui)" w:date="2026-06-05T17:46:00Z" w16du:dateUtc="2026-06-05T21:46:00Z"/>
        </w:rPr>
      </w:pPr>
      <w:del w:id="5496" w:author="Fernandes, Richard (he, him, his | il, le, lui)" w:date="2026-06-05T17:46:00Z" w16du:dateUtc="2026-06-05T21:46:00Z">
        <w:r w:rsidDel="009B2A0D">
          <w:delText>Do we deal with this?</w:delText>
        </w:r>
      </w:del>
    </w:p>
    <w:p w14:paraId="105D5268" w14:textId="47BFC11D" w:rsidR="00BC2907" w:rsidDel="009B2A0D" w:rsidRDefault="00BC2907" w:rsidP="00F24E2A">
      <w:pPr>
        <w:rPr>
          <w:del w:id="5497" w:author="Fernandes, Richard (he, him, his | il, le, lui)" w:date="2026-06-05T17:46:00Z" w16du:dateUtc="2026-06-05T21:46:00Z"/>
        </w:rPr>
      </w:pPr>
    </w:p>
    <w:p w14:paraId="3FFECC20" w14:textId="6167E35A" w:rsidR="00C546F5" w:rsidDel="009B2A0D" w:rsidRDefault="00C546F5" w:rsidP="001A4050">
      <w:pPr>
        <w:pStyle w:val="Heading5"/>
        <w:numPr>
          <w:ilvl w:val="4"/>
          <w:numId w:val="15"/>
        </w:numPr>
        <w:rPr>
          <w:del w:id="5498" w:author="Fernandes, Richard (he, him, his | il, le, lui)" w:date="2026-06-05T17:46:00Z" w16du:dateUtc="2026-06-05T21:46:00Z"/>
        </w:rPr>
      </w:pPr>
      <w:del w:id="5499" w:author="Fernandes, Richard (he, him, his | il, le, lui)" w:date="2026-06-05T17:46:00Z" w16du:dateUtc="2026-06-05T21:46:00Z">
        <w:r w:rsidDel="009B2A0D">
          <w:delText>Robust estimators of mean</w:delText>
        </w:r>
      </w:del>
    </w:p>
    <w:p w14:paraId="1E4568B1" w14:textId="6989D0C1" w:rsidR="00C546F5" w:rsidDel="009B2A0D" w:rsidRDefault="00C546F5" w:rsidP="00F24E2A">
      <w:pPr>
        <w:rPr>
          <w:del w:id="5500" w:author="Fernandes, Richard (he, him, his | il, le, lui)" w:date="2026-06-05T17:46:00Z" w16du:dateUtc="2026-06-05T21:46:00Z"/>
        </w:rPr>
      </w:pPr>
    </w:p>
    <w:p w14:paraId="686FBDE7" w14:textId="40496077" w:rsidR="00F24E2A" w:rsidDel="009B2A0D" w:rsidRDefault="00837E54" w:rsidP="00F24E2A">
      <w:pPr>
        <w:rPr>
          <w:del w:id="5501" w:author="Fernandes, Richard (he, him, his | il, le, lui)" w:date="2026-06-05T17:46:00Z" w16du:dateUtc="2026-06-05T21:46:00Z"/>
        </w:rPr>
      </w:pPr>
      <w:del w:id="5502" w:author="Fernandes, Richard (he, him, his | il, le, lui)" w:date="2026-06-05T17:46:00Z" w16du:dateUtc="2026-06-05T21:46:00Z">
        <w:r w:rsidDel="009B2A0D">
          <w:delText>Other studies used a</w:delText>
        </w:r>
        <w:r w:rsidR="00F24E2A" w:rsidDel="009B2A0D">
          <w:delText xml:space="preserve"> trimmed mean is used  </w:delText>
        </w:r>
        <w:r w:rsidR="00A86567" w:rsidDel="009B2A0D">
          <w:delText>minimize</w:delText>
        </w:r>
        <w:r w:rsidR="00F24E2A" w:rsidDel="009B2A0D">
          <w:delText xml:space="preserve"> the effect of outliers due to poor geolocation or FDR input.  The trimming corresponded to </w:delText>
        </w:r>
        <w:r w:rsidR="00A86567" w:rsidDel="009B2A0D">
          <w:delText>discarding</w:delText>
        </w:r>
        <w:r w:rsidR="00F24E2A" w:rsidDel="009B2A0D">
          <w:delText xml:space="preserve"> the 20% of S2 product measurements with the largest difference to the FRM.  </w:delText>
        </w:r>
        <w:r w:rsidRPr="00F24E2A" w:rsidDel="009B2A0D">
          <w:delText>(Fernandes et al., 2023)</w:delText>
        </w:r>
      </w:del>
    </w:p>
    <w:p w14:paraId="021B4B88" w14:textId="5A0689AC" w:rsidR="00F24E2A" w:rsidDel="009B2A0D" w:rsidRDefault="00F24E2A" w:rsidP="00F24E2A">
      <w:pPr>
        <w:rPr>
          <w:del w:id="5503" w:author="Fernandes, Richard (he, him, his | il, le, lui)" w:date="2026-06-05T17:46:00Z" w16du:dateUtc="2026-06-05T21:46:00Z"/>
        </w:rPr>
      </w:pPr>
    </w:p>
    <w:p w14:paraId="79AAAF6B" w14:textId="47DC8086" w:rsidR="00BC2907" w:rsidDel="009B2A0D" w:rsidRDefault="00BC2907" w:rsidP="00F24E2A">
      <w:pPr>
        <w:rPr>
          <w:del w:id="5504" w:author="Fernandes, Richard (he, him, his | il, le, lui)" w:date="2026-06-05T17:46:00Z" w16du:dateUtc="2026-06-05T21:46:00Z"/>
        </w:rPr>
      </w:pPr>
    </w:p>
    <w:p w14:paraId="73646BF9" w14:textId="0E73885B" w:rsidR="00C546F5" w:rsidDel="009B2A0D" w:rsidRDefault="00C546F5" w:rsidP="001A4050">
      <w:pPr>
        <w:pStyle w:val="Heading5"/>
        <w:numPr>
          <w:ilvl w:val="4"/>
          <w:numId w:val="15"/>
        </w:numPr>
        <w:rPr>
          <w:del w:id="5505" w:author="Fernandes, Richard (he, him, his | il, le, lui)" w:date="2026-06-05T17:46:00Z" w16du:dateUtc="2026-06-05T21:46:00Z"/>
        </w:rPr>
      </w:pPr>
      <w:del w:id="5506" w:author="Fernandes, Richard (he, him, his | il, le, lui)" w:date="2026-06-05T17:46:00Z" w16du:dateUtc="2026-06-05T21:46:00Z">
        <w:r w:rsidDel="009B2A0D">
          <w:delText xml:space="preserve">Uncertainty </w:delText>
        </w:r>
      </w:del>
    </w:p>
    <w:p w14:paraId="2F9D0D79" w14:textId="0142C7D4" w:rsidR="00C546F5" w:rsidDel="009B2A0D" w:rsidRDefault="00C546F5" w:rsidP="00F24E2A">
      <w:pPr>
        <w:rPr>
          <w:del w:id="5507" w:author="Fernandes, Richard (he, him, his | il, le, lui)" w:date="2026-06-05T17:46:00Z" w16du:dateUtc="2026-06-05T21:46:00Z"/>
        </w:rPr>
      </w:pPr>
    </w:p>
    <w:p w14:paraId="24731A32" w14:textId="2C5B7B4A" w:rsidR="00F24E2A" w:rsidDel="009B2A0D" w:rsidRDefault="00F24E2A" w:rsidP="00F24E2A">
      <w:pPr>
        <w:rPr>
          <w:del w:id="5508" w:author="Fernandes, Richard (he, him, his | il, le, lui)" w:date="2026-06-05T17:46:00Z" w16du:dateUtc="2026-06-05T21:46:00Z"/>
        </w:rPr>
      </w:pPr>
      <w:del w:id="5509" w:author="Fernandes, Richard (he, him, his | il, le, lui)" w:date="2026-06-05T17:46:00Z" w16du:dateUtc="2026-06-05T21:46:00Z">
        <w:r w:rsidDel="009B2A0D">
          <w:delText xml:space="preserve">The matchup uncertainty is estimated as the </w:delText>
        </w:r>
        <w:r w:rsidR="00C546F5" w:rsidDel="009B2A0D">
          <w:delText xml:space="preserve">Euclidean sum of the </w:delText>
        </w:r>
        <w:r w:rsidDel="009B2A0D">
          <w:delText>standard error of the mean</w:delText>
        </w:r>
        <w:r w:rsidR="00C546F5" w:rsidDel="009B2A0D">
          <w:delText xml:space="preserve"> of products and the FRM uncertainty.  NOTE – we are putting the product standard error here and not as part of the product uncertainty since an it should not be attributed to product errors for a single product measurement.</w:delText>
        </w:r>
      </w:del>
    </w:p>
    <w:p w14:paraId="4A56B669" w14:textId="4C959635" w:rsidR="00977C9A" w:rsidDel="009B2A0D" w:rsidRDefault="00977C9A">
      <w:pPr>
        <w:rPr>
          <w:del w:id="5510" w:author="Fernandes, Richard (he, him, his | il, le, lui)" w:date="2026-06-05T17:46:00Z" w16du:dateUtc="2026-06-05T21:46:00Z"/>
          <w:b/>
        </w:rPr>
      </w:pPr>
    </w:p>
    <w:p w14:paraId="1F59929C" w14:textId="21B03E4E" w:rsidR="003115BA" w:rsidDel="009B2A0D" w:rsidRDefault="003115BA" w:rsidP="003115BA">
      <w:pPr>
        <w:tabs>
          <w:tab w:val="left" w:pos="1830"/>
        </w:tabs>
        <w:rPr>
          <w:del w:id="5511" w:author="Fernandes, Richard (he, him, his | il, le, lui)" w:date="2026-06-05T17:46:00Z" w16du:dateUtc="2026-06-05T21:46:00Z"/>
          <w:b/>
        </w:rPr>
      </w:pPr>
    </w:p>
    <w:p w14:paraId="6033D00F" w14:textId="01530205" w:rsidR="003115BA" w:rsidDel="009B2A0D" w:rsidRDefault="003115BA" w:rsidP="003115BA">
      <w:pPr>
        <w:tabs>
          <w:tab w:val="left" w:pos="1830"/>
        </w:tabs>
        <w:rPr>
          <w:del w:id="5512" w:author="Fernandes, Richard (he, him, his | il, le, lui)" w:date="2026-06-05T17:46:00Z" w16du:dateUtc="2026-06-05T21:46:00Z"/>
          <w:b/>
        </w:rPr>
      </w:pPr>
    </w:p>
    <w:p w14:paraId="0D136CEA" w14:textId="27BF3E79" w:rsidR="00A00FA0" w:rsidDel="009B2A0D" w:rsidRDefault="00A00FA0">
      <w:pPr>
        <w:rPr>
          <w:del w:id="5513" w:author="Fernandes, Richard (he, him, his | il, le, lui)" w:date="2026-06-05T17:46:00Z" w16du:dateUtc="2026-06-05T21:46:00Z"/>
          <w:b/>
        </w:rPr>
      </w:pPr>
      <w:del w:id="5514" w:author="Fernandes, Richard (he, him, his | il, le, lui)" w:date="2026-06-05T17:46:00Z" w16du:dateUtc="2026-06-05T21:46:00Z">
        <w:r w:rsidRPr="00897F31" w:rsidDel="009B2A0D">
          <w:rPr>
            <w:bCs/>
          </w:rPr>
          <w:delText>FRM uncertainty</w:delText>
        </w:r>
        <w:r w:rsidR="00BD7D18" w:rsidRPr="00897F31" w:rsidDel="009B2A0D">
          <w:rPr>
            <w:bCs/>
          </w:rPr>
          <w:delText xml:space="preserve"> is</w:delText>
        </w:r>
        <w:r w:rsidRPr="00897F31" w:rsidDel="009B2A0D">
          <w:rPr>
            <w:bCs/>
          </w:rPr>
          <w:delText xml:space="preserve"> </w:delText>
        </w:r>
        <w:r w:rsidR="00BD7D18" w:rsidRPr="00897F31" w:rsidDel="009B2A0D">
          <w:rPr>
            <w:bCs/>
          </w:rPr>
          <w:delText>required for conformity testing and estimating apparent errors</w:delText>
        </w:r>
        <w:r w:rsidR="00BD7D18" w:rsidDel="009B2A0D">
          <w:rPr>
            <w:b/>
          </w:rPr>
          <w:delText xml:space="preserve">. </w:delText>
        </w:r>
      </w:del>
    </w:p>
    <w:p w14:paraId="7F6D00FF" w14:textId="5D889654" w:rsidR="00CB75FC" w:rsidDel="009B2A0D" w:rsidRDefault="00D8059B">
      <w:pPr>
        <w:rPr>
          <w:del w:id="5515" w:author="Fernandes, Richard (he, him, his | il, le, lui)" w:date="2026-06-05T17:46:00Z" w16du:dateUtc="2026-06-05T21:46:00Z"/>
        </w:rPr>
      </w:pPr>
      <w:del w:id="5516" w:author="Fernandes, Richard (he, him, his | il, le, lui)" w:date="2026-06-05T17:46:00Z" w16du:dateUtc="2026-06-05T21:46:00Z">
        <w:r w:rsidDel="009B2A0D">
          <w:delText xml:space="preserve">Similar to product validation, a combination of </w:delText>
        </w:r>
        <w:r w:rsidRPr="00EA6B8E" w:rsidDel="009B2A0D">
          <w:rPr>
            <w:highlight w:val="yellow"/>
          </w:rPr>
          <w:delText>Type A</w:delText>
        </w:r>
        <w:r w:rsidDel="009B2A0D">
          <w:delText xml:space="preserve"> uncertainty evaluation and Type B uncertainty evaluation can be used to quantify the FRM uncertainty. </w:delText>
        </w:r>
        <w:r w:rsidR="00BD7D18" w:rsidDel="009B2A0D">
          <w:delText xml:space="preserve">  Irrespective, </w:delText>
        </w:r>
      </w:del>
    </w:p>
    <w:p w14:paraId="7F6D0100" w14:textId="5BFC00A3" w:rsidR="00CB75FC" w:rsidDel="009B2A0D" w:rsidRDefault="00CB75FC">
      <w:pPr>
        <w:rPr>
          <w:del w:id="5517" w:author="Fernandes, Richard (he, him, his | il, le, lui)" w:date="2026-06-05T17:46:00Z" w16du:dateUtc="2026-06-05T21:46:00Z"/>
        </w:rPr>
      </w:pPr>
    </w:p>
    <w:p w14:paraId="7F6D0101" w14:textId="459DCEA5" w:rsidR="00CB75FC" w:rsidDel="009B2A0D" w:rsidRDefault="00D8059B">
      <w:pPr>
        <w:rPr>
          <w:del w:id="5518" w:author="Fernandes, Richard (he, him, his | il, le, lui)" w:date="2026-06-05T17:46:00Z" w16du:dateUtc="2026-06-05T21:46:00Z"/>
        </w:rPr>
      </w:pPr>
      <w:del w:id="5519" w:author="Fernandes, Richard (he, him, his | il, le, lui)" w:date="2026-06-05T17:46:00Z" w16du:dateUtc="2026-06-05T21:46:00Z">
        <w:r w:rsidDel="009B2A0D">
          <w:delText>FRM are associated with an elementary sampling unit (ESU) defined as a, usually uninterrupted, interval in space and time.</w:delText>
        </w:r>
      </w:del>
    </w:p>
    <w:p w14:paraId="7F6D0102" w14:textId="520D6CED" w:rsidR="00CB75FC" w:rsidDel="009B2A0D" w:rsidRDefault="00CB75FC">
      <w:pPr>
        <w:rPr>
          <w:del w:id="5520" w:author="Fernandes, Richard (he, him, his | il, le, lui)" w:date="2026-06-05T17:46:00Z" w16du:dateUtc="2026-06-05T21:46:00Z"/>
        </w:rPr>
      </w:pPr>
    </w:p>
    <w:p w14:paraId="7F6D0103" w14:textId="763A7879" w:rsidR="00CB75FC" w:rsidDel="009B2A0D" w:rsidRDefault="00DD64EF">
      <w:pPr>
        <w:rPr>
          <w:del w:id="5521" w:author="Fernandes, Richard (he, him, his | il, le, lui)" w:date="2026-06-05T17:46:00Z" w16du:dateUtc="2026-06-05T21:46:00Z"/>
        </w:rPr>
      </w:pPr>
      <w:customXmlDelRangeStart w:id="5522" w:author="Fernandes, Richard (he, him, his | il, le, lui)" w:date="2026-06-05T17:46:00Z"/>
      <w:sdt>
        <w:sdtPr>
          <w:tag w:val="goog_rdk_64"/>
          <w:id w:val="-894517554"/>
        </w:sdtPr>
        <w:sdtEndPr/>
        <w:sdtContent>
          <w:customXmlDelRangeEnd w:id="5522"/>
          <w:commentRangeStart w:id="5523"/>
          <w:customXmlDelRangeStart w:id="5524" w:author="Fernandes, Richard (he, him, his | il, le, lui)" w:date="2026-06-05T17:46:00Z"/>
        </w:sdtContent>
      </w:sdt>
      <w:customXmlDelRangeEnd w:id="5524"/>
      <w:del w:id="5525" w:author="Fernandes, Richard (he, him, his | il, le, lui)" w:date="2026-06-05T17:46:00Z" w16du:dateUtc="2026-06-05T21:46:00Z">
        <w:r w:rsidR="00D8059B" w:rsidDel="009B2A0D">
          <w:delText>ESU Measurement Uncertainty Model</w:delText>
        </w:r>
        <w:commentRangeEnd w:id="5523"/>
        <w:r w:rsidR="00D8059B" w:rsidDel="009B2A0D">
          <w:rPr>
            <w:rStyle w:val="CommentReference"/>
            <w:sz w:val="40"/>
            <w:szCs w:val="40"/>
          </w:rPr>
          <w:commentReference w:id="5523"/>
        </w:r>
      </w:del>
    </w:p>
    <w:p w14:paraId="7F6D0104" w14:textId="3C2CBD3B" w:rsidR="00CB75FC" w:rsidDel="009B2A0D" w:rsidRDefault="00CB75FC">
      <w:pPr>
        <w:rPr>
          <w:del w:id="5526" w:author="Fernandes, Richard (he, him, his | il, le, lui)" w:date="2026-06-05T17:46:00Z" w16du:dateUtc="2026-06-05T21:46:00Z"/>
        </w:rPr>
      </w:pPr>
    </w:p>
    <w:p w14:paraId="7F6D0105" w14:textId="21BEA152" w:rsidR="00CB75FC" w:rsidDel="009B2A0D" w:rsidRDefault="00D8059B">
      <w:pPr>
        <w:rPr>
          <w:del w:id="5527" w:author="Fernandes, Richard (he, him, his | il, le, lui)" w:date="2026-06-05T17:46:00Z" w16du:dateUtc="2026-06-05T21:46:00Z"/>
        </w:rPr>
      </w:pPr>
      <w:del w:id="5528" w:author="Fernandes, Richard (he, him, his | il, le, lui)" w:date="2026-06-05T17:46:00Z" w16du:dateUtc="2026-06-05T21:46:00Z">
        <w:r w:rsidDel="009B2A0D">
          <w:delText xml:space="preserve">Exhaustive destructive measurement can be used to quantify </w:delText>
        </w:r>
        <w:r w:rsidRPr="00EA6B8E" w:rsidDel="009B2A0D">
          <w:rPr>
            <w:highlight w:val="yellow"/>
          </w:rPr>
          <w:delText>Type A</w:delText>
        </w:r>
        <w:r w:rsidDel="009B2A0D">
          <w:delText xml:space="preserve"> LAI uncertainty although this is rarely performed.   As a result the uncertainty of ESU measurements of  LAI and FAPAR will rely on a combination of </w:delText>
        </w:r>
        <w:r w:rsidRPr="00EA6B8E" w:rsidDel="009B2A0D">
          <w:rPr>
            <w:highlight w:val="yellow"/>
          </w:rPr>
          <w:delText>Type A</w:delText>
        </w:r>
        <w:r w:rsidDel="009B2A0D">
          <w:delText xml:space="preserve">  and Type B uncertainty based on a model for uncertainty propagation.  This uncertainty model (e.g. Figure 4)  consists of components related to sampling and components related to instrumentation that we assume are independent and combine using a Euclidean sum or standard errors (for </w:delText>
        </w:r>
        <w:r w:rsidRPr="00EA6B8E" w:rsidDel="009B2A0D">
          <w:rPr>
            <w:highlight w:val="yellow"/>
          </w:rPr>
          <w:delText>Type A</w:delText>
        </w:r>
        <w:r w:rsidDel="009B2A0D">
          <w:delText>) and standard deviations (for Type B).  Models are required for all measurement approaches (Table 4,Table 5).</w:delText>
        </w:r>
      </w:del>
    </w:p>
    <w:p w14:paraId="7F6D0106" w14:textId="293F9205" w:rsidR="00CB75FC" w:rsidDel="009B2A0D" w:rsidRDefault="00CB75FC">
      <w:pPr>
        <w:rPr>
          <w:del w:id="5529" w:author="Fernandes, Richard (he, him, his | il, le, lui)" w:date="2026-06-05T17:46:00Z" w16du:dateUtc="2026-06-05T21:46:00Z"/>
        </w:rPr>
      </w:pPr>
    </w:p>
    <w:p w14:paraId="7F6D0107" w14:textId="2FDCDF9B" w:rsidR="00CB75FC" w:rsidDel="009B2A0D" w:rsidRDefault="00D8059B">
      <w:pPr>
        <w:keepNext/>
        <w:pBdr>
          <w:top w:val="nil"/>
          <w:left w:val="nil"/>
          <w:bottom w:val="nil"/>
          <w:right w:val="nil"/>
          <w:between w:val="nil"/>
        </w:pBdr>
        <w:spacing w:after="200" w:line="240" w:lineRule="auto"/>
        <w:rPr>
          <w:del w:id="5530" w:author="Fernandes, Richard (he, him, his | il, le, lui)" w:date="2026-06-05T17:46:00Z" w16du:dateUtc="2026-06-05T21:46:00Z"/>
          <w:i/>
          <w:color w:val="0E2841"/>
          <w:sz w:val="18"/>
          <w:szCs w:val="18"/>
        </w:rPr>
      </w:pPr>
      <w:commentRangeStart w:id="5531"/>
      <w:del w:id="5532" w:author="Fernandes, Richard (he, him, his | il, le, lui)" w:date="2026-06-05T17:46:00Z" w16du:dateUtc="2026-06-05T21:46:00Z">
        <w:r w:rsidDel="009B2A0D">
          <w:rPr>
            <w:i/>
            <w:color w:val="0E2841"/>
            <w:sz w:val="18"/>
            <w:szCs w:val="18"/>
          </w:rPr>
          <w:delText>Table 4.  LAIFRM Models</w:delText>
        </w:r>
      </w:del>
    </w:p>
    <w:tbl>
      <w:tblPr>
        <w:tblStyle w:val="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CB75FC" w:rsidDel="009B2A0D" w14:paraId="7F6D010C" w14:textId="4DBB3CC1">
        <w:trPr>
          <w:del w:id="5533" w:author="Fernandes, Richard (he, him, his | il, le, lui)" w:date="2026-06-05T17:46:00Z" w16du:dateUtc="2026-06-05T21:46:00Z"/>
        </w:trPr>
        <w:tc>
          <w:tcPr>
            <w:tcW w:w="2337" w:type="dxa"/>
          </w:tcPr>
          <w:p w14:paraId="7F6D0108" w14:textId="57032C2F" w:rsidR="00CB75FC" w:rsidDel="009B2A0D" w:rsidRDefault="00D8059B">
            <w:pPr>
              <w:rPr>
                <w:del w:id="5534" w:author="Fernandes, Richard (he, him, his | il, le, lui)" w:date="2026-06-05T17:46:00Z" w16du:dateUtc="2026-06-05T21:46:00Z"/>
              </w:rPr>
            </w:pPr>
            <w:del w:id="5535" w:author="Fernandes, Richard (he, him, his | il, le, lui)" w:date="2026-06-05T17:46:00Z" w16du:dateUtc="2026-06-05T21:46:00Z">
              <w:r w:rsidDel="009B2A0D">
                <w:delText>Name</w:delText>
              </w:r>
            </w:del>
          </w:p>
        </w:tc>
        <w:tc>
          <w:tcPr>
            <w:tcW w:w="2337" w:type="dxa"/>
          </w:tcPr>
          <w:p w14:paraId="7F6D0109" w14:textId="646329D9" w:rsidR="00CB75FC" w:rsidDel="009B2A0D" w:rsidRDefault="00D8059B">
            <w:pPr>
              <w:rPr>
                <w:del w:id="5536" w:author="Fernandes, Richard (he, him, his | il, le, lui)" w:date="2026-06-05T17:46:00Z" w16du:dateUtc="2026-06-05T21:46:00Z"/>
              </w:rPr>
            </w:pPr>
            <w:del w:id="5537" w:author="Fernandes, Richard (he, him, his | il, le, lui)" w:date="2026-06-05T17:46:00Z" w16du:dateUtc="2026-06-05T21:46:00Z">
              <w:r w:rsidDel="009B2A0D">
                <w:delText>Instrument</w:delText>
              </w:r>
            </w:del>
          </w:p>
        </w:tc>
        <w:tc>
          <w:tcPr>
            <w:tcW w:w="2338" w:type="dxa"/>
          </w:tcPr>
          <w:p w14:paraId="7F6D010A" w14:textId="56CC971A" w:rsidR="00CB75FC" w:rsidDel="009B2A0D" w:rsidRDefault="00D8059B">
            <w:pPr>
              <w:rPr>
                <w:del w:id="5538" w:author="Fernandes, Richard (he, him, his | il, le, lui)" w:date="2026-06-05T17:46:00Z" w16du:dateUtc="2026-06-05T21:46:00Z"/>
              </w:rPr>
            </w:pPr>
            <w:del w:id="5539" w:author="Fernandes, Richard (he, him, his | il, le, lui)" w:date="2026-06-05T17:46:00Z" w16du:dateUtc="2026-06-05T21:46:00Z">
              <w:r w:rsidDel="009B2A0D">
                <w:delText>Measurand</w:delText>
              </w:r>
            </w:del>
          </w:p>
        </w:tc>
        <w:tc>
          <w:tcPr>
            <w:tcW w:w="2338" w:type="dxa"/>
          </w:tcPr>
          <w:p w14:paraId="7F6D010B" w14:textId="47B033AD" w:rsidR="00CB75FC" w:rsidDel="009B2A0D" w:rsidRDefault="00D8059B">
            <w:pPr>
              <w:rPr>
                <w:del w:id="5540" w:author="Fernandes, Richard (he, him, his | il, le, lui)" w:date="2026-06-05T17:46:00Z" w16du:dateUtc="2026-06-05T21:46:00Z"/>
              </w:rPr>
            </w:pPr>
            <w:del w:id="5541" w:author="Fernandes, Richard (he, him, his | il, le, lui)" w:date="2026-06-05T17:46:00Z" w16du:dateUtc="2026-06-05T21:46:00Z">
              <w:r w:rsidDel="009B2A0D">
                <w:delText xml:space="preserve">Considerations </w:delText>
              </w:r>
            </w:del>
          </w:p>
        </w:tc>
      </w:tr>
      <w:tr w:rsidR="00CB75FC" w:rsidDel="009B2A0D" w14:paraId="7F6D0111" w14:textId="32A0D41B">
        <w:trPr>
          <w:del w:id="5542" w:author="Fernandes, Richard (he, him, his | il, le, lui)" w:date="2026-06-05T17:46:00Z" w16du:dateUtc="2026-06-05T21:46:00Z"/>
        </w:trPr>
        <w:tc>
          <w:tcPr>
            <w:tcW w:w="2337" w:type="dxa"/>
          </w:tcPr>
          <w:p w14:paraId="7F6D010D" w14:textId="35D87912" w:rsidR="00CB75FC" w:rsidDel="009B2A0D" w:rsidRDefault="00D8059B">
            <w:pPr>
              <w:rPr>
                <w:del w:id="5543" w:author="Fernandes, Richard (he, him, his | il, le, lui)" w:date="2026-06-05T17:46:00Z" w16du:dateUtc="2026-06-05T21:46:00Z"/>
              </w:rPr>
            </w:pPr>
            <w:commentRangeStart w:id="5544"/>
            <w:del w:id="5545" w:author="Fernandes, Richard (he, him, his | il, le, lui)" w:date="2026-06-05T17:46:00Z" w16du:dateUtc="2026-06-05T21:46:00Z">
              <w:r w:rsidDel="009B2A0D">
                <w:delText>ICOS LAI-2200</w:delText>
              </w:r>
              <w:commentRangeEnd w:id="5544"/>
              <w:r w:rsidR="00E47172" w:rsidDel="009B2A0D">
                <w:rPr>
                  <w:rStyle w:val="CommentReference"/>
                  <w:sz w:val="40"/>
                  <w:szCs w:val="40"/>
                </w:rPr>
                <w:commentReference w:id="5544"/>
              </w:r>
            </w:del>
          </w:p>
        </w:tc>
        <w:tc>
          <w:tcPr>
            <w:tcW w:w="2337" w:type="dxa"/>
          </w:tcPr>
          <w:p w14:paraId="7F6D010E" w14:textId="1B06983F" w:rsidR="00CB75FC" w:rsidDel="009B2A0D" w:rsidRDefault="00D8059B">
            <w:pPr>
              <w:rPr>
                <w:del w:id="5546" w:author="Fernandes, Richard (he, him, his | il, le, lui)" w:date="2026-06-05T17:46:00Z" w16du:dateUtc="2026-06-05T21:46:00Z"/>
              </w:rPr>
            </w:pPr>
            <w:del w:id="5547" w:author="Fernandes, Richard (he, him, his | il, le, lui)" w:date="2026-06-05T17:46:00Z" w16du:dateUtc="2026-06-05T21:46:00Z">
              <w:r w:rsidDel="009B2A0D">
                <w:delText>LAI-2200</w:delText>
              </w:r>
            </w:del>
          </w:p>
        </w:tc>
        <w:tc>
          <w:tcPr>
            <w:tcW w:w="2338" w:type="dxa"/>
          </w:tcPr>
          <w:p w14:paraId="7F6D010F" w14:textId="38FD37CE" w:rsidR="00CB75FC" w:rsidDel="009B2A0D" w:rsidRDefault="00D8059B">
            <w:pPr>
              <w:rPr>
                <w:del w:id="5548" w:author="Fernandes, Richard (he, him, his | il, le, lui)" w:date="2026-06-05T17:46:00Z" w16du:dateUtc="2026-06-05T21:46:00Z"/>
              </w:rPr>
            </w:pPr>
            <w:del w:id="5549" w:author="Fernandes, Richard (he, him, his | il, le, lui)" w:date="2026-06-05T17:46:00Z" w16du:dateUtc="2026-06-05T21:46:00Z">
              <w:r w:rsidDel="009B2A0D">
                <w:delText>LAI</w:delText>
              </w:r>
            </w:del>
          </w:p>
        </w:tc>
        <w:tc>
          <w:tcPr>
            <w:tcW w:w="2338" w:type="dxa"/>
          </w:tcPr>
          <w:p w14:paraId="7F6D0110" w14:textId="2E5CA132" w:rsidR="00CB75FC" w:rsidDel="009B2A0D" w:rsidRDefault="00D8059B">
            <w:pPr>
              <w:rPr>
                <w:del w:id="5550" w:author="Fernandes, Richard (he, him, his | il, le, lui)" w:date="2026-06-05T17:46:00Z" w16du:dateUtc="2026-06-05T21:46:00Z"/>
              </w:rPr>
            </w:pPr>
            <w:del w:id="5551" w:author="Fernandes, Richard (he, him, his | il, le, lui)" w:date="2026-06-05T17:46:00Z" w16du:dateUtc="2026-06-05T21:46:00Z">
              <w:r w:rsidDel="009B2A0D">
                <w:delText>woody correction, understory data, clumping correction</w:delText>
              </w:r>
            </w:del>
          </w:p>
        </w:tc>
      </w:tr>
      <w:tr w:rsidR="00CB75FC" w:rsidDel="009B2A0D" w14:paraId="7F6D0116" w14:textId="3ACCE37B">
        <w:trPr>
          <w:del w:id="5552" w:author="Fernandes, Richard (he, him, his | il, le, lui)" w:date="2026-06-05T17:46:00Z" w16du:dateUtc="2026-06-05T21:46:00Z"/>
        </w:trPr>
        <w:tc>
          <w:tcPr>
            <w:tcW w:w="2337" w:type="dxa"/>
          </w:tcPr>
          <w:p w14:paraId="7F6D0112" w14:textId="18CF90F9" w:rsidR="00CB75FC" w:rsidDel="009B2A0D" w:rsidRDefault="00D8059B">
            <w:pPr>
              <w:rPr>
                <w:del w:id="5553" w:author="Fernandes, Richard (he, him, his | il, le, lui)" w:date="2026-06-05T17:46:00Z" w16du:dateUtc="2026-06-05T21:46:00Z"/>
              </w:rPr>
            </w:pPr>
            <w:del w:id="5554" w:author="Fernandes, Richard (he, him, his | il, le, lui)" w:date="2026-06-05T17:46:00Z" w16du:dateUtc="2026-06-05T21:46:00Z">
              <w:r w:rsidDel="009B2A0D">
                <w:delText>GBOV DHP</w:delText>
              </w:r>
            </w:del>
          </w:p>
        </w:tc>
        <w:tc>
          <w:tcPr>
            <w:tcW w:w="2337" w:type="dxa"/>
          </w:tcPr>
          <w:p w14:paraId="7F6D0113" w14:textId="146B8317" w:rsidR="00CB75FC" w:rsidDel="009B2A0D" w:rsidRDefault="00D8059B">
            <w:pPr>
              <w:rPr>
                <w:del w:id="5555" w:author="Fernandes, Richard (he, him, his | il, le, lui)" w:date="2026-06-05T17:46:00Z" w16du:dateUtc="2026-06-05T21:46:00Z"/>
              </w:rPr>
            </w:pPr>
            <w:del w:id="5556" w:author="Fernandes, Richard (he, him, his | il, le, lui)" w:date="2026-06-05T17:46:00Z" w16du:dateUtc="2026-06-05T21:46:00Z">
              <w:r w:rsidDel="009B2A0D">
                <w:delText>DHP</w:delText>
              </w:r>
            </w:del>
          </w:p>
        </w:tc>
        <w:tc>
          <w:tcPr>
            <w:tcW w:w="2338" w:type="dxa"/>
          </w:tcPr>
          <w:p w14:paraId="7F6D0114" w14:textId="7B27835B" w:rsidR="00CB75FC" w:rsidDel="009B2A0D" w:rsidRDefault="00D8059B">
            <w:pPr>
              <w:rPr>
                <w:del w:id="5557" w:author="Fernandes, Richard (he, him, his | il, le, lui)" w:date="2026-06-05T17:46:00Z" w16du:dateUtc="2026-06-05T21:46:00Z"/>
              </w:rPr>
            </w:pPr>
            <w:del w:id="5558" w:author="Fernandes, Richard (he, him, his | il, le, lui)" w:date="2026-06-05T17:46:00Z" w16du:dateUtc="2026-06-05T21:46:00Z">
              <w:r w:rsidDel="009B2A0D">
                <w:delText>LAI</w:delText>
              </w:r>
            </w:del>
          </w:p>
        </w:tc>
        <w:tc>
          <w:tcPr>
            <w:tcW w:w="2338" w:type="dxa"/>
          </w:tcPr>
          <w:p w14:paraId="7F6D0115" w14:textId="0439DC81" w:rsidR="00CB75FC" w:rsidDel="009B2A0D" w:rsidRDefault="00D8059B">
            <w:pPr>
              <w:rPr>
                <w:del w:id="5559" w:author="Fernandes, Richard (he, him, his | il, le, lui)" w:date="2026-06-05T17:46:00Z" w16du:dateUtc="2026-06-05T21:46:00Z"/>
              </w:rPr>
            </w:pPr>
            <w:del w:id="5560" w:author="Fernandes, Richard (he, him, his | il, le, lui)" w:date="2026-06-05T17:46:00Z" w16du:dateUtc="2026-06-05T21:46:00Z">
              <w:r w:rsidDel="009B2A0D">
                <w:delText>woody correction, understory data, clumping correction</w:delText>
              </w:r>
            </w:del>
          </w:p>
        </w:tc>
      </w:tr>
    </w:tbl>
    <w:p w14:paraId="7F6D0117" w14:textId="613FBC60" w:rsidR="00CB75FC" w:rsidDel="009B2A0D" w:rsidRDefault="00CB75FC">
      <w:pPr>
        <w:rPr>
          <w:del w:id="5561" w:author="Fernandes, Richard (he, him, his | il, le, lui)" w:date="2026-06-05T17:46:00Z" w16du:dateUtc="2026-06-05T21:46:00Z"/>
        </w:rPr>
      </w:pPr>
    </w:p>
    <w:p w14:paraId="7F6D0118" w14:textId="2CB47BAE" w:rsidR="00CB75FC" w:rsidDel="009B2A0D" w:rsidRDefault="00D8059B">
      <w:pPr>
        <w:keepNext/>
        <w:pBdr>
          <w:top w:val="nil"/>
          <w:left w:val="nil"/>
          <w:bottom w:val="nil"/>
          <w:right w:val="nil"/>
          <w:between w:val="nil"/>
        </w:pBdr>
        <w:spacing w:after="200" w:line="240" w:lineRule="auto"/>
        <w:rPr>
          <w:del w:id="5562" w:author="Fernandes, Richard (he, him, his | il, le, lui)" w:date="2026-06-05T17:46:00Z" w16du:dateUtc="2026-06-05T21:46:00Z"/>
          <w:i/>
          <w:color w:val="0E2841"/>
          <w:sz w:val="18"/>
          <w:szCs w:val="18"/>
        </w:rPr>
      </w:pPr>
      <w:del w:id="5563" w:author="Fernandes, Richard (he, him, his | il, le, lui)" w:date="2026-06-05T17:46:00Z" w16du:dateUtc="2026-06-05T21:46:00Z">
        <w:r w:rsidDel="009B2A0D">
          <w:rPr>
            <w:i/>
            <w:color w:val="0E2841"/>
            <w:sz w:val="18"/>
            <w:szCs w:val="18"/>
          </w:rPr>
          <w:delText>Table 5  FAPAR FRM Models</w:delText>
        </w:r>
      </w:del>
    </w:p>
    <w:tbl>
      <w:tblPr>
        <w:tblStyle w:val="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CB75FC" w:rsidDel="009B2A0D" w14:paraId="7F6D011D" w14:textId="1FC23C65">
        <w:trPr>
          <w:del w:id="5564" w:author="Fernandes, Richard (he, him, his | il, le, lui)" w:date="2026-06-05T17:46:00Z" w16du:dateUtc="2026-06-05T21:46:00Z"/>
        </w:trPr>
        <w:tc>
          <w:tcPr>
            <w:tcW w:w="2337" w:type="dxa"/>
          </w:tcPr>
          <w:p w14:paraId="7F6D0119" w14:textId="58CB3F99" w:rsidR="00CB75FC" w:rsidDel="009B2A0D" w:rsidRDefault="00D8059B">
            <w:pPr>
              <w:rPr>
                <w:del w:id="5565" w:author="Fernandes, Richard (he, him, his | il, le, lui)" w:date="2026-06-05T17:46:00Z" w16du:dateUtc="2026-06-05T21:46:00Z"/>
              </w:rPr>
            </w:pPr>
            <w:del w:id="5566" w:author="Fernandes, Richard (he, him, his | il, le, lui)" w:date="2026-06-05T17:46:00Z" w16du:dateUtc="2026-06-05T21:46:00Z">
              <w:r w:rsidDel="009B2A0D">
                <w:delText>Name</w:delText>
              </w:r>
            </w:del>
          </w:p>
        </w:tc>
        <w:tc>
          <w:tcPr>
            <w:tcW w:w="2337" w:type="dxa"/>
          </w:tcPr>
          <w:p w14:paraId="7F6D011A" w14:textId="0DE015D9" w:rsidR="00CB75FC" w:rsidDel="009B2A0D" w:rsidRDefault="00D8059B">
            <w:pPr>
              <w:rPr>
                <w:del w:id="5567" w:author="Fernandes, Richard (he, him, his | il, le, lui)" w:date="2026-06-05T17:46:00Z" w16du:dateUtc="2026-06-05T21:46:00Z"/>
              </w:rPr>
            </w:pPr>
            <w:del w:id="5568" w:author="Fernandes, Richard (he, him, his | il, le, lui)" w:date="2026-06-05T17:46:00Z" w16du:dateUtc="2026-06-05T21:46:00Z">
              <w:r w:rsidDel="009B2A0D">
                <w:delText>Instrument</w:delText>
              </w:r>
            </w:del>
          </w:p>
        </w:tc>
        <w:tc>
          <w:tcPr>
            <w:tcW w:w="2338" w:type="dxa"/>
          </w:tcPr>
          <w:p w14:paraId="7F6D011B" w14:textId="31139431" w:rsidR="00CB75FC" w:rsidDel="009B2A0D" w:rsidRDefault="00D8059B">
            <w:pPr>
              <w:rPr>
                <w:del w:id="5569" w:author="Fernandes, Richard (he, him, his | il, le, lui)" w:date="2026-06-05T17:46:00Z" w16du:dateUtc="2026-06-05T21:46:00Z"/>
              </w:rPr>
            </w:pPr>
            <w:del w:id="5570" w:author="Fernandes, Richard (he, him, his | il, le, lui)" w:date="2026-06-05T17:46:00Z" w16du:dateUtc="2026-06-05T21:46:00Z">
              <w:r w:rsidDel="009B2A0D">
                <w:delText>Measurand</w:delText>
              </w:r>
            </w:del>
          </w:p>
        </w:tc>
        <w:tc>
          <w:tcPr>
            <w:tcW w:w="2338" w:type="dxa"/>
          </w:tcPr>
          <w:p w14:paraId="7F6D011C" w14:textId="55B8708A" w:rsidR="00CB75FC" w:rsidDel="009B2A0D" w:rsidRDefault="00D8059B">
            <w:pPr>
              <w:rPr>
                <w:del w:id="5571" w:author="Fernandes, Richard (he, him, his | il, le, lui)" w:date="2026-06-05T17:46:00Z" w16du:dateUtc="2026-06-05T21:46:00Z"/>
              </w:rPr>
            </w:pPr>
            <w:del w:id="5572" w:author="Fernandes, Richard (he, him, his | il, le, lui)" w:date="2026-06-05T17:46:00Z" w16du:dateUtc="2026-06-05T21:46:00Z">
              <w:r w:rsidDel="009B2A0D">
                <w:delText>Considerations</w:delText>
              </w:r>
            </w:del>
          </w:p>
        </w:tc>
      </w:tr>
      <w:tr w:rsidR="00CB75FC" w:rsidDel="009B2A0D" w14:paraId="7F6D0122" w14:textId="184D812E">
        <w:trPr>
          <w:del w:id="5573" w:author="Fernandes, Richard (he, him, his | il, le, lui)" w:date="2026-06-05T17:46:00Z" w16du:dateUtc="2026-06-05T21:46:00Z"/>
        </w:trPr>
        <w:tc>
          <w:tcPr>
            <w:tcW w:w="2337" w:type="dxa"/>
          </w:tcPr>
          <w:p w14:paraId="7F6D011E" w14:textId="32A6BBEE" w:rsidR="00CB75FC" w:rsidDel="009B2A0D" w:rsidRDefault="00D8059B">
            <w:pPr>
              <w:rPr>
                <w:del w:id="5574" w:author="Fernandes, Richard (he, him, his | il, le, lui)" w:date="2026-06-05T17:46:00Z" w16du:dateUtc="2026-06-05T21:46:00Z"/>
              </w:rPr>
            </w:pPr>
            <w:del w:id="5575" w:author="Fernandes, Richard (he, him, his | il, le, lui)" w:date="2026-06-05T17:46:00Z" w16du:dateUtc="2026-06-05T21:46:00Z">
              <w:r w:rsidDel="009B2A0D">
                <w:delText>ICOS-Radiometer</w:delText>
              </w:r>
            </w:del>
          </w:p>
        </w:tc>
        <w:tc>
          <w:tcPr>
            <w:tcW w:w="2337" w:type="dxa"/>
          </w:tcPr>
          <w:p w14:paraId="7F6D011F" w14:textId="0D1AD2C2" w:rsidR="00CB75FC" w:rsidDel="009B2A0D" w:rsidRDefault="00D8059B">
            <w:pPr>
              <w:rPr>
                <w:del w:id="5576" w:author="Fernandes, Richard (he, him, his | il, le, lui)" w:date="2026-06-05T17:46:00Z" w16du:dateUtc="2026-06-05T21:46:00Z"/>
              </w:rPr>
            </w:pPr>
            <w:del w:id="5577" w:author="Fernandes, Richard (he, him, his | il, le, lui)" w:date="2026-06-05T17:46:00Z" w16du:dateUtc="2026-06-05T21:46:00Z">
              <w:r w:rsidDel="009B2A0D">
                <w:delText>LICOR PAR sensor</w:delText>
              </w:r>
            </w:del>
          </w:p>
        </w:tc>
        <w:tc>
          <w:tcPr>
            <w:tcW w:w="2338" w:type="dxa"/>
          </w:tcPr>
          <w:p w14:paraId="7F6D0120" w14:textId="716A18AC" w:rsidR="00CB75FC" w:rsidDel="009B2A0D" w:rsidRDefault="00D8059B">
            <w:pPr>
              <w:rPr>
                <w:del w:id="5578" w:author="Fernandes, Richard (he, him, his | il, le, lui)" w:date="2026-06-05T17:46:00Z" w16du:dateUtc="2026-06-05T21:46:00Z"/>
              </w:rPr>
            </w:pPr>
            <w:del w:id="5579" w:author="Fernandes, Richard (he, him, his | il, le, lui)" w:date="2026-06-05T17:46:00Z" w16du:dateUtc="2026-06-05T21:46:00Z">
              <w:r w:rsidDel="009B2A0D">
                <w:delText>Ambient APAR</w:delText>
              </w:r>
            </w:del>
          </w:p>
        </w:tc>
        <w:tc>
          <w:tcPr>
            <w:tcW w:w="2338" w:type="dxa"/>
          </w:tcPr>
          <w:p w14:paraId="7F6D0121" w14:textId="0064062C" w:rsidR="00CB75FC" w:rsidDel="009B2A0D" w:rsidRDefault="00D8059B">
            <w:pPr>
              <w:rPr>
                <w:del w:id="5580" w:author="Fernandes, Richard (he, him, his | il, le, lui)" w:date="2026-06-05T17:46:00Z" w16du:dateUtc="2026-06-05T21:46:00Z"/>
              </w:rPr>
            </w:pPr>
            <w:del w:id="5581" w:author="Fernandes, Richard (he, him, his | il, le, lui)" w:date="2026-06-05T17:46:00Z" w16du:dateUtc="2026-06-05T21:46:00Z">
              <w:r w:rsidDel="009B2A0D">
                <w:delText>woody correction, understory data, moss</w:delText>
              </w:r>
            </w:del>
          </w:p>
        </w:tc>
      </w:tr>
      <w:tr w:rsidR="00CB75FC" w:rsidDel="009B2A0D" w14:paraId="7F6D0127" w14:textId="02E9B9ED">
        <w:trPr>
          <w:del w:id="5582" w:author="Fernandes, Richard (he, him, his | il, le, lui)" w:date="2026-06-05T17:46:00Z" w16du:dateUtc="2026-06-05T21:46:00Z"/>
        </w:trPr>
        <w:tc>
          <w:tcPr>
            <w:tcW w:w="2337" w:type="dxa"/>
          </w:tcPr>
          <w:p w14:paraId="7F6D0123" w14:textId="68B3B1A0" w:rsidR="00CB75FC" w:rsidDel="009B2A0D" w:rsidRDefault="00D8059B">
            <w:pPr>
              <w:rPr>
                <w:del w:id="5583" w:author="Fernandes, Richard (he, him, his | il, le, lui)" w:date="2026-06-05T17:46:00Z" w16du:dateUtc="2026-06-05T21:46:00Z"/>
              </w:rPr>
            </w:pPr>
            <w:del w:id="5584" w:author="Fernandes, Richard (he, him, his | il, le, lui)" w:date="2026-06-05T17:46:00Z" w16du:dateUtc="2026-06-05T21:46:00Z">
              <w:r w:rsidDel="009B2A0D">
                <w:delText>GBOV DHP</w:delText>
              </w:r>
            </w:del>
          </w:p>
        </w:tc>
        <w:tc>
          <w:tcPr>
            <w:tcW w:w="2337" w:type="dxa"/>
          </w:tcPr>
          <w:p w14:paraId="7F6D0124" w14:textId="612B0169" w:rsidR="00CB75FC" w:rsidDel="009B2A0D" w:rsidRDefault="00D8059B">
            <w:pPr>
              <w:rPr>
                <w:del w:id="5585" w:author="Fernandes, Richard (he, him, his | il, le, lui)" w:date="2026-06-05T17:46:00Z" w16du:dateUtc="2026-06-05T21:46:00Z"/>
              </w:rPr>
            </w:pPr>
            <w:del w:id="5586" w:author="Fernandes, Richard (he, him, his | il, le, lui)" w:date="2026-06-05T17:46:00Z" w16du:dateUtc="2026-06-05T21:46:00Z">
              <w:r w:rsidDel="009B2A0D">
                <w:delText>DHP</w:delText>
              </w:r>
            </w:del>
          </w:p>
        </w:tc>
        <w:tc>
          <w:tcPr>
            <w:tcW w:w="2338" w:type="dxa"/>
          </w:tcPr>
          <w:p w14:paraId="7F6D0125" w14:textId="00D3C9F1" w:rsidR="00CB75FC" w:rsidDel="009B2A0D" w:rsidRDefault="00D8059B">
            <w:pPr>
              <w:rPr>
                <w:del w:id="5587" w:author="Fernandes, Richard (he, him, his | il, le, lui)" w:date="2026-06-05T17:46:00Z" w16du:dateUtc="2026-06-05T21:46:00Z"/>
              </w:rPr>
            </w:pPr>
            <w:del w:id="5588" w:author="Fernandes, Richard (he, him, his | il, le, lui)" w:date="2026-06-05T17:46:00Z" w16du:dateUtc="2026-06-05T21:46:00Z">
              <w:r w:rsidDel="009B2A0D">
                <w:delText>Direct APAR at 10:30am</w:delText>
              </w:r>
            </w:del>
          </w:p>
        </w:tc>
        <w:tc>
          <w:tcPr>
            <w:tcW w:w="2338" w:type="dxa"/>
          </w:tcPr>
          <w:p w14:paraId="7F6D0126" w14:textId="31F0EE10" w:rsidR="00CB75FC" w:rsidDel="009B2A0D" w:rsidRDefault="00D8059B">
            <w:pPr>
              <w:rPr>
                <w:del w:id="5589" w:author="Fernandes, Richard (he, him, his | il, le, lui)" w:date="2026-06-05T17:46:00Z" w16du:dateUtc="2026-06-05T21:46:00Z"/>
              </w:rPr>
            </w:pPr>
            <w:commentRangeStart w:id="5590"/>
            <w:del w:id="5591" w:author="Fernandes, Richard (he, him, his | il, le, lui)" w:date="2026-06-05T17:46:00Z" w16du:dateUtc="2026-06-05T21:46:00Z">
              <w:r w:rsidDel="009B2A0D">
                <w:delText>woody correction, understory data, moss</w:delText>
              </w:r>
              <w:commentRangeEnd w:id="5590"/>
              <w:r w:rsidR="00B57ED4" w:rsidDel="009B2A0D">
                <w:rPr>
                  <w:rStyle w:val="CommentReference"/>
                  <w:sz w:val="40"/>
                  <w:szCs w:val="40"/>
                </w:rPr>
                <w:commentReference w:id="5590"/>
              </w:r>
            </w:del>
          </w:p>
        </w:tc>
      </w:tr>
    </w:tbl>
    <w:commentRangeEnd w:id="5531"/>
    <w:p w14:paraId="7F6D0128" w14:textId="5B8E71F8" w:rsidR="00CB75FC" w:rsidDel="009B2A0D" w:rsidRDefault="00E47172">
      <w:pPr>
        <w:rPr>
          <w:del w:id="5592" w:author="Fernandes, Richard (he, him, his | il, le, lui)" w:date="2026-06-05T17:46:00Z" w16du:dateUtc="2026-06-05T21:46:00Z"/>
        </w:rPr>
      </w:pPr>
      <w:del w:id="5593" w:author="Fernandes, Richard (he, him, his | il, le, lui)" w:date="2026-06-05T17:46:00Z" w16du:dateUtc="2026-06-05T21:46:00Z">
        <w:r w:rsidDel="009B2A0D">
          <w:rPr>
            <w:rStyle w:val="CommentReference"/>
            <w:sz w:val="40"/>
            <w:szCs w:val="40"/>
          </w:rPr>
          <w:commentReference w:id="5531"/>
        </w:r>
      </w:del>
    </w:p>
    <w:p w14:paraId="6494031A" w14:textId="434B326C" w:rsidR="00977C9A" w:rsidDel="009B2A0D" w:rsidRDefault="00D8059B" w:rsidP="00977C9A">
      <w:pPr>
        <w:keepNext/>
        <w:rPr>
          <w:del w:id="5594" w:author="Fernandes, Richard (he, him, his | il, le, lui)" w:date="2026-06-05T17:46:00Z" w16du:dateUtc="2026-06-05T21:46:00Z"/>
        </w:rPr>
      </w:pPr>
      <w:del w:id="5595" w:author="Fernandes, Richard (he, him, his | il, le, lui)" w:date="2026-06-05T17:46:00Z" w16du:dateUtc="2026-06-05T21:46:00Z">
        <w:r w:rsidDel="009B2A0D">
          <w:rPr>
            <w:noProof/>
          </w:rPr>
          <w:drawing>
            <wp:inline distT="0" distB="0" distL="0" distR="0" wp14:anchorId="7F6D028A" wp14:editId="7F6D028B">
              <wp:extent cx="4842000" cy="2880000"/>
              <wp:effectExtent l="0" t="0" r="0" b="0"/>
              <wp:docPr id="2117039608" name="image1.png" descr="A diagram of a black camera&#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black camera&#10;&#10;AI-generated content may be incorrect."/>
                      <pic:cNvPicPr preferRelativeResize="0"/>
                    </pic:nvPicPr>
                    <pic:blipFill>
                      <a:blip r:embed="rId37"/>
                      <a:srcRect/>
                      <a:stretch>
                        <a:fillRect/>
                      </a:stretch>
                    </pic:blipFill>
                    <pic:spPr>
                      <a:xfrm>
                        <a:off x="0" y="0"/>
                        <a:ext cx="4842000" cy="2880000"/>
                      </a:xfrm>
                      <a:prstGeom prst="rect">
                        <a:avLst/>
                      </a:prstGeom>
                      <a:ln/>
                    </pic:spPr>
                  </pic:pic>
                </a:graphicData>
              </a:graphic>
            </wp:inline>
          </w:drawing>
        </w:r>
      </w:del>
    </w:p>
    <w:p w14:paraId="7F6D012B" w14:textId="7F2067EB" w:rsidR="00CB75FC" w:rsidDel="009B2A0D" w:rsidRDefault="00977C9A" w:rsidP="00977C9A">
      <w:pPr>
        <w:pStyle w:val="Caption"/>
        <w:rPr>
          <w:del w:id="5596" w:author="Fernandes, Richard (he, him, his | il, le, lui)" w:date="2026-06-05T17:46:00Z" w16du:dateUtc="2026-06-05T21:46:00Z"/>
        </w:rPr>
      </w:pPr>
      <w:bookmarkStart w:id="5597" w:name="_Ref213424350"/>
      <w:del w:id="5598" w:author="Fernandes, Richard (he, him, his | il, le, lui)" w:date="2026-06-05T17:46:00Z" w16du:dateUtc="2026-06-05T21:46:00Z">
        <w:r w:rsidDel="009B2A0D">
          <w:delText xml:space="preserve">Figure </w:delText>
        </w:r>
        <w:r w:rsidR="00B02277" w:rsidDel="009B2A0D">
          <w:fldChar w:fldCharType="begin"/>
        </w:r>
        <w:r w:rsidR="00B02277" w:rsidDel="009B2A0D">
          <w:delInstrText xml:space="preserve"> SEQ Figure \* ARABIC </w:delInstrText>
        </w:r>
        <w:r w:rsidR="00B02277" w:rsidDel="009B2A0D">
          <w:fldChar w:fldCharType="separate"/>
        </w:r>
      </w:del>
      <w:del w:id="5599" w:author="Fernandes, Richard (he, him, his | il, le, lui)" w:date="2026-06-04T16:08:00Z" w16du:dateUtc="2026-06-04T20:08:00Z">
        <w:r w:rsidR="00B02277" w:rsidDel="00E020D9">
          <w:rPr>
            <w:noProof/>
          </w:rPr>
          <w:delText>8</w:delText>
        </w:r>
      </w:del>
      <w:del w:id="5600" w:author="Fernandes, Richard (he, him, his | il, le, lui)" w:date="2026-06-05T17:46:00Z" w16du:dateUtc="2026-06-05T21:46:00Z">
        <w:r w:rsidR="00B02277" w:rsidDel="009B2A0D">
          <w:rPr>
            <w:noProof/>
          </w:rPr>
          <w:fldChar w:fldCharType="end"/>
        </w:r>
        <w:bookmarkEnd w:id="5597"/>
        <w:r w:rsidDel="009B2A0D">
          <w:delText>.  FRM4 veg uncertainty model for FIPAR and LAI (the figure will need to be modified to  include WAI as input).</w:delText>
        </w:r>
      </w:del>
    </w:p>
    <w:p w14:paraId="7F6D012D" w14:textId="193FB1C9" w:rsidR="00CB75FC" w:rsidDel="009B2A0D" w:rsidRDefault="00CB75FC">
      <w:pPr>
        <w:rPr>
          <w:del w:id="5601" w:author="Fernandes, Richard (he, him, his | il, le, lui)" w:date="2026-06-05T17:46:00Z" w16du:dateUtc="2026-06-05T21:46:00Z"/>
        </w:rPr>
      </w:pPr>
    </w:p>
    <w:p w14:paraId="7F6D012E" w14:textId="41EC27D7" w:rsidR="00CB75FC" w:rsidDel="009B2A0D" w:rsidRDefault="00DD64EF" w:rsidP="001A4050">
      <w:pPr>
        <w:pStyle w:val="Heading4"/>
        <w:numPr>
          <w:ilvl w:val="3"/>
          <w:numId w:val="15"/>
        </w:numPr>
        <w:rPr>
          <w:del w:id="5602" w:author="Fernandes, Richard (he, him, his | il, le, lui)" w:date="2026-06-05T17:46:00Z" w16du:dateUtc="2026-06-05T21:46:00Z"/>
        </w:rPr>
      </w:pPr>
      <w:customXmlDelRangeStart w:id="5603" w:author="Fernandes, Richard (he, him, his | il, le, lui)" w:date="2026-06-05T17:46:00Z"/>
      <w:sdt>
        <w:sdtPr>
          <w:tag w:val="goog_rdk_66"/>
          <w:id w:val="-1618920996"/>
        </w:sdtPr>
        <w:sdtEndPr/>
        <w:sdtContent>
          <w:customXmlDelRangeEnd w:id="5603"/>
          <w:customXmlDelRangeStart w:id="5604" w:author="Fernandes, Richard (he, him, his | il, le, lui)" w:date="2026-06-05T17:46:00Z"/>
        </w:sdtContent>
      </w:sdt>
      <w:customXmlDelRangeEnd w:id="5604"/>
      <w:del w:id="5605" w:author="Fernandes, Richard (he, him, his | il, le, lui)" w:date="2026-06-05T17:46:00Z" w16du:dateUtc="2026-06-05T21:46:00Z">
        <w:r w:rsidR="00D8059B" w:rsidDel="009B2A0D">
          <w:delText>Fiducial Reference Estimate</w:delText>
        </w:r>
        <w:r w:rsidR="00DD2BCA" w:rsidDel="009B2A0D">
          <w:delText>s</w:delText>
        </w:r>
      </w:del>
    </w:p>
    <w:p w14:paraId="7F6D012F" w14:textId="1BC13DC5" w:rsidR="00CB75FC" w:rsidDel="009B2A0D" w:rsidRDefault="00CB75FC">
      <w:pPr>
        <w:rPr>
          <w:del w:id="5606" w:author="Fernandes, Richard (he, him, his | il, le, lui)" w:date="2026-06-05T17:46:00Z" w16du:dateUtc="2026-06-05T21:46:00Z"/>
        </w:rPr>
      </w:pPr>
    </w:p>
    <w:p w14:paraId="7F6D0130" w14:textId="3A209DAE" w:rsidR="00CB75FC" w:rsidDel="009B2A0D" w:rsidRDefault="00D8059B">
      <w:pPr>
        <w:rPr>
          <w:del w:id="5607" w:author="Fernandes, Richard (he, him, his | il, le, lui)" w:date="2026-06-05T17:46:00Z" w16du:dateUtc="2026-06-05T21:46:00Z"/>
        </w:rPr>
      </w:pPr>
      <w:del w:id="5608" w:author="Fernandes, Richard (he, him, his | il, le, lui)" w:date="2026-06-05T17:46:00Z" w16du:dateUtc="2026-06-05T21:46:00Z">
        <w:r w:rsidDel="009B2A0D">
          <w:delText>In some cases it is desirable to have RM estimated over spatial or temporal extents sufficiently different from the ESUs corresponding to a FRM that the FRM uncertainty may not be applicable.</w:delText>
        </w:r>
      </w:del>
    </w:p>
    <w:p w14:paraId="7F6D0131" w14:textId="104DEE8F" w:rsidR="00CB75FC" w:rsidDel="009B2A0D" w:rsidRDefault="00CB75FC">
      <w:pPr>
        <w:rPr>
          <w:del w:id="5609" w:author="Fernandes, Richard (he, him, his | il, le, lui)" w:date="2026-06-05T17:46:00Z" w16du:dateUtc="2026-06-05T21:46:00Z"/>
        </w:rPr>
      </w:pPr>
    </w:p>
    <w:p w14:paraId="7F6D0132" w14:textId="72E3F903" w:rsidR="00CB75FC" w:rsidDel="009B2A0D" w:rsidRDefault="00D8059B">
      <w:pPr>
        <w:rPr>
          <w:del w:id="5610" w:author="Fernandes, Richard (he, him, his | il, le, lui)" w:date="2026-06-05T17:46:00Z" w16du:dateUtc="2026-06-05T21:46:00Z"/>
        </w:rPr>
      </w:pPr>
      <w:del w:id="5611" w:author="Fernandes, Richard (he, him, his | il, le, lui)" w:date="2026-06-05T17:46:00Z" w16du:dateUtc="2026-06-05T21:46:00Z">
        <w:r w:rsidDel="009B2A0D">
          <w:delText>Such estimates, when associated with an uncertainty traceable to FRM are labelled fiducial reference estimates (FRE).</w:delText>
        </w:r>
      </w:del>
    </w:p>
    <w:p w14:paraId="7F6D0133" w14:textId="2ED4DD94" w:rsidR="00CB75FC" w:rsidDel="009B2A0D" w:rsidRDefault="00CB75FC">
      <w:pPr>
        <w:rPr>
          <w:del w:id="5612" w:author="Fernandes, Richard (he, him, his | il, le, lui)" w:date="2026-06-05T17:46:00Z" w16du:dateUtc="2026-06-05T21:46:00Z"/>
        </w:rPr>
      </w:pPr>
    </w:p>
    <w:p w14:paraId="7F6D0134" w14:textId="08A3D33E" w:rsidR="00CB75FC" w:rsidDel="009B2A0D" w:rsidRDefault="00D8059B">
      <w:pPr>
        <w:rPr>
          <w:del w:id="5613" w:author="Fernandes, Richard (he, him, his | il, le, lui)" w:date="2026-06-05T17:46:00Z" w16du:dateUtc="2026-06-05T21:46:00Z"/>
        </w:rPr>
      </w:pPr>
      <w:del w:id="5614" w:author="Fernandes, Richard (he, him, his | il, le, lui)" w:date="2026-06-05T17:46:00Z" w16du:dateUtc="2026-06-05T21:46:00Z">
        <w:r w:rsidDel="009B2A0D">
          <w:delText>FRE is then an exercise in modelling estimates of LAI/FAPAR and their uncertainty given FRM and ancillary information such as location, time period, other aspects of condition (</w:delText>
        </w:r>
        <w:r w:rsidR="00A86567" w:rsidDel="009B2A0D">
          <w:delText>Section</w:delText>
        </w:r>
        <w:r w:rsidDel="009B2A0D">
          <w:delText xml:space="preserve"> xx), and remote sensing measurements at a resolution similar or finer that the size of an ESU.  </w:delText>
        </w:r>
      </w:del>
    </w:p>
    <w:p w14:paraId="6AEBB852" w14:textId="0FEB96B1" w:rsidR="00DD2BCA" w:rsidDel="009B2A0D" w:rsidRDefault="00DD2BCA" w:rsidP="00DD2BCA">
      <w:pPr>
        <w:rPr>
          <w:del w:id="5615" w:author="Fernandes, Richard (he, him, his | il, le, lui)" w:date="2026-06-05T17:46:00Z" w16du:dateUtc="2026-06-05T21:46:00Z"/>
        </w:rPr>
      </w:pPr>
    </w:p>
    <w:p w14:paraId="700B1F84" w14:textId="146AC7BF" w:rsidR="00DD2BCA" w:rsidDel="009B2A0D" w:rsidRDefault="00DD2BCA" w:rsidP="00DD2BCA">
      <w:pPr>
        <w:rPr>
          <w:del w:id="5616" w:author="Fernandes, Richard (he, him, his | il, le, lui)" w:date="2026-06-05T17:46:00Z" w16du:dateUtc="2026-06-05T21:46:00Z"/>
        </w:rPr>
      </w:pPr>
      <w:del w:id="5617" w:author="Fernandes, Richard (he, him, his | il, le, lui)" w:date="2026-06-05T17:46:00Z" w16du:dateUtc="2026-06-05T21:46:00Z">
        <w:r w:rsidDel="009B2A0D">
          <w:delText xml:space="preserve">FRE use </w:delText>
        </w:r>
        <w:r w:rsidRPr="00A34B56" w:rsidDel="009B2A0D">
          <w:rPr>
            <w:b/>
            <w:bCs/>
          </w:rPr>
          <w:delText xml:space="preserve">predictors </w:delText>
        </w:r>
        <w:r w:rsidDel="009B2A0D">
          <w:delText xml:space="preserve">calibrated with FRM paired with regressors based on </w:delText>
        </w:r>
        <w:r w:rsidR="00A86567" w:rsidDel="009B2A0D">
          <w:delText>auxiliary</w:delText>
        </w:r>
        <w:r w:rsidDel="009B2A0D">
          <w:delText xml:space="preserve"> geospatial information</w:delText>
        </w:r>
      </w:del>
    </w:p>
    <w:p w14:paraId="75C5035C" w14:textId="5F7DB217" w:rsidR="00DD2BCA" w:rsidDel="009B2A0D" w:rsidRDefault="00DD2BCA" w:rsidP="00DD2BCA">
      <w:pPr>
        <w:rPr>
          <w:del w:id="5618" w:author="Fernandes, Richard (he, him, his | il, le, lui)" w:date="2026-06-05T17:46:00Z" w16du:dateUtc="2026-06-05T21:46:00Z"/>
        </w:rPr>
      </w:pPr>
    </w:p>
    <w:p w14:paraId="221EDCBB" w14:textId="7AEAEABA" w:rsidR="00DD2BCA" w:rsidDel="009B2A0D" w:rsidRDefault="00DD2BCA" w:rsidP="00DD2BCA">
      <w:pPr>
        <w:rPr>
          <w:del w:id="5619" w:author="Fernandes, Richard (he, him, his | il, le, lui)" w:date="2026-06-05T17:46:00Z" w16du:dateUtc="2026-06-05T21:46:00Z"/>
        </w:rPr>
      </w:pPr>
      <w:del w:id="5620" w:author="Fernandes, Richard (he, him, his | il, le, lui)" w:date="2026-06-05T17:46:00Z" w16du:dateUtc="2026-06-05T21:46:00Z">
        <w:r w:rsidRPr="00A34B56" w:rsidDel="009B2A0D">
          <w:rPr>
            <w:b/>
            <w:bCs/>
          </w:rPr>
          <w:delText>Linear regression predictors</w:delText>
        </w:r>
        <w:r w:rsidDel="009B2A0D">
          <w:delText xml:space="preserve"> that offer </w:delText>
        </w:r>
        <w:r w:rsidRPr="00A34B56" w:rsidDel="009B2A0D">
          <w:rPr>
            <w:b/>
            <w:bCs/>
          </w:rPr>
          <w:delText>prediction confidence intervals</w:delText>
        </w:r>
        <w:r w:rsidDel="009B2A0D">
          <w:delText xml:space="preserve"> are recommended since these intervals are statistically efficient within the </w:delText>
        </w:r>
        <w:r w:rsidR="00A86567" w:rsidDel="009B2A0D">
          <w:delText>convex</w:delText>
        </w:r>
        <w:r w:rsidDel="009B2A0D">
          <w:delText xml:space="preserve"> hull of regressors.</w:delText>
        </w:r>
      </w:del>
    </w:p>
    <w:p w14:paraId="1506B29A" w14:textId="213BE346" w:rsidR="00DD2BCA" w:rsidDel="009B2A0D" w:rsidRDefault="00DD2BCA" w:rsidP="00DD2BCA">
      <w:pPr>
        <w:rPr>
          <w:del w:id="5621" w:author="Fernandes, Richard (he, him, his | il, le, lui)" w:date="2026-06-05T17:46:00Z" w16du:dateUtc="2026-06-05T21:46:00Z"/>
        </w:rPr>
      </w:pPr>
    </w:p>
    <w:p w14:paraId="3CFE680E" w14:textId="532A026A" w:rsidR="00DD2BCA" w:rsidDel="009B2A0D" w:rsidRDefault="00DD2BCA" w:rsidP="00DD2BCA">
      <w:pPr>
        <w:rPr>
          <w:del w:id="5622" w:author="Fernandes, Richard (he, him, his | il, le, lui)" w:date="2026-06-05T17:46:00Z" w16du:dateUtc="2026-06-05T21:46:00Z"/>
        </w:rPr>
      </w:pPr>
      <w:del w:id="5623" w:author="Fernandes, Richard (he, him, his | il, le, lui)" w:date="2026-06-05T17:46:00Z" w16du:dateUtc="2026-06-05T21:46:00Z">
        <w:r w:rsidRPr="00A34B56" w:rsidDel="009B2A0D">
          <w:rPr>
            <w:b/>
            <w:bCs/>
          </w:rPr>
          <w:delText>Regressors</w:delText>
        </w:r>
        <w:r w:rsidDel="009B2A0D">
          <w:delText xml:space="preserve"> could include products from other sensors,  or airborne or satellite imagery as long as they are independent of the product.  </w:delText>
        </w:r>
      </w:del>
    </w:p>
    <w:p w14:paraId="06EABE13" w14:textId="0DAB6EEF" w:rsidR="00DD2BCA" w:rsidDel="009B2A0D" w:rsidRDefault="00DD2BCA" w:rsidP="00DD2BCA">
      <w:pPr>
        <w:rPr>
          <w:del w:id="5624" w:author="Fernandes, Richard (he, him, his | il, le, lui)" w:date="2026-06-05T17:46:00Z" w16du:dateUtc="2026-06-05T21:46:00Z"/>
        </w:rPr>
      </w:pPr>
    </w:p>
    <w:p w14:paraId="768AA256" w14:textId="04CB72D0" w:rsidR="00DD2BCA" w:rsidDel="009B2A0D" w:rsidRDefault="00DD2BCA" w:rsidP="00DD2BCA">
      <w:pPr>
        <w:rPr>
          <w:del w:id="5625" w:author="Fernandes, Richard (he, him, his | il, le, lui)" w:date="2026-06-05T17:46:00Z" w16du:dateUtc="2026-06-05T21:46:00Z"/>
        </w:rPr>
      </w:pPr>
    </w:p>
    <w:p w14:paraId="3F82A95D" w14:textId="7FD40F43" w:rsidR="00DD2BCA" w:rsidDel="009B2A0D" w:rsidRDefault="00DD2BCA" w:rsidP="001A4050">
      <w:pPr>
        <w:pStyle w:val="Heading5"/>
        <w:numPr>
          <w:ilvl w:val="4"/>
          <w:numId w:val="15"/>
        </w:numPr>
        <w:rPr>
          <w:del w:id="5626" w:author="Fernandes, Richard (he, him, his | il, le, lui)" w:date="2026-06-05T17:46:00Z" w16du:dateUtc="2026-06-05T21:46:00Z"/>
        </w:rPr>
      </w:pPr>
      <w:del w:id="5627" w:author="Fernandes, Richard (he, him, his | il, le, lui)" w:date="2026-06-05T17:46:00Z" w16du:dateUtc="2026-06-05T21:46:00Z">
        <w:r w:rsidDel="009B2A0D">
          <w:delText>Univariate Linear Models</w:delText>
        </w:r>
      </w:del>
    </w:p>
    <w:p w14:paraId="12A832D3" w14:textId="055A72D5" w:rsidR="00DD2BCA" w:rsidDel="009B2A0D" w:rsidRDefault="00DD2BCA" w:rsidP="00DD2BCA">
      <w:pPr>
        <w:rPr>
          <w:del w:id="5628" w:author="Fernandes, Richard (he, him, his | il, le, lui)" w:date="2026-06-05T17:46:00Z" w16du:dateUtc="2026-06-05T21:46:00Z"/>
        </w:rPr>
      </w:pPr>
    </w:p>
    <w:p w14:paraId="59B27A8E" w14:textId="7AE28522" w:rsidR="00DD2BCA" w:rsidDel="009B2A0D" w:rsidRDefault="00DD2BCA" w:rsidP="00DD2BCA">
      <w:pPr>
        <w:rPr>
          <w:del w:id="5629" w:author="Fernandes, Richard (he, him, his | il, le, lui)" w:date="2026-06-05T17:46:00Z" w16du:dateUtc="2026-06-05T21:46:00Z"/>
        </w:rPr>
      </w:pPr>
      <w:del w:id="5630" w:author="Fernandes, Richard (he, him, his | il, le, lui)" w:date="2026-06-05T17:46:00Z" w16du:dateUtc="2026-06-05T21:46:00Z">
        <w:r w:rsidDel="009B2A0D">
          <w:delText xml:space="preserve">In cases where the regression relationship can be assumed univariate  linear based on exploratory data analysis or expert knowledge (e.g. a ALS lidar estimate of PAI is likely linearly related to LAI for </w:delText>
        </w:r>
        <w:r w:rsidR="00A86567" w:rsidDel="009B2A0D">
          <w:delText>restricted</w:delText>
        </w:r>
        <w:r w:rsidDel="009B2A0D">
          <w:delText xml:space="preserve"> land cover conditions) the Thiel Sen regression can be used to include measurement error in </w:delText>
        </w:r>
        <w:r w:rsidR="00A86567" w:rsidDel="009B2A0D">
          <w:delText>the</w:delText>
        </w:r>
        <w:r w:rsidDel="009B2A0D">
          <w:delText xml:space="preserve"> regressors. </w:delText>
        </w:r>
      </w:del>
    </w:p>
    <w:p w14:paraId="2F147261" w14:textId="5F1A758A" w:rsidR="00DD2BCA" w:rsidDel="009B2A0D" w:rsidRDefault="00DD2BCA" w:rsidP="00DD2BCA">
      <w:pPr>
        <w:rPr>
          <w:del w:id="5631" w:author="Fernandes, Richard (he, him, his | il, le, lui)" w:date="2026-06-05T17:46:00Z" w16du:dateUtc="2026-06-05T21:46:00Z"/>
        </w:rPr>
      </w:pPr>
    </w:p>
    <w:p w14:paraId="3E74B015" w14:textId="7E1A37AA" w:rsidR="00DD2BCA" w:rsidDel="009B2A0D" w:rsidRDefault="00DD2BCA" w:rsidP="00DD2BCA">
      <w:pPr>
        <w:rPr>
          <w:del w:id="5632" w:author="Fernandes, Richard (he, him, his | il, le, lui)" w:date="2026-06-05T17:46:00Z" w16du:dateUtc="2026-06-05T21:46:00Z"/>
        </w:rPr>
      </w:pPr>
      <w:del w:id="5633" w:author="Fernandes, Richard (he, him, his | il, le, lui)" w:date="2026-06-05T17:46:00Z" w16du:dateUtc="2026-06-05T21:46:00Z">
        <w:r w:rsidDel="009B2A0D">
          <w:delText xml:space="preserve">I propose to use as an example this result from Wang et al. </w:delText>
        </w:r>
        <w:r w:rsidDel="009B2A0D">
          <w:fldChar w:fldCharType="begin"/>
        </w:r>
        <w:r w:rsidDel="009B2A0D">
          <w:delInstrText>HYPERLINK "https://doi.org/10.1016/j.agrformet.2025.110612" \t "_blank" \o "Persistent link using digital object identifier"</w:delInstrText>
        </w:r>
        <w:r w:rsidDel="009B2A0D">
          <w:fldChar w:fldCharType="separate"/>
        </w:r>
        <w:r w:rsidRPr="002816E9" w:rsidDel="009B2A0D">
          <w:rPr>
            <w:rStyle w:val="Hyperlink"/>
          </w:rPr>
          <w:delText>https://doi.org/10.1016/j.agrformet.2025.110612</w:delText>
        </w:r>
        <w:r w:rsidDel="009B2A0D">
          <w:fldChar w:fldCharType="end"/>
        </w:r>
        <w:r w:rsidDel="009B2A0D">
          <w:delText xml:space="preserve">  where we calibrate an estimate of DHP LAI as a function of ALS PAI or alternatively a NDVI-FAPAR calibration from Ground</w:delText>
        </w:r>
        <w:r w:rsidR="00A86567" w:rsidDel="009B2A0D">
          <w:delText>ed</w:delText>
        </w:r>
        <w:r w:rsidDel="009B2A0D">
          <w:delText>EO S2 matchups.</w:delText>
        </w:r>
      </w:del>
    </w:p>
    <w:p w14:paraId="1D93DBFD" w14:textId="4ED66526" w:rsidR="00DD2BCA" w:rsidDel="009B2A0D" w:rsidRDefault="00DD2BCA" w:rsidP="00DD2BCA">
      <w:pPr>
        <w:rPr>
          <w:del w:id="5634" w:author="Fernandes, Richard (he, him, his | il, le, lui)" w:date="2026-06-05T17:46:00Z" w16du:dateUtc="2026-06-05T21:46:00Z"/>
        </w:rPr>
      </w:pPr>
    </w:p>
    <w:p w14:paraId="4C6B41E4" w14:textId="3E10B918" w:rsidR="00DD2BCA" w:rsidDel="009B2A0D" w:rsidRDefault="00DD2BCA" w:rsidP="00DD2BCA">
      <w:pPr>
        <w:rPr>
          <w:del w:id="5635" w:author="Fernandes, Richard (he, him, his | il, le, lui)" w:date="2026-06-05T17:46:00Z" w16du:dateUtc="2026-06-05T21:46:00Z"/>
        </w:rPr>
      </w:pPr>
      <w:del w:id="5636" w:author="Fernandes, Richard (he, him, his | il, le, lui)" w:date="2026-06-05T17:46:00Z" w16du:dateUtc="2026-06-05T21:46:00Z">
        <w:r w:rsidDel="009B2A0D">
          <w:delText>Figure: Example of this over neon site with GEDI PAI.</w:delText>
        </w:r>
      </w:del>
    </w:p>
    <w:p w14:paraId="49CB9E85" w14:textId="229999A0" w:rsidR="00DD2BCA" w:rsidDel="009B2A0D" w:rsidRDefault="00DD2BCA" w:rsidP="00DD2BCA">
      <w:pPr>
        <w:rPr>
          <w:del w:id="5637" w:author="Fernandes, Richard (he, him, his | il, le, lui)" w:date="2026-06-05T17:46:00Z" w16du:dateUtc="2026-06-05T21:46:00Z"/>
        </w:rPr>
      </w:pPr>
    </w:p>
    <w:p w14:paraId="238D343A" w14:textId="79A742AC" w:rsidR="00DD2BCA" w:rsidDel="009B2A0D" w:rsidRDefault="00DD2BCA" w:rsidP="00DD2BCA">
      <w:pPr>
        <w:rPr>
          <w:del w:id="5638" w:author="Fernandes, Richard (he, him, his | il, le, lui)" w:date="2026-06-05T17:46:00Z" w16du:dateUtc="2026-06-05T21:46:00Z"/>
        </w:rPr>
      </w:pPr>
    </w:p>
    <w:p w14:paraId="7B195BB9" w14:textId="20B5BF7D" w:rsidR="00DD2BCA" w:rsidDel="009B2A0D" w:rsidRDefault="00DD2BCA" w:rsidP="00DD2BCA">
      <w:pPr>
        <w:rPr>
          <w:del w:id="5639" w:author="Fernandes, Richard (he, him, his | il, le, lui)" w:date="2026-06-05T17:46:00Z" w16du:dateUtc="2026-06-05T21:46:00Z"/>
        </w:rPr>
      </w:pPr>
    </w:p>
    <w:p w14:paraId="16E0D36D" w14:textId="02B708AF" w:rsidR="00DD2BCA" w:rsidDel="009B2A0D" w:rsidRDefault="00DD2BCA" w:rsidP="001A4050">
      <w:pPr>
        <w:pStyle w:val="Heading5"/>
        <w:numPr>
          <w:ilvl w:val="4"/>
          <w:numId w:val="15"/>
        </w:numPr>
        <w:rPr>
          <w:del w:id="5640" w:author="Fernandes, Richard (he, him, his | il, le, lui)" w:date="2026-06-05T17:46:00Z" w16du:dateUtc="2026-06-05T21:46:00Z"/>
        </w:rPr>
      </w:pPr>
      <w:del w:id="5641" w:author="Fernandes, Richard (he, him, his | il, le, lui)" w:date="2026-06-05T17:46:00Z" w16du:dateUtc="2026-06-05T21:46:00Z">
        <w:r w:rsidDel="009B2A0D">
          <w:delText>Multivariate  Linear Models</w:delText>
        </w:r>
      </w:del>
    </w:p>
    <w:p w14:paraId="4A1BC2F4" w14:textId="42D4E5D6" w:rsidR="00DD2BCA" w:rsidDel="009B2A0D" w:rsidRDefault="00DD2BCA" w:rsidP="00DD2BCA">
      <w:pPr>
        <w:rPr>
          <w:del w:id="5642" w:author="Fernandes, Richard (he, him, his | il, le, lui)" w:date="2026-06-05T17:46:00Z" w16du:dateUtc="2026-06-05T21:46:00Z"/>
        </w:rPr>
      </w:pPr>
    </w:p>
    <w:p w14:paraId="2612F9FC" w14:textId="238A2B98" w:rsidR="00DD2BCA" w:rsidDel="009B2A0D" w:rsidRDefault="00DD2BCA" w:rsidP="00DD2BCA">
      <w:pPr>
        <w:rPr>
          <w:del w:id="5643" w:author="Fernandes, Richard (he, him, his | il, le, lui)" w:date="2026-06-05T17:46:00Z" w16du:dateUtc="2026-06-05T21:46:00Z"/>
        </w:rPr>
      </w:pPr>
      <w:del w:id="5644" w:author="Fernandes, Richard (he, him, his | il, le, lui)" w:date="2026-06-05T17:46:00Z" w16du:dateUtc="2026-06-05T21:46:00Z">
        <w:r w:rsidDel="009B2A0D">
          <w:delText>Multivariate models are required when expert knowledge does not indicate a univariate linear relationship.</w:delText>
        </w:r>
      </w:del>
    </w:p>
    <w:p w14:paraId="410D0F3D" w14:textId="06B73293" w:rsidR="00DD2BCA" w:rsidDel="009B2A0D" w:rsidRDefault="00DD2BCA" w:rsidP="00DD2BCA">
      <w:pPr>
        <w:rPr>
          <w:del w:id="5645" w:author="Fernandes, Richard (he, him, his | il, le, lui)" w:date="2026-06-05T17:46:00Z" w16du:dateUtc="2026-06-05T21:46:00Z"/>
        </w:rPr>
      </w:pPr>
    </w:p>
    <w:p w14:paraId="2D0E7712" w14:textId="72AF7754" w:rsidR="00DD2BCA" w:rsidDel="009B2A0D" w:rsidRDefault="00DD2BCA" w:rsidP="001A4050">
      <w:pPr>
        <w:pStyle w:val="Heading6"/>
        <w:numPr>
          <w:ilvl w:val="5"/>
          <w:numId w:val="15"/>
        </w:numPr>
        <w:rPr>
          <w:del w:id="5646" w:author="Fernandes, Richard (he, him, his | il, le, lui)" w:date="2026-06-05T17:46:00Z" w16du:dateUtc="2026-06-05T21:46:00Z"/>
        </w:rPr>
      </w:pPr>
      <w:del w:id="5647" w:author="Fernandes, Richard (he, him, his | il, le, lui)" w:date="2026-06-05T17:46:00Z" w16du:dateUtc="2026-06-05T21:46:00Z">
        <w:r w:rsidDel="009B2A0D">
          <w:delText>Dealing with Regressor Measurement Error</w:delText>
        </w:r>
      </w:del>
    </w:p>
    <w:p w14:paraId="1EFAB433" w14:textId="5081CF65" w:rsidR="00DD2BCA" w:rsidDel="009B2A0D" w:rsidRDefault="00DD2BCA" w:rsidP="00DD2BCA">
      <w:pPr>
        <w:rPr>
          <w:del w:id="5648" w:author="Fernandes, Richard (he, him, his | il, le, lui)" w:date="2026-06-05T17:46:00Z" w16du:dateUtc="2026-06-05T21:46:00Z"/>
        </w:rPr>
      </w:pPr>
    </w:p>
    <w:p w14:paraId="12DFC705" w14:textId="565B1569" w:rsidR="00DD2BCA" w:rsidDel="009B2A0D" w:rsidRDefault="00DD2BCA" w:rsidP="00DD2BCA">
      <w:pPr>
        <w:rPr>
          <w:del w:id="5649" w:author="Fernandes, Richard (he, him, his | il, le, lui)" w:date="2026-06-05T17:46:00Z" w16du:dateUtc="2026-06-05T21:46:00Z"/>
        </w:rPr>
      </w:pPr>
      <w:del w:id="5650" w:author="Fernandes, Richard (he, him, his | il, le, lui)" w:date="2026-06-05T17:46:00Z" w16du:dateUtc="2026-06-05T21:46:00Z">
        <w:r w:rsidDel="009B2A0D">
          <w:delText>In other cases, the calibration database can be augmented with measurements o</w:delText>
        </w:r>
        <w:r w:rsidR="00A86567" w:rsidDel="009B2A0D">
          <w:delText>f</w:delText>
        </w:r>
        <w:r w:rsidDel="009B2A0D">
          <w:delText xml:space="preserve"> which synthetic error is added.  If so, the regression confidence interval should be increased  ](first approximation is </w:delText>
        </w:r>
        <w:r w:rsidR="00A86567" w:rsidDel="009B2A0D">
          <w:delText>ratio</w:delText>
        </w:r>
        <w:r w:rsidDel="009B2A0D">
          <w:delText xml:space="preserve"> of the square root of augmented measurements to </w:delText>
        </w:r>
        <w:r w:rsidR="00A86567" w:rsidDel="009B2A0D">
          <w:delText>square</w:delText>
        </w:r>
        <w:r w:rsidDel="009B2A0D">
          <w:delText xml:space="preserve"> root of initial measurements).</w:delText>
        </w:r>
      </w:del>
    </w:p>
    <w:p w14:paraId="2DE2D107" w14:textId="7F5138C7" w:rsidR="00DD2BCA" w:rsidDel="009B2A0D" w:rsidRDefault="00DD2BCA" w:rsidP="00DD2BCA">
      <w:pPr>
        <w:rPr>
          <w:del w:id="5651" w:author="Fernandes, Richard (he, him, his | il, le, lui)" w:date="2026-06-05T17:46:00Z" w16du:dateUtc="2026-06-05T21:46:00Z"/>
        </w:rPr>
      </w:pPr>
    </w:p>
    <w:p w14:paraId="7179B495" w14:textId="0ACEB243" w:rsidR="00DD2BCA" w:rsidDel="009B2A0D" w:rsidRDefault="00DD2BCA" w:rsidP="001A4050">
      <w:pPr>
        <w:pStyle w:val="Heading6"/>
        <w:numPr>
          <w:ilvl w:val="5"/>
          <w:numId w:val="15"/>
        </w:numPr>
        <w:rPr>
          <w:del w:id="5652" w:author="Fernandes, Richard (he, him, his | il, le, lui)" w:date="2026-06-05T17:46:00Z" w16du:dateUtc="2026-06-05T21:46:00Z"/>
        </w:rPr>
      </w:pPr>
      <w:del w:id="5653" w:author="Fernandes, Richard (he, him, his | il, le, lui)" w:date="2026-06-05T17:46:00Z" w16du:dateUtc="2026-06-05T21:46:00Z">
        <w:r w:rsidDel="009B2A0D">
          <w:delText>Feature Selection</w:delText>
        </w:r>
      </w:del>
    </w:p>
    <w:p w14:paraId="6511BD6D" w14:textId="36997321" w:rsidR="00DD2BCA" w:rsidDel="009B2A0D" w:rsidRDefault="00DD2BCA" w:rsidP="00DD2BCA">
      <w:pPr>
        <w:rPr>
          <w:del w:id="5654" w:author="Fernandes, Richard (he, him, his | il, le, lui)" w:date="2026-06-05T17:46:00Z" w16du:dateUtc="2026-06-05T21:46:00Z"/>
        </w:rPr>
      </w:pPr>
    </w:p>
    <w:p w14:paraId="749CDDD4" w14:textId="0B63D277" w:rsidR="00DD2BCA" w:rsidDel="009B2A0D" w:rsidRDefault="00DD2BCA" w:rsidP="00DD2BCA">
      <w:pPr>
        <w:rPr>
          <w:del w:id="5655" w:author="Fernandes, Richard (he, him, his | il, le, lui)" w:date="2026-06-05T17:46:00Z" w16du:dateUtc="2026-06-05T21:46:00Z"/>
        </w:rPr>
      </w:pPr>
      <w:del w:id="5656" w:author="Fernandes, Richard (he, him, his | il, le, lui)" w:date="2026-06-05T17:46:00Z" w16du:dateUtc="2026-06-05T21:46:00Z">
        <w:r w:rsidDel="009B2A0D">
          <w:delText>It is preferrable to use models that have a low intrinsic dimensionality of input features to maximize the likelihood future measurements of regressors are within the convex hull of the calibration dataset regressors.  We test:</w:delText>
        </w:r>
      </w:del>
    </w:p>
    <w:p w14:paraId="40F7090C" w14:textId="0F8DD94E" w:rsidR="00DD2BCA" w:rsidDel="009B2A0D" w:rsidRDefault="00DD2BCA" w:rsidP="00DD2BCA">
      <w:pPr>
        <w:rPr>
          <w:del w:id="5657" w:author="Fernandes, Richard (he, him, his | il, le, lui)" w:date="2026-06-05T17:46:00Z" w16du:dateUtc="2026-06-05T21:46:00Z"/>
        </w:rPr>
      </w:pPr>
    </w:p>
    <w:p w14:paraId="6022F516" w14:textId="66FE045D" w:rsidR="00DD2BCA" w:rsidDel="009B2A0D" w:rsidRDefault="00DD2BCA" w:rsidP="001A4050">
      <w:pPr>
        <w:pStyle w:val="ListParagraph"/>
        <w:numPr>
          <w:ilvl w:val="3"/>
          <w:numId w:val="7"/>
        </w:numPr>
        <w:rPr>
          <w:del w:id="5658" w:author="Fernandes, Richard (he, him, his | il, le, lui)" w:date="2026-06-05T17:46:00Z" w16du:dateUtc="2026-06-05T21:46:00Z"/>
        </w:rPr>
      </w:pPr>
      <w:del w:id="5659" w:author="Fernandes, Richard (he, him, his | il, le, lui)" w:date="2026-06-05T17:46:00Z" w16du:dateUtc="2026-06-05T21:46:00Z">
        <w:r w:rsidDel="009B2A0D">
          <w:delText xml:space="preserve"> LASSO based on a library of vegetation indices</w:delText>
        </w:r>
      </w:del>
    </w:p>
    <w:p w14:paraId="38214421" w14:textId="534E2FF0" w:rsidR="00DD2BCA" w:rsidDel="009B2A0D" w:rsidRDefault="00DD2BCA" w:rsidP="001A4050">
      <w:pPr>
        <w:pStyle w:val="ListParagraph"/>
        <w:numPr>
          <w:ilvl w:val="3"/>
          <w:numId w:val="7"/>
        </w:numPr>
        <w:rPr>
          <w:del w:id="5660" w:author="Fernandes, Richard (he, him, his | il, le, lui)" w:date="2026-06-05T17:46:00Z" w16du:dateUtc="2026-06-05T21:46:00Z"/>
        </w:rPr>
      </w:pPr>
      <w:del w:id="5661" w:author="Fernandes, Richard (he, him, his | il, le, lui)" w:date="2026-06-05T17:46:00Z" w16du:dateUtc="2026-06-05T21:46:00Z">
        <w:r w:rsidDel="009B2A0D">
          <w:delText>Taking the hidden layer of the SL2P networks for LAI/FAPAR.</w:delText>
        </w:r>
      </w:del>
    </w:p>
    <w:p w14:paraId="6F3F787B" w14:textId="6F0AB983" w:rsidR="00DD2BCA" w:rsidDel="009B2A0D" w:rsidRDefault="00DD2BCA" w:rsidP="001A4050">
      <w:pPr>
        <w:pStyle w:val="ListParagraph"/>
        <w:numPr>
          <w:ilvl w:val="3"/>
          <w:numId w:val="7"/>
        </w:numPr>
        <w:rPr>
          <w:del w:id="5662" w:author="Fernandes, Richard (he, him, his | il, le, lui)" w:date="2026-06-05T17:46:00Z" w16du:dateUtc="2026-06-05T21:46:00Z"/>
        </w:rPr>
      </w:pPr>
      <w:del w:id="5663" w:author="Fernandes, Richard (he, him, his | il, le, lui)" w:date="2026-06-05T17:46:00Z" w16du:dateUtc="2026-06-05T21:46:00Z">
        <w:r w:rsidDel="009B2A0D">
          <w:delText>Others …</w:delText>
        </w:r>
      </w:del>
    </w:p>
    <w:p w14:paraId="70FE065C" w14:textId="097BC291" w:rsidR="00DD2BCA" w:rsidDel="009B2A0D" w:rsidRDefault="00DD2BCA" w:rsidP="00DD2BCA">
      <w:pPr>
        <w:rPr>
          <w:del w:id="5664" w:author="Fernandes, Richard (he, him, his | il, le, lui)" w:date="2026-06-05T17:46:00Z" w16du:dateUtc="2026-06-05T21:46:00Z"/>
        </w:rPr>
      </w:pPr>
    </w:p>
    <w:p w14:paraId="5C46E50A" w14:textId="6BE3DE69" w:rsidR="00DD2BCA" w:rsidDel="009B2A0D" w:rsidRDefault="00DD2BCA" w:rsidP="00DD2BCA">
      <w:pPr>
        <w:rPr>
          <w:del w:id="5665" w:author="Fernandes, Richard (he, him, his | il, le, lui)" w:date="2026-06-05T17:46:00Z" w16du:dateUtc="2026-06-05T21:46:00Z"/>
        </w:rPr>
      </w:pPr>
    </w:p>
    <w:p w14:paraId="26CDA6F2" w14:textId="4681D8B5" w:rsidR="00DD2BCA" w:rsidDel="009B2A0D" w:rsidRDefault="00DD2BCA" w:rsidP="001A4050">
      <w:pPr>
        <w:pStyle w:val="Heading6"/>
        <w:numPr>
          <w:ilvl w:val="5"/>
          <w:numId w:val="15"/>
        </w:numPr>
        <w:rPr>
          <w:del w:id="5666" w:author="Fernandes, Richard (he, him, his | il, le, lui)" w:date="2026-06-05T17:46:00Z" w16du:dateUtc="2026-06-05T21:46:00Z"/>
        </w:rPr>
      </w:pPr>
      <w:del w:id="5667" w:author="Fernandes, Richard (he, him, his | il, le, lui)" w:date="2026-06-05T17:46:00Z" w16du:dateUtc="2026-06-05T21:46:00Z">
        <w:r w:rsidDel="009B2A0D">
          <w:delText>Regression Model</w:delText>
        </w:r>
      </w:del>
    </w:p>
    <w:p w14:paraId="3A8A647C" w14:textId="7E638200" w:rsidR="00DD2BCA" w:rsidDel="009B2A0D" w:rsidRDefault="00DD2BCA" w:rsidP="00DD2BCA">
      <w:pPr>
        <w:rPr>
          <w:del w:id="5668" w:author="Fernandes, Richard (he, him, his | il, le, lui)" w:date="2026-06-05T17:46:00Z" w16du:dateUtc="2026-06-05T21:46:00Z"/>
        </w:rPr>
      </w:pPr>
    </w:p>
    <w:p w14:paraId="6A3DC954" w14:textId="0B6A8B5A" w:rsidR="00DD2BCA" w:rsidDel="009B2A0D" w:rsidRDefault="00DD2BCA" w:rsidP="00DD2BCA">
      <w:pPr>
        <w:rPr>
          <w:del w:id="5669" w:author="Fernandes, Richard (he, him, his | il, le, lui)" w:date="2026-06-05T17:46:00Z" w16du:dateUtc="2026-06-05T21:46:00Z"/>
        </w:rPr>
      </w:pPr>
      <w:del w:id="5670" w:author="Fernandes, Richard (he, him, his | il, le, lui)" w:date="2026-06-05T17:46:00Z" w16du:dateUtc="2026-06-05T21:46:00Z">
        <w:r w:rsidDel="009B2A0D">
          <w:delText>Maybe  site specific GPRs since Grounded EO shows it is reasonable.</w:delText>
        </w:r>
      </w:del>
    </w:p>
    <w:p w14:paraId="5F618503" w14:textId="1170AFD9" w:rsidR="00DD2BCA" w:rsidDel="009B2A0D" w:rsidRDefault="00DD2BCA" w:rsidP="00DD2BCA">
      <w:pPr>
        <w:rPr>
          <w:del w:id="5671" w:author="Fernandes, Richard (he, him, his | il, le, lui)" w:date="2026-06-05T17:46:00Z" w16du:dateUtc="2026-06-05T21:46:00Z"/>
        </w:rPr>
      </w:pPr>
    </w:p>
    <w:p w14:paraId="3B38BAB4" w14:textId="26EF4B70" w:rsidR="00DD2BCA" w:rsidDel="009B2A0D" w:rsidRDefault="00DD2BCA" w:rsidP="00DD2BCA">
      <w:pPr>
        <w:rPr>
          <w:del w:id="5672" w:author="Fernandes, Richard (he, him, his | il, le, lui)" w:date="2026-06-05T17:46:00Z" w16du:dateUtc="2026-06-05T21:46:00Z"/>
        </w:rPr>
      </w:pPr>
      <w:del w:id="5673" w:author="Fernandes, Richard (he, him, his | il, le, lui)" w:date="2026-06-05T17:46:00Z" w16du:dateUtc="2026-06-05T21:46:00Z">
        <w:r w:rsidDel="009B2A0D">
          <w:delText>Figure: Example of this over neon site with S2 LAI and FAPAR.</w:delText>
        </w:r>
      </w:del>
    </w:p>
    <w:p w14:paraId="0A5F537A" w14:textId="452DD949" w:rsidR="00DD2BCA" w:rsidDel="009B2A0D" w:rsidRDefault="00DD2BCA" w:rsidP="00DD2BCA">
      <w:pPr>
        <w:rPr>
          <w:del w:id="5674" w:author="Fernandes, Richard (he, him, his | il, le, lui)" w:date="2026-06-05T17:46:00Z" w16du:dateUtc="2026-06-05T21:46:00Z"/>
        </w:rPr>
      </w:pPr>
    </w:p>
    <w:p w14:paraId="7F6D013A" w14:textId="0AF597F2" w:rsidR="00CB75FC" w:rsidDel="009B2A0D" w:rsidRDefault="00CB75FC">
      <w:pPr>
        <w:pBdr>
          <w:top w:val="nil"/>
          <w:left w:val="nil"/>
          <w:bottom w:val="nil"/>
          <w:right w:val="nil"/>
          <w:between w:val="nil"/>
        </w:pBdr>
        <w:ind w:left="2160"/>
        <w:rPr>
          <w:del w:id="5675" w:author="Fernandes, Richard (he, him, his | il, le, lui)" w:date="2026-06-05T17:46:00Z" w16du:dateUtc="2026-06-05T21:46:00Z"/>
          <w:color w:val="000000"/>
        </w:rPr>
      </w:pPr>
    </w:p>
    <w:p w14:paraId="7F6D013B" w14:textId="53BEA4EF" w:rsidR="00CB75FC" w:rsidDel="009B2A0D" w:rsidRDefault="00D8059B" w:rsidP="001A4050">
      <w:pPr>
        <w:pStyle w:val="Heading3"/>
        <w:numPr>
          <w:ilvl w:val="2"/>
          <w:numId w:val="15"/>
        </w:numPr>
        <w:rPr>
          <w:del w:id="5676" w:author="Fernandes, Richard (he, him, his | il, le, lui)" w:date="2026-06-05T17:46:00Z" w16du:dateUtc="2026-06-05T21:46:00Z"/>
        </w:rPr>
      </w:pPr>
      <w:commentRangeStart w:id="5677"/>
      <w:del w:id="5678" w:author="Fernandes, Richard (he, him, his | il, le, lui)" w:date="2026-06-05T17:46:00Z" w16du:dateUtc="2026-06-05T21:46:00Z">
        <w:r w:rsidDel="009B2A0D">
          <w:delText>Matchup Uncertainty</w:delText>
        </w:r>
        <w:commentRangeEnd w:id="5677"/>
        <w:r w:rsidDel="009B2A0D">
          <w:rPr>
            <w:rStyle w:val="CommentReference"/>
            <w:sz w:val="40"/>
            <w:szCs w:val="40"/>
          </w:rPr>
          <w:commentReference w:id="5677"/>
        </w:r>
      </w:del>
    </w:p>
    <w:p w14:paraId="7F6D013C" w14:textId="53CA3452" w:rsidR="00CB75FC" w:rsidDel="009B2A0D" w:rsidRDefault="00CB75FC">
      <w:pPr>
        <w:rPr>
          <w:del w:id="5679" w:author="Fernandes, Richard (he, him, his | il, le, lui)" w:date="2026-06-05T17:46:00Z" w16du:dateUtc="2026-06-05T21:46:00Z"/>
        </w:rPr>
      </w:pPr>
    </w:p>
    <w:p w14:paraId="7F6D013D" w14:textId="3008BF4D" w:rsidR="00CB75FC" w:rsidDel="009B2A0D" w:rsidRDefault="00D8059B">
      <w:pPr>
        <w:rPr>
          <w:del w:id="5680" w:author="Fernandes, Richard (he, him, his | il, le, lui)" w:date="2026-06-05T17:46:00Z" w16du:dateUtc="2026-06-05T21:46:00Z"/>
        </w:rPr>
      </w:pPr>
      <w:del w:id="5681" w:author="Fernandes, Richard (he, him, his | il, le, lui)" w:date="2026-06-05T17:46:00Z" w16du:dateUtc="2026-06-05T21:46:00Z">
        <w:r w:rsidDel="009B2A0D">
          <w:delText xml:space="preserve">Matchups correspond to assessment units (AU) corresponding to intervals in space and time that include either FRM or FRE from ESUs in the AU and product measurements in the AU.  For </w:delText>
        </w:r>
      </w:del>
      <w:customXmlDelRangeStart w:id="5682" w:author="Fernandes, Richard (he, him, his | il, le, lui)" w:date="2026-06-05T17:46:00Z"/>
      <w:sdt>
        <w:sdtPr>
          <w:tag w:val="goog_rdk_68"/>
          <w:id w:val="1669018345"/>
        </w:sdtPr>
        <w:sdtEndPr/>
        <w:sdtContent>
          <w:customXmlDelRangeEnd w:id="5682"/>
          <w:commentRangeStart w:id="5683"/>
          <w:customXmlDelRangeStart w:id="5684" w:author="Fernandes, Richard (he, him, his | il, le, lui)" w:date="2026-06-05T17:46:00Z"/>
        </w:sdtContent>
      </w:sdt>
      <w:customXmlDelRangeEnd w:id="5684"/>
      <w:del w:id="5685" w:author="Fernandes, Richard (he, him, his | il, le, lui)" w:date="2026-06-05T17:46:00Z" w16du:dateUtc="2026-06-05T21:46:00Z">
        <w:r w:rsidDel="009B2A0D">
          <w:delText xml:space="preserve">convenience the AU corresponds closely to the target MMU of 100m x 100m.  </w:delText>
        </w:r>
        <w:commentRangeEnd w:id="5683"/>
        <w:r w:rsidDel="009B2A0D">
          <w:rPr>
            <w:rStyle w:val="CommentReference"/>
            <w:sz w:val="40"/>
            <w:szCs w:val="40"/>
          </w:rPr>
          <w:commentReference w:id="5683"/>
        </w:r>
      </w:del>
    </w:p>
    <w:p w14:paraId="7F6D013E" w14:textId="5A9FB188" w:rsidR="00CB75FC" w:rsidDel="009B2A0D" w:rsidRDefault="00CB75FC">
      <w:pPr>
        <w:rPr>
          <w:del w:id="5686" w:author="Fernandes, Richard (he, him, his | il, le, lui)" w:date="2026-06-05T17:46:00Z" w16du:dateUtc="2026-06-05T21:46:00Z"/>
        </w:rPr>
      </w:pPr>
    </w:p>
    <w:p w14:paraId="7F6D013F" w14:textId="0221BD3E" w:rsidR="00CB75FC" w:rsidDel="009B2A0D" w:rsidRDefault="00D8059B">
      <w:pPr>
        <w:rPr>
          <w:del w:id="5687" w:author="Fernandes, Richard (he, him, his | il, le, lui)" w:date="2026-06-05T17:46:00Z" w16du:dateUtc="2026-06-05T21:46:00Z"/>
        </w:rPr>
      </w:pPr>
      <w:del w:id="5688" w:author="Fernandes, Richard (he, him, his | il, le, lui)" w:date="2026-06-05T17:46:00Z" w16du:dateUtc="2026-06-05T21:46:00Z">
        <w:r w:rsidDel="009B2A0D">
          <w:delText>The uncertainty of residuals over an AU between product and reference estimates is modelled as a function of independent sources:</w:delText>
        </w:r>
      </w:del>
    </w:p>
    <w:p w14:paraId="7F6D0140" w14:textId="4D5461B8" w:rsidR="00CB75FC" w:rsidDel="009B2A0D" w:rsidRDefault="00D8059B" w:rsidP="001A4050">
      <w:pPr>
        <w:numPr>
          <w:ilvl w:val="0"/>
          <w:numId w:val="3"/>
        </w:numPr>
        <w:pBdr>
          <w:top w:val="nil"/>
          <w:left w:val="nil"/>
          <w:bottom w:val="nil"/>
          <w:right w:val="nil"/>
          <w:between w:val="nil"/>
        </w:pBdr>
        <w:spacing w:after="0"/>
        <w:rPr>
          <w:del w:id="5689" w:author="Fernandes, Richard (he, him, his | il, le, lui)" w:date="2026-06-05T17:46:00Z" w16du:dateUtc="2026-06-05T21:46:00Z"/>
        </w:rPr>
      </w:pPr>
      <w:del w:id="5690" w:author="Fernandes, Richard (he, him, his | il, le, lui)" w:date="2026-06-05T17:46:00Z" w16du:dateUtc="2026-06-05T21:46:00Z">
        <w:r w:rsidDel="009B2A0D">
          <w:rPr>
            <w:color w:val="000000"/>
          </w:rPr>
          <w:delText xml:space="preserve">Within AU variability.  This corresponds to the Euclidean sum of the standard error of PM and RM in the AU across space and time.   </w:delText>
        </w:r>
      </w:del>
    </w:p>
    <w:p w14:paraId="7F6D0141" w14:textId="780B8CE6" w:rsidR="00CB75FC" w:rsidDel="009B2A0D" w:rsidRDefault="00D8059B" w:rsidP="001A4050">
      <w:pPr>
        <w:numPr>
          <w:ilvl w:val="0"/>
          <w:numId w:val="3"/>
        </w:numPr>
        <w:pBdr>
          <w:top w:val="nil"/>
          <w:left w:val="nil"/>
          <w:bottom w:val="nil"/>
          <w:right w:val="nil"/>
          <w:between w:val="nil"/>
        </w:pBdr>
        <w:spacing w:after="0"/>
        <w:rPr>
          <w:del w:id="5691" w:author="Fernandes, Richard (he, him, his | il, le, lui)" w:date="2026-06-05T17:46:00Z" w16du:dateUtc="2026-06-05T21:46:00Z"/>
        </w:rPr>
      </w:pPr>
      <w:del w:id="5692" w:author="Fernandes, Richard (he, him, his | il, le, lui)" w:date="2026-06-05T17:46:00Z" w16du:dateUtc="2026-06-05T21:46:00Z">
        <w:r w:rsidDel="009B2A0D">
          <w:rPr>
            <w:color w:val="000000"/>
          </w:rPr>
          <w:delText>Geolocation error: This corresponds to geolocation uncertainty of the product mapping units (PMU) considered in the match up.  Geolocation uncertainty can be assessed by shifting the PMU relative to the AU (</w:delText>
        </w:r>
        <w:r w:rsidRPr="00EA6B8E" w:rsidDel="009B2A0D">
          <w:rPr>
            <w:color w:val="000000"/>
            <w:highlight w:val="yellow"/>
          </w:rPr>
          <w:delText>Type A</w:delText>
        </w:r>
        <w:r w:rsidDel="009B2A0D">
          <w:rPr>
            <w:color w:val="000000"/>
          </w:rPr>
          <w:delText>) or, for very uniform large regions, can be assumed zero (Type B).</w:delText>
        </w:r>
      </w:del>
    </w:p>
    <w:p w14:paraId="7F6D0142" w14:textId="430EC4C2" w:rsidR="00CB75FC" w:rsidDel="009B2A0D" w:rsidRDefault="00D8059B" w:rsidP="001A4050">
      <w:pPr>
        <w:numPr>
          <w:ilvl w:val="0"/>
          <w:numId w:val="3"/>
        </w:numPr>
        <w:pBdr>
          <w:top w:val="nil"/>
          <w:left w:val="nil"/>
          <w:bottom w:val="nil"/>
          <w:right w:val="nil"/>
          <w:between w:val="nil"/>
        </w:pBdr>
        <w:spacing w:after="0"/>
        <w:rPr>
          <w:del w:id="5693" w:author="Fernandes, Richard (he, him, his | il, le, lui)" w:date="2026-06-05T17:46:00Z" w16du:dateUtc="2026-06-05T21:46:00Z"/>
        </w:rPr>
      </w:pPr>
      <w:del w:id="5694" w:author="Fernandes, Richard (he, him, his | il, le, lui)" w:date="2026-06-05T17:46:00Z" w16du:dateUtc="2026-06-05T21:46:00Z">
        <w:r w:rsidDel="009B2A0D">
          <w:rPr>
            <w:color w:val="000000"/>
          </w:rPr>
          <w:delText>Temporal mismatch error:  This corresponds to the inclusion of PM for which the RM are not representative due to differences in time.  The temporal matching error can be quantified by comparing residuals as a function of time interval.</w:delText>
        </w:r>
      </w:del>
    </w:p>
    <w:p w14:paraId="7F6D0143" w14:textId="289F18AD" w:rsidR="00CB75FC" w:rsidDel="009B2A0D" w:rsidRDefault="00CB75FC">
      <w:pPr>
        <w:pBdr>
          <w:top w:val="nil"/>
          <w:left w:val="nil"/>
          <w:bottom w:val="nil"/>
          <w:right w:val="nil"/>
          <w:between w:val="nil"/>
        </w:pBdr>
        <w:spacing w:after="0"/>
        <w:ind w:left="1440"/>
        <w:rPr>
          <w:del w:id="5695" w:author="Fernandes, Richard (he, him, his | il, le, lui)" w:date="2026-06-05T17:46:00Z" w16du:dateUtc="2026-06-05T21:46:00Z"/>
          <w:color w:val="000000"/>
        </w:rPr>
      </w:pPr>
    </w:p>
    <w:p w14:paraId="7F6D0144" w14:textId="7200FD4B" w:rsidR="00CB75FC" w:rsidDel="009B2A0D" w:rsidRDefault="00DD64EF">
      <w:pPr>
        <w:pBdr>
          <w:top w:val="nil"/>
          <w:left w:val="nil"/>
          <w:bottom w:val="nil"/>
          <w:right w:val="nil"/>
          <w:between w:val="nil"/>
        </w:pBdr>
        <w:rPr>
          <w:del w:id="5696" w:author="Fernandes, Richard (he, him, his | il, le, lui)" w:date="2026-06-05T17:46:00Z" w16du:dateUtc="2026-06-05T21:46:00Z"/>
          <w:color w:val="000000"/>
        </w:rPr>
      </w:pPr>
      <w:customXmlDelRangeStart w:id="5697" w:author="Fernandes, Richard (he, him, his | il, le, lui)" w:date="2026-06-05T17:46:00Z"/>
      <w:sdt>
        <w:sdtPr>
          <w:tag w:val="goog_rdk_69"/>
          <w:id w:val="-507415532"/>
        </w:sdtPr>
        <w:sdtEndPr/>
        <w:sdtContent>
          <w:customXmlDelRangeEnd w:id="5697"/>
          <w:commentRangeStart w:id="5698"/>
          <w:customXmlDelRangeStart w:id="5699" w:author="Fernandes, Richard (he, him, his | il, le, lui)" w:date="2026-06-05T17:46:00Z"/>
        </w:sdtContent>
      </w:sdt>
      <w:customXmlDelRangeEnd w:id="5699"/>
      <w:del w:id="5700" w:author="Fernandes, Richard (he, him, his | il, le, lui)" w:date="2026-06-05T17:46:00Z" w16du:dateUtc="2026-06-05T21:46:00Z">
        <w:r w:rsidR="00D8059B" w:rsidDel="009B2A0D">
          <w:rPr>
            <w:color w:val="000000"/>
          </w:rPr>
          <w:delText>Previous studies have used robust statistics to estimate residuals over an AU as a function of punctual residuals between RM and PM for overlapping ESUs and PMUs contained in the AU.  For example, Fernandes et al. (2024) used the a trimmed mean that essentially assumes very large residuals are due to poor temporal or spatial matches.  Here we will assess this strategy by comparing residuals for different temporal windows and residuals for small temporal windows but based on modelled AU footprints based on canopy height versus nominal footprints corresponding to the MMU (100m x 100m).</w:delText>
        </w:r>
        <w:commentRangeEnd w:id="5698"/>
        <w:r w:rsidR="00D8059B" w:rsidDel="009B2A0D">
          <w:rPr>
            <w:rStyle w:val="CommentReference"/>
            <w:color w:val="000000"/>
            <w:sz w:val="40"/>
            <w:szCs w:val="40"/>
          </w:rPr>
          <w:commentReference w:id="5698"/>
        </w:r>
      </w:del>
    </w:p>
    <w:p w14:paraId="7F6D0145" w14:textId="2B022AA5" w:rsidR="00CB75FC" w:rsidDel="009B2A0D" w:rsidRDefault="00CB75FC">
      <w:pPr>
        <w:rPr>
          <w:del w:id="5701" w:author="Fernandes, Richard (he, him, his | il, le, lui)" w:date="2026-06-05T17:46:00Z" w16du:dateUtc="2026-06-05T21:46:00Z"/>
        </w:rPr>
      </w:pPr>
    </w:p>
    <w:p w14:paraId="7F6D0146" w14:textId="0D2AD449" w:rsidR="00CB75FC" w:rsidDel="009B2A0D" w:rsidRDefault="00CB75FC">
      <w:pPr>
        <w:pBdr>
          <w:top w:val="nil"/>
          <w:left w:val="nil"/>
          <w:bottom w:val="nil"/>
          <w:right w:val="nil"/>
          <w:between w:val="nil"/>
        </w:pBdr>
        <w:ind w:left="720"/>
        <w:rPr>
          <w:del w:id="5702" w:author="Fernandes, Richard (he, him, his | il, le, lui)" w:date="2026-06-05T17:46:00Z" w16du:dateUtc="2026-06-05T21:46:00Z"/>
          <w:color w:val="000000"/>
        </w:rPr>
      </w:pPr>
    </w:p>
    <w:p w14:paraId="7F6D0147" w14:textId="1702C918" w:rsidR="00CB75FC" w:rsidDel="009B2A0D" w:rsidRDefault="00D8059B" w:rsidP="001A4050">
      <w:pPr>
        <w:pStyle w:val="Heading2"/>
        <w:numPr>
          <w:ilvl w:val="1"/>
          <w:numId w:val="15"/>
        </w:numPr>
        <w:rPr>
          <w:del w:id="5703" w:author="Fernandes, Richard (he, him, his | il, le, lui)" w:date="2026-06-05T17:46:00Z" w16du:dateUtc="2026-06-05T21:46:00Z"/>
        </w:rPr>
      </w:pPr>
      <w:del w:id="5704" w:author="Fernandes, Richard (he, him, his | il, le, lui)" w:date="2026-06-05T17:46:00Z" w16du:dateUtc="2026-06-05T21:46:00Z">
        <w:r w:rsidDel="009B2A0D">
          <w:delText xml:space="preserve">Analysis </w:delText>
        </w:r>
      </w:del>
    </w:p>
    <w:p w14:paraId="7F6D0148" w14:textId="60E96473" w:rsidR="00CB75FC" w:rsidDel="009B2A0D" w:rsidRDefault="00CB75FC">
      <w:pPr>
        <w:rPr>
          <w:del w:id="5705" w:author="Fernandes, Richard (he, him, his | il, le, lui)" w:date="2026-06-05T17:46:00Z" w16du:dateUtc="2026-06-05T21:46:00Z"/>
        </w:rPr>
      </w:pPr>
    </w:p>
    <w:p w14:paraId="0DE80ABA" w14:textId="15FD65D7" w:rsidR="005311B3" w:rsidDel="009B2A0D" w:rsidRDefault="00D8059B">
      <w:pPr>
        <w:rPr>
          <w:del w:id="5706" w:author="Fernandes, Richard (he, him, his | il, le, lui)" w:date="2026-06-05T17:46:00Z" w16du:dateUtc="2026-06-05T21:46:00Z"/>
        </w:rPr>
      </w:pPr>
      <w:del w:id="5707" w:author="Fernandes, Richard (he, him, his | il, le, lui)" w:date="2026-06-05T17:46:00Z" w16du:dateUtc="2026-06-05T21:46:00Z">
        <w:r w:rsidDel="009B2A0D">
          <w:delText>The analysis protocol specifies the method for estimating validation statistics</w:delText>
        </w:r>
        <w:r w:rsidR="005311B3" w:rsidDel="009B2A0D">
          <w:delText xml:space="preserve">.  </w:delText>
        </w:r>
      </w:del>
    </w:p>
    <w:p w14:paraId="322C7CA2" w14:textId="3538AC2B" w:rsidR="005311B3" w:rsidDel="009B2A0D" w:rsidRDefault="005311B3">
      <w:pPr>
        <w:rPr>
          <w:del w:id="5708" w:author="Fernandes, Richard (he, him, his | il, le, lui)" w:date="2026-06-05T17:46:00Z" w16du:dateUtc="2026-06-05T21:46:00Z"/>
        </w:rPr>
      </w:pPr>
    </w:p>
    <w:p w14:paraId="0FFA4126" w14:textId="4042881F" w:rsidR="00933C45" w:rsidDel="009B2A0D" w:rsidRDefault="00933C45" w:rsidP="00933C45">
      <w:pPr>
        <w:rPr>
          <w:del w:id="5709" w:author="Fernandes, Richard (he, him, his | il, le, lui)" w:date="2026-06-05T17:46:00Z" w16du:dateUtc="2026-06-05T21:46:00Z"/>
        </w:rPr>
      </w:pPr>
      <w:del w:id="5710" w:author="Fernandes, Richard (he, him, his | il, le, lui)" w:date="2026-06-05T17:46:00Z" w16du:dateUtc="2026-06-05T21:46:00Z">
        <w:r w:rsidDel="009B2A0D">
          <w:delText xml:space="preserve">The analysis protocol specifies the method for estimating validation statistics.  </w:delText>
        </w:r>
      </w:del>
    </w:p>
    <w:p w14:paraId="0EA213AB" w14:textId="536CDCAF" w:rsidR="00933C45" w:rsidDel="009B2A0D" w:rsidRDefault="00933C45" w:rsidP="00933C45">
      <w:pPr>
        <w:rPr>
          <w:del w:id="5711" w:author="Fernandes, Richard (he, him, his | il, le, lui)" w:date="2026-06-05T17:46:00Z" w16du:dateUtc="2026-06-05T21:46:00Z"/>
        </w:rPr>
      </w:pPr>
    </w:p>
    <w:p w14:paraId="7AD937D2" w14:textId="0DD35061" w:rsidR="00933C45" w:rsidDel="009B2A0D" w:rsidRDefault="00933C45" w:rsidP="00933C45">
      <w:pPr>
        <w:spacing w:line="360" w:lineRule="auto"/>
        <w:rPr>
          <w:del w:id="5712" w:author="Fernandes, Richard (he, him, his | il, le, lui)" w:date="2026-06-05T17:46:00Z" w16du:dateUtc="2026-06-05T21:46:00Z"/>
        </w:rPr>
      </w:pPr>
      <w:del w:id="5713" w:author="Fernandes, Richard (he, him, his | il, le, lui)" w:date="2026-06-05T17:46:00Z" w16du:dateUtc="2026-06-05T21:46:00Z">
        <w:r w:rsidDel="009B2A0D">
          <w:delText xml:space="preserve">GCOS requires </w:delText>
        </w:r>
      </w:del>
      <m:oMath>
        <m:r>
          <w:del w:id="5714" w:author="Fernandes, Richard (he, him, his | il, le, lui)" w:date="2026-06-05T17:46:00Z" w16du:dateUtc="2026-06-05T21:46:00Z">
            <w:rPr>
              <w:rFonts w:ascii="Cambria Math" w:hAnsi="Cambria Math"/>
            </w:rPr>
            <m:t>u</m:t>
          </w:del>
        </m:r>
      </m:oMath>
      <w:del w:id="5715" w:author="Fernandes, Richard (he, him, his | il, le, lui)" w:date="2026-06-05T17:46:00Z" w16du:dateUtc="2026-06-05T21:46:00Z">
        <w:r w:rsidDel="009B2A0D">
          <w:delText xml:space="preserve"> and  and </w:delText>
        </w:r>
      </w:del>
      <m:oMath>
        <m:r>
          <w:del w:id="5716" w:author="Fernandes, Richard (he, him, his | il, le, lui)" w:date="2026-06-05T17:46:00Z" w16du:dateUtc="2026-06-05T21:46:00Z">
            <w:rPr>
              <w:rFonts w:ascii="Cambria Math" w:hAnsi="Cambria Math"/>
            </w:rPr>
            <m:t>S</m:t>
          </w:del>
        </m:r>
      </m:oMath>
      <w:del w:id="5717" w:author="Fernandes, Richard (he, him, his | il, le, lui)" w:date="2026-06-05T17:46:00Z" w16du:dateUtc="2026-06-05T21:46:00Z">
        <w:r w:rsidDel="009B2A0D">
          <w:delText xml:space="preserve"> for a MMU while the accuracy (</w:delText>
        </w:r>
      </w:del>
      <m:oMath>
        <m:r>
          <w:del w:id="5718" w:author="Fernandes, Richard (he, him, his | il, le, lui)" w:date="2026-06-05T17:46:00Z" w16du:dateUtc="2026-06-05T21:46:00Z">
            <w:rPr>
              <w:rFonts w:ascii="Cambria Math" w:hAnsi="Cambria Math"/>
            </w:rPr>
            <m:t>a</m:t>
          </w:del>
        </m:r>
      </m:oMath>
      <w:del w:id="5719" w:author="Fernandes, Richard (he, him, his | il, le, lui)" w:date="2026-06-05T17:46:00Z" w16du:dateUtc="2026-06-05T21:46:00Z">
        <w:r w:rsidDel="009B2A0D">
          <w:delText xml:space="preserve">) is also often of interest.  Here,  the estimation of </w:delText>
        </w:r>
      </w:del>
      <m:oMath>
        <m:r>
          <w:del w:id="5720" w:author="Fernandes, Richard (he, him, his | il, le, lui)" w:date="2026-06-05T17:46:00Z" w16du:dateUtc="2026-06-05T21:46:00Z">
            <w:rPr>
              <w:rFonts w:ascii="Cambria Math" w:hAnsi="Cambria Math"/>
            </w:rPr>
            <m:t>u()</m:t>
          </w:del>
        </m:r>
      </m:oMath>
      <w:del w:id="5721" w:author="Fernandes, Richard (he, him, his | il, le, lui)" w:date="2026-06-05T17:46:00Z" w16du:dateUtc="2026-06-05T21:46:00Z">
        <w:r w:rsidDel="009B2A0D">
          <w:delText xml:space="preserve"> and </w:delText>
        </w:r>
      </w:del>
      <m:oMath>
        <m:r>
          <w:del w:id="5722" w:author="Fernandes, Richard (he, him, his | il, le, lui)" w:date="2026-06-05T17:46:00Z" w16du:dateUtc="2026-06-05T21:46:00Z">
            <w:rPr>
              <w:rFonts w:ascii="Cambria Math" w:hAnsi="Cambria Math"/>
            </w:rPr>
            <m:t>a()</m:t>
          </w:del>
        </m:r>
      </m:oMath>
      <w:del w:id="5723" w:author="Fernandes, Richard (he, him, his | il, le, lui)" w:date="2026-06-05T17:46:00Z" w16du:dateUtc="2026-06-05T21:46:00Z">
        <w:r w:rsidDel="009B2A0D">
          <w:delText xml:space="preserve"> since </w:delText>
        </w:r>
      </w:del>
      <m:oMath>
        <m:r>
          <w:del w:id="5724" w:author="Fernandes, Richard (he, him, his | il, le, lui)" w:date="2026-06-05T17:46:00Z" w16du:dateUtc="2026-06-05T21:46:00Z">
            <w:rPr>
              <w:rFonts w:ascii="Cambria Math" w:hAnsi="Cambria Math"/>
            </w:rPr>
            <m:t>=</m:t>
          </w:del>
        </m:r>
      </m:oMath>
      <w:del w:id="5725" w:author="Fernandes, Richard (he, him, his | il, le, lui)" w:date="2026-06-05T17:46:00Z" w16du:dateUtc="2026-06-05T21:46:00Z">
        <w:r w:rsidDel="009B2A0D">
          <w:delText xml:space="preserve"> and </w:delText>
        </w:r>
      </w:del>
      <m:oMath>
        <m:r>
          <w:del w:id="5726" w:author="Fernandes, Richard (he, him, his | il, le, lui)" w:date="2026-06-05T17:46:00Z" w16du:dateUtc="2026-06-05T21:46:00Z">
            <w:rPr>
              <w:rFonts w:ascii="Cambria Math" w:hAnsi="Cambria Math"/>
            </w:rPr>
            <m:t>a()</m:t>
          </w:del>
        </m:r>
      </m:oMath>
      <w:del w:id="5727" w:author="Fernandes, Richard (he, him, his | il, le, lui)" w:date="2026-06-05T17:46:00Z" w16du:dateUtc="2026-06-05T21:46:00Z">
        <w:r w:rsidDel="009B2A0D">
          <w:delText xml:space="preserve"> is accompanied by estimate of the apparent bias </w:delText>
        </w:r>
      </w:del>
      <m:oMath>
        <m:r>
          <w:del w:id="5728" w:author="Fernandes, Richard (he, him, his | il, le, lui)" w:date="2026-06-05T17:46:00Z" w16du:dateUtc="2026-06-05T21:46:00Z">
            <w:rPr>
              <w:rFonts w:ascii="Cambria Math" w:hAnsi="Cambria Math"/>
            </w:rPr>
            <m:t>b()</m:t>
          </w:del>
        </m:r>
      </m:oMath>
      <w:del w:id="5729" w:author="Fernandes, Richard (he, him, his | il, le, lui)" w:date="2026-06-05T17:46:00Z" w16du:dateUtc="2026-06-05T21:46:00Z">
        <w:r w:rsidDel="009B2A0D">
          <w:delText xml:space="preserve">, that may be useful to correct products.  Estimation of </w:delText>
        </w:r>
      </w:del>
      <m:oMath>
        <m:r>
          <w:del w:id="5730" w:author="Fernandes, Richard (he, him, his | il, le, lui)" w:date="2026-06-05T17:46:00Z" w16du:dateUtc="2026-06-05T21:46:00Z">
            <w:rPr>
              <w:rFonts w:ascii="Cambria Math" w:hAnsi="Cambria Math"/>
            </w:rPr>
            <m:t>S</m:t>
          </w:del>
        </m:r>
      </m:oMath>
      <w:del w:id="5731" w:author="Fernandes, Richard (he, him, his | il, le, lui)" w:date="2026-06-05T17:46:00Z" w16du:dateUtc="2026-06-05T21:46:00Z">
        <w:r w:rsidDel="009B2A0D">
          <w:delText xml:space="preserve"> is not covered partly for brevity and partly due to the limited access to long term RM.</w:delText>
        </w:r>
      </w:del>
    </w:p>
    <w:p w14:paraId="7A3F7609" w14:textId="7EBF5D92" w:rsidR="00933C45" w:rsidDel="009B2A0D" w:rsidRDefault="00933C45" w:rsidP="00933C45">
      <w:pPr>
        <w:spacing w:line="360" w:lineRule="auto"/>
        <w:rPr>
          <w:del w:id="5732" w:author="Fernandes, Richard (he, him, his | il, le, lui)" w:date="2026-06-05T17:46:00Z" w16du:dateUtc="2026-06-05T21:46:00Z"/>
        </w:rPr>
      </w:pPr>
    </w:p>
    <w:p w14:paraId="6FA0361F" w14:textId="5116F508" w:rsidR="00933C45" w:rsidDel="009B2A0D" w:rsidRDefault="00933C45" w:rsidP="00933C45">
      <w:pPr>
        <w:spacing w:line="360" w:lineRule="auto"/>
        <w:rPr>
          <w:del w:id="5733" w:author="Fernandes, Richard (he, him, his | il, le, lui)" w:date="2026-06-05T17:46:00Z" w16du:dateUtc="2026-06-05T21:46:00Z"/>
        </w:rPr>
      </w:pPr>
      <w:del w:id="5734" w:author="Fernandes, Richard (he, him, his | il, le, lui)" w:date="2026-06-05T17:46:00Z" w16du:dateUtc="2026-06-05T21:46:00Z">
        <w:r w:rsidDel="009B2A0D">
          <w:delText xml:space="preserve">Validation statistics are first estimated using FRM only for product measurement mapping units (PMU) assuming AUs for matchups have similar characteristics as PMUs.  Statistics are then also estimated using FRE that cover entire PMUs.   </w:delText>
        </w:r>
      </w:del>
    </w:p>
    <w:p w14:paraId="70493107" w14:textId="78C310AA" w:rsidR="00933C45" w:rsidDel="009B2A0D" w:rsidRDefault="00933C45" w:rsidP="00933C45">
      <w:pPr>
        <w:rPr>
          <w:del w:id="5735" w:author="Fernandes, Richard (he, him, his | il, le, lui)" w:date="2026-06-05T17:46:00Z" w16du:dateUtc="2026-06-05T21:46:00Z"/>
        </w:rPr>
      </w:pPr>
    </w:p>
    <w:p w14:paraId="42EADDCB" w14:textId="715B7CA6" w:rsidR="00933C45" w:rsidDel="009B2A0D" w:rsidRDefault="00933C45" w:rsidP="001A4050">
      <w:pPr>
        <w:pStyle w:val="Heading3"/>
        <w:numPr>
          <w:ilvl w:val="2"/>
          <w:numId w:val="15"/>
        </w:numPr>
        <w:rPr>
          <w:del w:id="5736" w:author="Fernandes, Richard (he, him, his | il, le, lui)" w:date="2026-06-05T17:46:00Z" w16du:dateUtc="2026-06-05T21:46:00Z"/>
        </w:rPr>
      </w:pPr>
      <w:del w:id="5737" w:author="Fernandes, Richard (he, him, his | il, le, lui)" w:date="2026-06-05T17:46:00Z" w16du:dateUtc="2026-06-05T21:46:00Z">
        <w:r w:rsidDel="009B2A0D">
          <w:delText>FRM Validation for Product Mapping Units</w:delText>
        </w:r>
      </w:del>
    </w:p>
    <w:p w14:paraId="598B57DF" w14:textId="5DC9D02F" w:rsidR="00A7724C" w:rsidDel="009B2A0D" w:rsidRDefault="00A7724C">
      <w:pPr>
        <w:rPr>
          <w:del w:id="5738" w:author="Fernandes, Richard (he, him, his | il, le, lui)" w:date="2026-06-05T17:46:00Z" w16du:dateUtc="2026-06-05T21:46:00Z"/>
        </w:rPr>
      </w:pPr>
    </w:p>
    <w:p w14:paraId="6EF8C866" w14:textId="10115898" w:rsidR="00A7724C" w:rsidDel="009B2A0D" w:rsidRDefault="00A7724C" w:rsidP="00933C45">
      <w:pPr>
        <w:spacing w:line="360" w:lineRule="auto"/>
        <w:rPr>
          <w:del w:id="5739" w:author="Fernandes, Richard (he, him, his | il, le, lui)" w:date="2026-06-05T17:46:00Z" w16du:dateUtc="2026-06-05T21:46:00Z"/>
        </w:rPr>
      </w:pPr>
      <w:del w:id="5740" w:author="Fernandes, Richard (he, him, his | il, le, lui)" w:date="2026-06-05T17:46:00Z" w16du:dateUtc="2026-06-05T21:46:00Z">
        <w:r w:rsidDel="009B2A0D">
          <w:delText xml:space="preserve">Type B estimates of each quantity condition on land cover and  are produced using Type A statistics from response designs assuming a prior for </w:delText>
        </w:r>
      </w:del>
      <m:oMath>
        <m:r>
          <w:del w:id="5741" w:author="Fernandes, Richard (he, him, his | il, le, lui)" w:date="2026-06-05T17:46:00Z" w16du:dateUtc="2026-06-05T21:46:00Z">
            <w:rPr>
              <w:rFonts w:ascii="Cambria Math" w:hAnsi="Cambria Math"/>
            </w:rPr>
            <m:t>P</m:t>
          </w:del>
        </m:r>
        <m:r>
          <w:del w:id="5742" w:author="Fernandes, Richard (he, him, his | il, le, lui)" w:date="2026-06-05T17:46:00Z" w16du:dateUtc="2026-06-05T21:46:00Z">
            <w:rPr>
              <w:rFonts w:ascii="Cambria Math" w:eastAsia="Cambria Math" w:hAnsi="Cambria Math" w:cs="Cambria Math"/>
            </w:rPr>
            <m:t>(</m:t>
          </w:del>
        </m:r>
        <m:r>
          <w:del w:id="5743" w:author="Fernandes, Richard (he, him, his | il, le, lui)" w:date="2026-06-05T17:46:00Z" w16du:dateUtc="2026-06-05T21:46:00Z">
            <w:rPr>
              <w:rFonts w:ascii="Cambria Math" w:hAnsi="Cambria Math"/>
            </w:rPr>
            <m:t>e</m:t>
          </w:del>
        </m:r>
        <m:r>
          <w:del w:id="5744" w:author="Fernandes, Richard (he, him, his | il, le, lui)" w:date="2026-06-05T17:46:00Z" w16du:dateUtc="2026-06-05T21:46:00Z">
            <w:rPr>
              <w:rFonts w:ascii="Cambria Math" w:eastAsia="Cambria Math" w:hAnsi="Cambria Math" w:cs="Cambria Math"/>
            </w:rPr>
            <m:t>)</m:t>
          </w:del>
        </m:r>
      </m:oMath>
      <w:del w:id="5745" w:author="Fernandes, Richard (he, him, his | il, le, lui)" w:date="2026-06-05T17:46:00Z" w16du:dateUtc="2026-06-05T21:46:00Z">
        <w:r w:rsidDel="009B2A0D">
          <w:delText>.</w:delText>
        </w:r>
      </w:del>
    </w:p>
    <w:p w14:paraId="1C374566" w14:textId="04808B93" w:rsidR="00A7724C" w:rsidDel="009B2A0D" w:rsidRDefault="00A7724C" w:rsidP="00933C45">
      <w:pPr>
        <w:spacing w:line="360" w:lineRule="auto"/>
        <w:rPr>
          <w:del w:id="5746" w:author="Fernandes, Richard (he, him, his | il, le, lui)" w:date="2026-06-05T17:46:00Z" w16du:dateUtc="2026-06-05T21:46:00Z"/>
        </w:rPr>
      </w:pPr>
    </w:p>
    <w:p w14:paraId="65161B40" w14:textId="7B80C5CC" w:rsidR="00221F03" w:rsidDel="009B2A0D" w:rsidRDefault="00ED6BD5" w:rsidP="00933C45">
      <w:pPr>
        <w:spacing w:line="360" w:lineRule="auto"/>
        <w:rPr>
          <w:del w:id="5747" w:author="Fernandes, Richard (he, him, his | il, le, lui)" w:date="2026-06-05T17:46:00Z" w16du:dateUtc="2026-06-05T21:46:00Z"/>
        </w:rPr>
      </w:pPr>
      <w:commentRangeStart w:id="5748"/>
      <w:del w:id="5749" w:author="Fernandes, Richard (he, him, his | il, le, lui)" w:date="2026-06-05T17:46:00Z" w16du:dateUtc="2026-06-05T21:46:00Z">
        <w:r w:rsidDel="009B2A0D">
          <w:delText xml:space="preserve">Fornormal prior, defining </w:delText>
        </w:r>
      </w:del>
      <m:oMath>
        <m:r>
          <w:del w:id="5750" w:author="Fernandes, Richard (he, him, his | il, le, lui)" w:date="2026-06-05T17:46:00Z" w16du:dateUtc="2026-06-05T21:46:00Z">
            <w:rPr>
              <w:rFonts w:ascii="Cambria Math" w:hAnsi="Cambria Math"/>
            </w:rPr>
            <m:t>N</m:t>
          </w:del>
        </m:r>
      </m:oMath>
      <w:del w:id="5751" w:author="Fernandes, Richard (he, him, his | il, le, lui)" w:date="2026-06-05T17:46:00Z" w16du:dateUtc="2026-06-05T21:46:00Z">
        <w:r w:rsidDel="009B2A0D">
          <w:delText>as the set</w:delText>
        </w:r>
        <w:r w:rsidR="000D7B69" w:rsidDel="009B2A0D">
          <w:delText xml:space="preserve"> of included </w:delText>
        </w:r>
        <w:r w:rsidR="00221F03" w:rsidDel="009B2A0D">
          <w:delText xml:space="preserve"> FRM </w:delText>
        </w:r>
        <w:r w:rsidR="000D7B69" w:rsidDel="009B2A0D">
          <w:delText xml:space="preserve">for a k%ile central interval (see 3.1) </w:delText>
        </w:r>
        <w:r w:rsidR="006F1714" w:rsidDel="009B2A0D">
          <w:delText xml:space="preserve">estimates of uncertainty  and accuracy  conditional on  are </w:delText>
        </w:r>
        <w:r w:rsidDel="009B2A0D">
          <w:delText>:</w:delText>
        </w:r>
        <w:commentRangeEnd w:id="5748"/>
        <w:r w:rsidR="00A24D9F" w:rsidDel="009B2A0D">
          <w:rPr>
            <w:rStyle w:val="CommentReference"/>
            <w:sz w:val="40"/>
            <w:szCs w:val="40"/>
          </w:rPr>
          <w:commentReference w:id="5748"/>
        </w:r>
      </w:del>
    </w:p>
    <w:p w14:paraId="1FC85BAE" w14:textId="12CBD654" w:rsidR="00221F03" w:rsidDel="009B2A0D" w:rsidRDefault="00DD64EF" w:rsidP="00933C45">
      <w:pPr>
        <w:spacing w:line="360" w:lineRule="auto"/>
        <w:rPr>
          <w:del w:id="5752" w:author="Fernandes, Richard (he, him, his | il, le, lui)" w:date="2026-06-05T17:46:00Z" w16du:dateUtc="2026-06-05T21:46:00Z"/>
        </w:rPr>
      </w:pPr>
      <m:oMath>
        <m:r>
          <w:del w:id="5753" w:author="Fernandes, Richard (he, him, his | il, le, lui)" w:date="2026-06-05T17:46:00Z" w16du:dateUtc="2026-06-05T21:46:00Z">
            <w:rPr>
              <w:rFonts w:ascii="Cambria Math" w:hAnsi="Cambria Math"/>
            </w:rPr>
            <m:t>=</m:t>
          </w:del>
        </m:r>
      </m:oMath>
      <w:del w:id="5754" w:author="Fernandes, Richard (he, him, his | il, le, lui)" w:date="2026-06-05T17:46:00Z" w16du:dateUtc="2026-06-05T21:46:00Z">
        <w:r w:rsidR="00ED6BD5" w:rsidDel="009B2A0D">
          <w:tab/>
        </w:r>
        <w:r w:rsidR="00ED6BD5" w:rsidDel="009B2A0D">
          <w:tab/>
        </w:r>
        <w:r w:rsidR="00ED6BD5" w:rsidDel="009B2A0D">
          <w:tab/>
        </w:r>
        <w:r w:rsidR="00A24D9F" w:rsidDel="009B2A0D">
          <w:delText>(3)</w:delText>
        </w:r>
        <w:r w:rsidR="00ED6BD5" w:rsidDel="009B2A0D">
          <w:tab/>
        </w:r>
        <w:r w:rsidR="00ED6BD5" w:rsidDel="009B2A0D">
          <w:tab/>
        </w:r>
      </w:del>
    </w:p>
    <w:p w14:paraId="00D73351" w14:textId="30EA1F4C" w:rsidR="00221F03" w:rsidDel="009B2A0D" w:rsidRDefault="00221F03" w:rsidP="00933C45">
      <w:pPr>
        <w:spacing w:line="360" w:lineRule="auto"/>
        <w:rPr>
          <w:del w:id="5755" w:author="Fernandes, Richard (he, him, his | il, le, lui)" w:date="2026-06-05T17:46:00Z" w16du:dateUtc="2026-06-05T21:46:00Z"/>
        </w:rPr>
      </w:pPr>
    </w:p>
    <w:p w14:paraId="20D8A97B" w14:textId="2E57A016" w:rsidR="00E84301" w:rsidDel="009B2A0D" w:rsidRDefault="00DD64EF" w:rsidP="00933C45">
      <w:pPr>
        <w:spacing w:line="360" w:lineRule="auto"/>
        <w:rPr>
          <w:del w:id="5756" w:author="Fernandes, Richard (he, him, his | il, le, lui)" w:date="2026-06-05T17:46:00Z" w16du:dateUtc="2026-06-05T21:46:00Z"/>
        </w:rPr>
      </w:pPr>
      <m:oMath>
        <m:r>
          <w:del w:id="5757" w:author="Fernandes, Richard (he, him, his | il, le, lui)" w:date="2026-06-05T17:46:00Z" w16du:dateUtc="2026-06-05T21:46:00Z">
            <w:rPr>
              <w:rFonts w:ascii="Cambria Math" w:hAnsi="Cambria Math"/>
            </w:rPr>
            <m:t>=</m:t>
          </w:del>
        </m:r>
      </m:oMath>
      <w:del w:id="5758" w:author="Fernandes, Richard (he, him, his | il, le, lui)" w:date="2026-06-05T17:46:00Z" w16du:dateUtc="2026-06-05T21:46:00Z">
        <w:r w:rsidR="00A24D9F" w:rsidDel="009B2A0D">
          <w:tab/>
        </w:r>
        <w:r w:rsidR="00A24D9F" w:rsidDel="009B2A0D">
          <w:tab/>
        </w:r>
        <w:r w:rsidR="00A24D9F" w:rsidDel="009B2A0D">
          <w:tab/>
        </w:r>
        <w:r w:rsidR="00A24D9F" w:rsidDel="009B2A0D">
          <w:tab/>
          <w:delText>(4)</w:delText>
        </w:r>
      </w:del>
    </w:p>
    <w:p w14:paraId="6D553EC6" w14:textId="6D088CD5" w:rsidR="00E84301" w:rsidDel="009B2A0D" w:rsidRDefault="00E84301" w:rsidP="00933C45">
      <w:pPr>
        <w:spacing w:line="360" w:lineRule="auto"/>
        <w:rPr>
          <w:del w:id="5759" w:author="Fernandes, Richard (he, him, his | il, le, lui)" w:date="2026-06-05T17:46:00Z" w16du:dateUtc="2026-06-05T21:46:00Z"/>
        </w:rPr>
      </w:pPr>
      <w:del w:id="5760" w:author="Fernandes, Richard (he, him, his | il, le, lui)" w:date="2026-06-05T17:46:00Z" w16du:dateUtc="2026-06-05T21:46:00Z">
        <w:r w:rsidDel="009B2A0D">
          <w:delText xml:space="preserve">where  is the FRM measurement </w:delText>
        </w:r>
        <w:r w:rsidR="00A24D9F" w:rsidDel="009B2A0D">
          <w:delText xml:space="preserve">standard </w:delText>
        </w:r>
        <w:r w:rsidDel="009B2A0D">
          <w:delText>uncertainty.</w:delText>
        </w:r>
      </w:del>
    </w:p>
    <w:p w14:paraId="6D3A8450" w14:textId="7C0FC8C7" w:rsidR="00E84301" w:rsidDel="009B2A0D" w:rsidRDefault="00E84301" w:rsidP="00933C45">
      <w:pPr>
        <w:spacing w:line="360" w:lineRule="auto"/>
        <w:rPr>
          <w:del w:id="5761" w:author="Fernandes, Richard (he, him, his | il, le, lui)" w:date="2026-06-05T17:46:00Z" w16du:dateUtc="2026-06-05T21:46:00Z"/>
        </w:rPr>
      </w:pPr>
    </w:p>
    <w:p w14:paraId="29B3F48C" w14:textId="7E1CCAF8" w:rsidR="00E84301" w:rsidDel="009B2A0D" w:rsidRDefault="00E84301" w:rsidP="00933C45">
      <w:pPr>
        <w:spacing w:line="360" w:lineRule="auto"/>
        <w:rPr>
          <w:del w:id="5762" w:author="Fernandes, Richard (he, him, his | il, le, lui)" w:date="2026-06-05T17:46:00Z" w16du:dateUtc="2026-06-05T21:46:00Z"/>
        </w:rPr>
      </w:pPr>
      <w:del w:id="5763" w:author="Fernandes, Richard (he, him, his | il, le, lui)" w:date="2026-06-05T17:46:00Z" w16du:dateUtc="2026-06-05T21:46:00Z">
        <w:r w:rsidDel="009B2A0D">
          <w:delText xml:space="preserve">The  effective number of degrees of freedom, , for </w:delText>
        </w:r>
      </w:del>
      <m:oMath>
        <m:r>
          <w:del w:id="5764" w:author="Fernandes, Richard (he, him, his | il, le, lui)" w:date="2026-06-05T17:46:00Z" w16du:dateUtc="2026-06-05T21:46:00Z">
            <w:rPr>
              <w:rFonts w:ascii="Cambria Math" w:hAnsi="Cambria Math"/>
            </w:rPr>
            <m:t>N</m:t>
          </w:del>
        </m:r>
      </m:oMath>
      <w:del w:id="5765" w:author="Fernandes, Richard (he, him, his | il, le, lui)" w:date="2026-06-05T17:46:00Z" w16du:dateUtc="2026-06-05T21:46:00Z">
        <w:r w:rsidDel="009B2A0D">
          <w:delText xml:space="preserve"> containing </w:delText>
        </w:r>
      </w:del>
      <m:oMath>
        <m:r>
          <w:del w:id="5766" w:author="Fernandes, Richard (he, him, his | il, le, lui)" w:date="2026-06-05T17:46:00Z" w16du:dateUtc="2026-06-05T21:46:00Z">
            <w:rPr>
              <w:rFonts w:ascii="Cambria Math" w:hAnsi="Cambria Math"/>
            </w:rPr>
            <m:t>n</m:t>
          </w:del>
        </m:r>
      </m:oMath>
      <w:del w:id="5767" w:author="Fernandes, Richard (he, him, his | il, le, lui)" w:date="2026-06-05T17:46:00Z" w16du:dateUtc="2026-06-05T21:46:00Z">
        <w:r w:rsidDel="009B2A0D">
          <w:delText xml:space="preserve">  samples is:</w:delText>
        </w:r>
      </w:del>
    </w:p>
    <w:p w14:paraId="09B76D29" w14:textId="31A39AC3" w:rsidR="00E84301" w:rsidDel="009B2A0D" w:rsidRDefault="00E84301" w:rsidP="00933C45">
      <w:pPr>
        <w:spacing w:line="360" w:lineRule="auto"/>
        <w:rPr>
          <w:del w:id="5768" w:author="Fernandes, Richard (he, him, his | il, le, lui)" w:date="2026-06-05T17:46:00Z" w16du:dateUtc="2026-06-05T21:46:00Z"/>
        </w:rPr>
      </w:pPr>
    </w:p>
    <w:p w14:paraId="1D26B1DB" w14:textId="4C3D340A" w:rsidR="00E84301" w:rsidDel="009B2A0D" w:rsidRDefault="00DD64EF" w:rsidP="00933C45">
      <w:pPr>
        <w:spacing w:line="360" w:lineRule="auto"/>
        <w:rPr>
          <w:del w:id="5769" w:author="Fernandes, Richard (he, him, his | il, le, lui)" w:date="2026-06-05T17:46:00Z" w16du:dateUtc="2026-06-05T21:46:00Z"/>
        </w:rPr>
      </w:pPr>
      <m:oMath>
        <m:r>
          <w:del w:id="5770" w:author="Fernandes, Richard (he, him, his | il, le, lui)" w:date="2026-06-05T17:46:00Z" w16du:dateUtc="2026-06-05T21:46:00Z">
            <w:rPr>
              <w:rFonts w:ascii="Cambria Math" w:hAnsi="Cambria Math"/>
            </w:rPr>
            <m:t>=</m:t>
          </w:del>
        </m:r>
        <m:r>
          <w:del w:id="5771" w:author="Fernandes, Richard (he, him, his | il, le, lui)" w:date="2026-06-05T17:46:00Z" w16du:dateUtc="2026-06-05T21:46:00Z">
            <w:rPr>
              <w:rFonts w:ascii="Cambria Math" w:hAnsi="Cambria Math"/>
            </w:rPr>
            <m:t>n</m:t>
          </w:del>
        </m:r>
      </m:oMath>
      <w:del w:id="5772" w:author="Fernandes, Richard (he, him, his | il, le, lui)" w:date="2026-06-05T17:46:00Z" w16du:dateUtc="2026-06-05T21:46:00Z">
        <w:r w:rsidR="00E84301" w:rsidDel="009B2A0D">
          <w:tab/>
        </w:r>
        <w:r w:rsidR="00E84301" w:rsidDel="009B2A0D">
          <w:tab/>
        </w:r>
        <w:r w:rsidR="00597197" w:rsidDel="009B2A0D">
          <w:tab/>
          <w:delText>(5)</w:delText>
        </w:r>
      </w:del>
    </w:p>
    <w:p w14:paraId="7E953928" w14:textId="6302517A" w:rsidR="00E84301" w:rsidDel="009B2A0D" w:rsidRDefault="00E84301" w:rsidP="00933C45">
      <w:pPr>
        <w:spacing w:line="360" w:lineRule="auto"/>
        <w:rPr>
          <w:del w:id="5773" w:author="Fernandes, Richard (he, him, his | il, le, lui)" w:date="2026-06-05T17:46:00Z" w16du:dateUtc="2026-06-05T21:46:00Z"/>
        </w:rPr>
      </w:pPr>
    </w:p>
    <w:p w14:paraId="00346579" w14:textId="6AFC9A19" w:rsidR="000D7B69" w:rsidDel="009B2A0D" w:rsidRDefault="000D7B69" w:rsidP="00933C45">
      <w:pPr>
        <w:spacing w:line="360" w:lineRule="auto"/>
        <w:rPr>
          <w:del w:id="5774" w:author="Fernandes, Richard (he, him, his | il, le, lui)" w:date="2026-06-05T17:46:00Z" w16du:dateUtc="2026-06-05T21:46:00Z"/>
        </w:rPr>
      </w:pPr>
    </w:p>
    <w:p w14:paraId="20A3731F" w14:textId="5B27DC0A" w:rsidR="00221F03" w:rsidDel="009B2A0D" w:rsidRDefault="00221F03" w:rsidP="00933C45">
      <w:pPr>
        <w:spacing w:line="360" w:lineRule="auto"/>
        <w:rPr>
          <w:del w:id="5775" w:author="Fernandes, Richard (he, him, his | il, le, lui)" w:date="2026-06-05T17:46:00Z" w16du:dateUtc="2026-06-05T21:46:00Z"/>
        </w:rPr>
      </w:pPr>
      <w:commentRangeStart w:id="5776"/>
      <w:del w:id="5777" w:author="Fernandes, Richard (he, him, his | il, le, lui)" w:date="2026-06-05T17:46:00Z" w16du:dateUtc="2026-06-05T21:46:00Z">
        <w:r w:rsidDel="009B2A0D">
          <w:delText xml:space="preserve"> The +</w:delText>
        </w:r>
        <w:r w:rsidR="00E84301" w:rsidDel="009B2A0D">
          <w:delText>/-</w:delText>
        </w:r>
        <w:r w:rsidDel="009B2A0D">
          <w:delText xml:space="preserve">1 standard </w:delText>
        </w:r>
        <w:r w:rsidR="00A86567" w:rsidDel="009B2A0D">
          <w:delText>deviation</w:delText>
        </w:r>
        <w:r w:rsidDel="009B2A0D">
          <w:delText xml:space="preserve"> confidence interval of , </w:delText>
        </w:r>
      </w:del>
      <m:oMath>
        <m:r>
          <w:del w:id="5778" w:author="Fernandes, Richard (he, him, his | il, le, lui)" w:date="2026-06-05T17:46:00Z" w16du:dateUtc="2026-06-05T21:46:00Z">
            <w:rPr>
              <w:rFonts w:ascii="Cambria Math" w:eastAsia="Cambria Math" w:hAnsi="Cambria Math" w:cs="Cambria Math"/>
            </w:rPr>
            <m:t xml:space="preserve">, </m:t>
          </w:del>
        </m:r>
      </m:oMath>
      <w:del w:id="5779" w:author="Fernandes, Richard (he, him, his | il, le, lui)" w:date="2026-06-05T17:46:00Z" w16du:dateUtc="2026-06-05T21:46:00Z">
        <w:r w:rsidDel="009B2A0D">
          <w:delText>s estimated as:</w:delText>
        </w:r>
      </w:del>
    </w:p>
    <w:p w14:paraId="16D2B3C1" w14:textId="7CD18C60" w:rsidR="00E84301" w:rsidDel="009B2A0D" w:rsidRDefault="00DD64EF" w:rsidP="00933C45">
      <w:pPr>
        <w:spacing w:line="360" w:lineRule="auto"/>
        <w:rPr>
          <w:del w:id="5780" w:author="Fernandes, Richard (he, him, his | il, le, lui)" w:date="2026-06-05T17:46:00Z" w16du:dateUtc="2026-06-05T21:46:00Z"/>
        </w:rPr>
      </w:pPr>
      <m:oMath>
        <m:r>
          <w:del w:id="5781" w:author="Fernandes, Richard (he, him, his | il, le, lui)" w:date="2026-06-05T17:46:00Z" w16du:dateUtc="2026-06-05T21:46:00Z">
            <w:rPr>
              <w:rFonts w:ascii="Cambria Math" w:hAnsi="Cambria Math"/>
            </w:rPr>
            <m:t>=</m:t>
          </w:del>
        </m:r>
      </m:oMath>
      <w:del w:id="5782" w:author="Fernandes, Richard (he, him, his | il, le, lui)" w:date="2026-06-05T17:46:00Z" w16du:dateUtc="2026-06-05T21:46:00Z">
        <w:r w:rsidR="00ED6BD5" w:rsidDel="009B2A0D">
          <w:tab/>
        </w:r>
        <w:r w:rsidR="00ED6BD5" w:rsidDel="009B2A0D">
          <w:tab/>
        </w:r>
        <w:r w:rsidR="00597197" w:rsidDel="009B2A0D">
          <w:delText>(6)</w:delText>
        </w:r>
      </w:del>
    </w:p>
    <w:p w14:paraId="2C46AE15" w14:textId="2B26F764" w:rsidR="00E84301" w:rsidDel="009B2A0D" w:rsidRDefault="00E84301" w:rsidP="00933C45">
      <w:pPr>
        <w:spacing w:line="360" w:lineRule="auto"/>
        <w:rPr>
          <w:del w:id="5783" w:author="Fernandes, Richard (he, him, his | il, le, lui)" w:date="2026-06-05T17:46:00Z" w16du:dateUtc="2026-06-05T21:46:00Z"/>
        </w:rPr>
      </w:pPr>
      <w:del w:id="5784" w:author="Fernandes, Richard (he, him, his | il, le, lui)" w:date="2026-06-05T17:46:00Z" w16du:dateUtc="2026-06-05T21:46:00Z">
        <w:r w:rsidDel="009B2A0D">
          <w:delText xml:space="preserve">The +/-1 standard </w:delText>
        </w:r>
        <w:r w:rsidR="00A86567" w:rsidDel="009B2A0D">
          <w:delText>deviation</w:delText>
        </w:r>
        <w:r w:rsidDel="009B2A0D">
          <w:delText xml:space="preserve"> confidence interval of , </w:delText>
        </w:r>
      </w:del>
      <m:oMath>
        <m:r>
          <w:del w:id="5785" w:author="Fernandes, Richard (he, him, his | il, le, lui)" w:date="2026-06-05T17:46:00Z" w16du:dateUtc="2026-06-05T21:46:00Z">
            <w:rPr>
              <w:rFonts w:ascii="Cambria Math" w:eastAsia="Cambria Math" w:hAnsi="Cambria Math" w:cs="Cambria Math"/>
            </w:rPr>
            <m:t xml:space="preserve">, </m:t>
          </w:del>
        </m:r>
      </m:oMath>
      <w:del w:id="5786" w:author="Fernandes, Richard (he, him, his | il, le, lui)" w:date="2026-06-05T17:46:00Z" w16du:dateUtc="2026-06-05T21:46:00Z">
        <w:r w:rsidDel="009B2A0D">
          <w:delText>s estimated as:</w:delText>
        </w:r>
      </w:del>
    </w:p>
    <w:p w14:paraId="302A70C1" w14:textId="0393BF8F" w:rsidR="00221F03" w:rsidDel="009B2A0D" w:rsidRDefault="00ED6BD5" w:rsidP="00933C45">
      <w:pPr>
        <w:spacing w:line="360" w:lineRule="auto"/>
        <w:rPr>
          <w:del w:id="5787" w:author="Fernandes, Richard (he, him, his | il, le, lui)" w:date="2026-06-05T17:46:00Z" w16du:dateUtc="2026-06-05T21:46:00Z"/>
        </w:rPr>
      </w:pPr>
      <w:del w:id="5788" w:author="Fernandes, Richard (he, him, his | il, le, lui)" w:date="2026-06-05T17:46:00Z" w16du:dateUtc="2026-06-05T21:46:00Z">
        <w:r w:rsidDel="009B2A0D">
          <w:tab/>
        </w:r>
        <w:r w:rsidDel="009B2A0D">
          <w:tab/>
        </w:r>
        <w:r w:rsidDel="009B2A0D">
          <w:tab/>
        </w:r>
        <w:r w:rsidDel="009B2A0D">
          <w:tab/>
        </w:r>
        <w:r w:rsidDel="009B2A0D">
          <w:tab/>
        </w:r>
        <w:r w:rsidDel="009B2A0D">
          <w:tab/>
        </w:r>
        <w:r w:rsidDel="009B2A0D">
          <w:tab/>
        </w:r>
      </w:del>
    </w:p>
    <w:p w14:paraId="4100D57F" w14:textId="2BBF7FB2" w:rsidR="00E84301" w:rsidDel="009B2A0D" w:rsidRDefault="00DD64EF" w:rsidP="00933C45">
      <w:pPr>
        <w:spacing w:line="360" w:lineRule="auto"/>
        <w:rPr>
          <w:del w:id="5789" w:author="Fernandes, Richard (he, him, his | il, le, lui)" w:date="2026-06-05T17:46:00Z" w16du:dateUtc="2026-06-05T21:46:00Z"/>
        </w:rPr>
      </w:pPr>
      <m:oMath>
        <m:r>
          <w:del w:id="5790" w:author="Fernandes, Richard (he, him, his | il, le, lui)" w:date="2026-06-05T17:46:00Z" w16du:dateUtc="2026-06-05T21:46:00Z">
            <w:rPr>
              <w:rFonts w:ascii="Cambria Math" w:hAnsi="Cambria Math"/>
            </w:rPr>
            <m:t>=</m:t>
          </w:del>
        </m:r>
      </m:oMath>
      <w:del w:id="5791" w:author="Fernandes, Richard (he, him, his | il, le, lui)" w:date="2026-06-05T17:46:00Z" w16du:dateUtc="2026-06-05T21:46:00Z">
        <w:r w:rsidR="00E84301" w:rsidDel="009B2A0D">
          <w:tab/>
        </w:r>
        <w:r w:rsidR="00E84301" w:rsidDel="009B2A0D">
          <w:tab/>
        </w:r>
        <w:r w:rsidR="00597197" w:rsidDel="009B2A0D">
          <w:delText>(7)</w:delText>
        </w:r>
        <w:commentRangeEnd w:id="5776"/>
        <w:r w:rsidR="00A24D9F" w:rsidDel="009B2A0D">
          <w:rPr>
            <w:rStyle w:val="CommentReference"/>
            <w:sz w:val="40"/>
            <w:szCs w:val="40"/>
          </w:rPr>
          <w:commentReference w:id="5776"/>
        </w:r>
      </w:del>
    </w:p>
    <w:p w14:paraId="43353E48" w14:textId="6C929DE3" w:rsidR="00E84301" w:rsidDel="009B2A0D" w:rsidRDefault="00E84301" w:rsidP="00933C45">
      <w:pPr>
        <w:spacing w:line="360" w:lineRule="auto"/>
        <w:rPr>
          <w:del w:id="5792" w:author="Fernandes, Richard (he, him, his | il, le, lui)" w:date="2026-06-05T17:46:00Z" w16du:dateUtc="2026-06-05T21:46:00Z"/>
        </w:rPr>
      </w:pPr>
    </w:p>
    <w:p w14:paraId="1A2255FB" w14:textId="4CB1642C" w:rsidR="006F1714" w:rsidDel="009B2A0D" w:rsidRDefault="006F1714" w:rsidP="00933C45">
      <w:pPr>
        <w:spacing w:line="360" w:lineRule="auto"/>
        <w:rPr>
          <w:del w:id="5793" w:author="Fernandes, Richard (he, him, his | il, le, lui)" w:date="2026-06-05T17:46:00Z" w16du:dateUtc="2026-06-05T21:46:00Z"/>
        </w:rPr>
      </w:pPr>
      <w:del w:id="5794" w:author="Fernandes, Richard (he, him, his | il, le, lui)" w:date="2026-06-05T17:46:00Z" w16du:dateUtc="2026-06-05T21:46:00Z">
        <w:r w:rsidDel="009B2A0D">
          <w:delText>For Cauchy prior</w:delText>
        </w:r>
        <w:r w:rsidR="00597197" w:rsidDel="009B2A0D">
          <w:delText xml:space="preserve"> </w:delText>
        </w:r>
        <w:r w:rsidDel="009B2A0D">
          <w:delText>the</w:delText>
        </w:r>
        <w:r w:rsidR="00597197" w:rsidDel="009B2A0D">
          <w:delText xml:space="preserve"> weighted</w:delText>
        </w:r>
        <w:r w:rsidDel="009B2A0D">
          <w:delText xml:space="preserve"> standard deviation is </w:delText>
        </w:r>
        <w:r w:rsidR="00597197" w:rsidDel="009B2A0D">
          <w:delText>undefined</w:delText>
        </w:r>
        <w:r w:rsidDel="009B2A0D">
          <w:delText xml:space="preserve">.  Instead we approximate the </w:delText>
        </w:r>
        <w:r w:rsidR="00597197" w:rsidDel="009B2A0D">
          <w:delText xml:space="preserve">weighted </w:delText>
        </w:r>
        <w:r w:rsidDel="009B2A0D">
          <w:delText xml:space="preserve">standard deviation using  </w:delText>
        </w:r>
        <w:r w:rsidR="00597197" w:rsidDel="009B2A0D">
          <w:delText xml:space="preserve">where  is the weighted median absolute deviation </w:delText>
        </w:r>
      </w:del>
      <m:oMath>
        <m:r>
          <w:del w:id="5795" w:author="Fernandes, Richard (he, him, his | il, le, lui)" w:date="2026-06-05T17:46:00Z" w16du:dateUtc="2026-06-05T21:46:00Z">
            <w:rPr>
              <w:rFonts w:ascii="Cambria Math" w:eastAsia="Cambria Math" w:hAnsi="Cambria Math" w:cs="Cambria Math"/>
            </w:rPr>
            <m:t>P</m:t>
          </w:del>
        </m:r>
      </m:oMath>
      <w:del w:id="5796" w:author="Fernandes, Richard (he, him, his | il, le, lui)" w:date="2026-06-05T17:46:00Z" w16du:dateUtc="2026-06-05T21:46:00Z">
        <w:r w:rsidR="00597197" w:rsidDel="009B2A0D">
          <w:delText xml:space="preserve"> to weigh the ith sample.  The factor 1.83 is required to match the central confidence interval corresponding to +/-1 standard deviation for a normal </w:delText>
        </w:r>
        <w:r w:rsidR="00A86567" w:rsidDel="009B2A0D">
          <w:delText>prior</w:delText>
        </w:r>
        <w:r w:rsidR="00597197" w:rsidDel="009B2A0D">
          <w:delText xml:space="preserve">.  Defining </w:delText>
        </w:r>
      </w:del>
      <m:oMath>
        <m:r>
          <w:del w:id="5797" w:author="Fernandes, Richard (he, him, his | il, le, lui)" w:date="2026-06-05T17:46:00Z" w16du:dateUtc="2026-06-05T21:46:00Z">
            <w:rPr>
              <w:rFonts w:ascii="Cambria Math" w:hAnsi="Cambria Math"/>
            </w:rPr>
            <m:t>C</m:t>
          </w:del>
        </m:r>
      </m:oMath>
      <w:del w:id="5798" w:author="Fernandes, Richard (he, him, his | il, le, lui)" w:date="2026-06-05T17:46:00Z" w16du:dateUtc="2026-06-05T21:46:00Z">
        <w:r w:rsidDel="009B2A0D">
          <w:delText xml:space="preserve">as the set FRM samples with </w:delText>
        </w:r>
      </w:del>
      <m:oMath>
        <m:r>
          <w:del w:id="5799" w:author="Fernandes, Richard (he, him, his | il, le, lui)" w:date="2026-06-05T17:46:00Z" w16du:dateUtc="2026-06-05T21:46:00Z">
            <w:rPr>
              <w:rFonts w:ascii="Cambria Math" w:hAnsi="Cambria Math"/>
            </w:rPr>
            <m:t>P</m:t>
          </w:del>
        </m:r>
        <m:r>
          <w:del w:id="5800" w:author="Fernandes, Richard (he, him, his | il, le, lui)" w:date="2026-06-05T17:46:00Z" w16du:dateUtc="2026-06-05T21:46:00Z">
            <w:rPr>
              <w:rFonts w:ascii="Cambria Math" w:eastAsia="Cambria Math" w:hAnsi="Cambria Math" w:cs="Cambria Math"/>
            </w:rPr>
            <m:t>&gt;0.0015</m:t>
          </w:del>
        </m:r>
      </m:oMath>
      <w:del w:id="5801" w:author="Fernandes, Richard (he, him, his | il, le, lui)" w:date="2026-06-05T17:46:00Z" w16du:dateUtc="2026-06-05T21:46:00Z">
        <w:r w:rsidDel="009B2A0D">
          <w:delText>, estimates of uncertainty  and accuracy  conditional on  are :</w:delText>
        </w:r>
      </w:del>
    </w:p>
    <w:p w14:paraId="4DE79349" w14:textId="0B9249A0" w:rsidR="006F1714" w:rsidRPr="006F1714" w:rsidDel="009B2A0D" w:rsidRDefault="00DD64EF" w:rsidP="00933C45">
      <w:pPr>
        <w:spacing w:line="360" w:lineRule="auto"/>
        <w:rPr>
          <w:del w:id="5802" w:author="Fernandes, Richard (he, him, his | il, le, lui)" w:date="2026-06-05T17:46:00Z" w16du:dateUtc="2026-06-05T21:46:00Z"/>
        </w:rPr>
      </w:pPr>
      <m:oMath>
        <m:r>
          <w:del w:id="5803" w:author="Fernandes, Richard (he, him, his | il, le, lui)" w:date="2026-06-05T17:46:00Z" w16du:dateUtc="2026-06-05T21:46:00Z">
            <w:rPr>
              <w:rFonts w:ascii="Cambria Math" w:hAnsi="Cambria Math"/>
            </w:rPr>
            <m:t>=</m:t>
          </w:del>
        </m:r>
      </m:oMath>
      <w:del w:id="5804" w:author="Fernandes, Richard (he, him, his | il, le, lui)" w:date="2026-06-05T17:46:00Z" w16du:dateUtc="2026-06-05T21:46:00Z">
        <w:r w:rsidR="00A24D9F" w:rsidDel="009B2A0D">
          <w:tab/>
        </w:r>
        <w:r w:rsidR="00A24D9F" w:rsidDel="009B2A0D">
          <w:tab/>
        </w:r>
        <w:r w:rsidR="00A24D9F" w:rsidDel="009B2A0D">
          <w:tab/>
        </w:r>
        <w:r w:rsidR="00A24D9F" w:rsidDel="009B2A0D">
          <w:tab/>
        </w:r>
        <w:r w:rsidR="00A24D9F" w:rsidDel="009B2A0D">
          <w:tab/>
          <w:delText>(8)</w:delText>
        </w:r>
      </w:del>
    </w:p>
    <w:p w14:paraId="4C1203F9" w14:textId="061F3946" w:rsidR="006F1714" w:rsidDel="009B2A0D" w:rsidRDefault="006F1714" w:rsidP="00933C45">
      <w:pPr>
        <w:spacing w:line="360" w:lineRule="auto"/>
        <w:rPr>
          <w:del w:id="5805" w:author="Fernandes, Richard (he, him, his | il, le, lui)" w:date="2026-06-05T17:46:00Z" w16du:dateUtc="2026-06-05T21:46:00Z"/>
        </w:rPr>
      </w:pPr>
    </w:p>
    <w:p w14:paraId="32E96A7C" w14:textId="76E4E41B" w:rsidR="006F1714" w:rsidDel="009B2A0D" w:rsidRDefault="006F1714" w:rsidP="00933C45">
      <w:pPr>
        <w:spacing w:line="360" w:lineRule="auto"/>
        <w:rPr>
          <w:del w:id="5806" w:author="Fernandes, Richard (he, him, his | il, le, lui)" w:date="2026-06-05T17:46:00Z" w16du:dateUtc="2026-06-05T21:46:00Z"/>
        </w:rPr>
      </w:pPr>
    </w:p>
    <w:p w14:paraId="091BE2C0" w14:textId="42249696" w:rsidR="00597197" w:rsidDel="009B2A0D" w:rsidRDefault="00597197" w:rsidP="00933C45">
      <w:pPr>
        <w:spacing w:line="360" w:lineRule="auto"/>
        <w:rPr>
          <w:del w:id="5807" w:author="Fernandes, Richard (he, him, his | il, le, lui)" w:date="2026-06-05T17:46:00Z" w16du:dateUtc="2026-06-05T21:46:00Z"/>
        </w:rPr>
      </w:pPr>
      <w:commentRangeStart w:id="5808"/>
      <w:del w:id="5809" w:author="Fernandes, Richard (he, him, his | il, le, lui)" w:date="2026-06-05T17:46:00Z" w16du:dateUtc="2026-06-05T21:46:00Z">
        <w:r w:rsidDel="009B2A0D">
          <w:delText xml:space="preserve">The +/-1 standard </w:delText>
        </w:r>
        <w:r w:rsidR="00A86567" w:rsidDel="009B2A0D">
          <w:delText>deviation</w:delText>
        </w:r>
        <w:r w:rsidDel="009B2A0D">
          <w:delText xml:space="preserve"> confidence interval of , </w:delText>
        </w:r>
      </w:del>
      <m:oMath>
        <m:r>
          <w:del w:id="5810" w:author="Fernandes, Richard (he, him, his | il, le, lui)" w:date="2026-06-05T17:46:00Z" w16du:dateUtc="2026-06-05T21:46:00Z">
            <w:rPr>
              <w:rFonts w:ascii="Cambria Math" w:eastAsia="Cambria Math" w:hAnsi="Cambria Math" w:cs="Cambria Math"/>
            </w:rPr>
            <m:t xml:space="preserve">, </m:t>
          </w:del>
        </m:r>
      </m:oMath>
      <w:del w:id="5811" w:author="Fernandes, Richard (he, him, his | il, le, lui)" w:date="2026-06-05T17:46:00Z" w16du:dateUtc="2026-06-05T21:46:00Z">
        <w:r w:rsidDel="009B2A0D">
          <w:delText>is estimated as:</w:delText>
        </w:r>
      </w:del>
    </w:p>
    <w:p w14:paraId="0DD68B36" w14:textId="7B51BC2E" w:rsidR="00597197" w:rsidDel="009B2A0D" w:rsidRDefault="00DD64EF" w:rsidP="00933C45">
      <w:pPr>
        <w:spacing w:line="360" w:lineRule="auto"/>
        <w:rPr>
          <w:del w:id="5812" w:author="Fernandes, Richard (he, him, his | il, le, lui)" w:date="2026-06-05T17:46:00Z" w16du:dateUtc="2026-06-05T21:46:00Z"/>
        </w:rPr>
      </w:pPr>
      <m:oMath>
        <m:r>
          <w:del w:id="5813" w:author="Fernandes, Richard (he, him, his | il, le, lui)" w:date="2026-06-05T17:46:00Z" w16du:dateUtc="2026-06-05T21:46:00Z">
            <w:rPr>
              <w:rFonts w:ascii="Cambria Math" w:hAnsi="Cambria Math"/>
            </w:rPr>
            <m:t>=</m:t>
          </w:del>
        </m:r>
      </m:oMath>
      <w:del w:id="5814" w:author="Fernandes, Richard (he, him, his | il, le, lui)" w:date="2026-06-05T17:46:00Z" w16du:dateUtc="2026-06-05T21:46:00Z">
        <w:r w:rsidR="00597197" w:rsidDel="009B2A0D">
          <w:tab/>
        </w:r>
        <w:r w:rsidR="00597197" w:rsidDel="009B2A0D">
          <w:tab/>
          <w:delText>(</w:delText>
        </w:r>
        <w:r w:rsidR="00A24D9F" w:rsidDel="009B2A0D">
          <w:delText>9</w:delText>
        </w:r>
        <w:r w:rsidR="00597197" w:rsidDel="009B2A0D">
          <w:delText>)</w:delText>
        </w:r>
      </w:del>
    </w:p>
    <w:p w14:paraId="7AA75794" w14:textId="7D424E46" w:rsidR="00597197" w:rsidDel="009B2A0D" w:rsidRDefault="00597197" w:rsidP="00933C45">
      <w:pPr>
        <w:spacing w:line="360" w:lineRule="auto"/>
        <w:rPr>
          <w:del w:id="5815" w:author="Fernandes, Richard (he, him, his | il, le, lui)" w:date="2026-06-05T17:46:00Z" w16du:dateUtc="2026-06-05T21:46:00Z"/>
        </w:rPr>
      </w:pPr>
      <w:del w:id="5816" w:author="Fernandes, Richard (he, him, his | il, le, lui)" w:date="2026-06-05T17:46:00Z" w16du:dateUtc="2026-06-05T21:46:00Z">
        <w:r w:rsidDel="009B2A0D">
          <w:delText xml:space="preserve">The +/-1 standard </w:delText>
        </w:r>
        <w:r w:rsidR="00A86567" w:rsidDel="009B2A0D">
          <w:delText>deviation</w:delText>
        </w:r>
        <w:r w:rsidDel="009B2A0D">
          <w:delText xml:space="preserve"> confidence interval of , </w:delText>
        </w:r>
      </w:del>
      <m:oMath>
        <m:r>
          <w:del w:id="5817" w:author="Fernandes, Richard (he, him, his | il, le, lui)" w:date="2026-06-05T17:46:00Z" w16du:dateUtc="2026-06-05T21:46:00Z">
            <w:rPr>
              <w:rFonts w:ascii="Cambria Math" w:eastAsia="Cambria Math" w:hAnsi="Cambria Math" w:cs="Cambria Math"/>
            </w:rPr>
            <m:t xml:space="preserve">, </m:t>
          </w:del>
        </m:r>
      </m:oMath>
      <w:del w:id="5818" w:author="Fernandes, Richard (he, him, his | il, le, lui)" w:date="2026-06-05T17:46:00Z" w16du:dateUtc="2026-06-05T21:46:00Z">
        <w:r w:rsidDel="009B2A0D">
          <w:delText>s estimated as:</w:delText>
        </w:r>
      </w:del>
    </w:p>
    <w:p w14:paraId="00D7B51E" w14:textId="6F2B50CC" w:rsidR="00597197" w:rsidDel="009B2A0D" w:rsidRDefault="00597197" w:rsidP="00933C45">
      <w:pPr>
        <w:spacing w:line="360" w:lineRule="auto"/>
        <w:rPr>
          <w:del w:id="5819" w:author="Fernandes, Richard (he, him, his | il, le, lui)" w:date="2026-06-05T17:46:00Z" w16du:dateUtc="2026-06-05T21:46:00Z"/>
        </w:rPr>
      </w:pPr>
      <w:del w:id="5820" w:author="Fernandes, Richard (he, him, his | il, le, lui)" w:date="2026-06-05T17:46:00Z" w16du:dateUtc="2026-06-05T21:46:00Z">
        <w:r w:rsidDel="009B2A0D">
          <w:tab/>
        </w:r>
        <w:r w:rsidDel="009B2A0D">
          <w:tab/>
        </w:r>
        <w:r w:rsidDel="009B2A0D">
          <w:tab/>
        </w:r>
        <w:r w:rsidDel="009B2A0D">
          <w:tab/>
        </w:r>
        <w:r w:rsidDel="009B2A0D">
          <w:tab/>
        </w:r>
        <w:r w:rsidDel="009B2A0D">
          <w:tab/>
        </w:r>
        <w:r w:rsidDel="009B2A0D">
          <w:tab/>
        </w:r>
      </w:del>
    </w:p>
    <w:p w14:paraId="6E4BE62F" w14:textId="0F43C287" w:rsidR="00597197" w:rsidRPr="002F638B" w:rsidDel="009B2A0D" w:rsidRDefault="00DD64EF" w:rsidP="00933C45">
      <w:pPr>
        <w:spacing w:line="360" w:lineRule="auto"/>
        <w:rPr>
          <w:del w:id="5821" w:author="Fernandes, Richard (he, him, his | il, le, lui)" w:date="2026-06-05T17:46:00Z" w16du:dateUtc="2026-06-05T21:46:00Z"/>
        </w:rPr>
      </w:pPr>
      <m:oMath>
        <m:r>
          <w:del w:id="5822" w:author="Fernandes, Richard (he, him, his | il, le, lui)" w:date="2026-06-05T17:46:00Z" w16du:dateUtc="2026-06-05T21:46:00Z">
            <w:rPr>
              <w:rFonts w:ascii="Cambria Math" w:hAnsi="Cambria Math"/>
            </w:rPr>
            <m:t>=</m:t>
          </w:del>
        </m:r>
      </m:oMath>
      <w:del w:id="5823" w:author="Fernandes, Richard (he, him, his | il, le, lui)" w:date="2026-06-05T17:46:00Z" w16du:dateUtc="2026-06-05T21:46:00Z">
        <w:r w:rsidR="00597197" w:rsidRPr="002F638B" w:rsidDel="009B2A0D">
          <w:tab/>
        </w:r>
        <w:r w:rsidR="00597197" w:rsidRPr="002F638B" w:rsidDel="009B2A0D">
          <w:tab/>
          <w:delText>(</w:delText>
        </w:r>
        <w:r w:rsidR="00A24D9F" w:rsidRPr="002F638B" w:rsidDel="009B2A0D">
          <w:delText>10</w:delText>
        </w:r>
        <w:r w:rsidR="00597197" w:rsidRPr="002F638B" w:rsidDel="009B2A0D">
          <w:delText>)</w:delText>
        </w:r>
        <w:commentRangeEnd w:id="5808"/>
        <w:r w:rsidR="00A24D9F" w:rsidRPr="002F638B" w:rsidDel="009B2A0D">
          <w:rPr>
            <w:rStyle w:val="CommentReference"/>
            <w:sz w:val="40"/>
            <w:szCs w:val="40"/>
          </w:rPr>
          <w:commentReference w:id="5808"/>
        </w:r>
      </w:del>
    </w:p>
    <w:p w14:paraId="47D4BA5F" w14:textId="358A5C9C" w:rsidR="009C5C9D" w:rsidDel="009B2A0D" w:rsidRDefault="009C5C9D">
      <w:pPr>
        <w:rPr>
          <w:del w:id="5824" w:author="Fernandes, Richard (he, him, his | il, le, lui)" w:date="2026-06-05T17:46:00Z" w16du:dateUtc="2026-06-05T21:46:00Z"/>
        </w:rPr>
      </w:pPr>
    </w:p>
    <w:p w14:paraId="3858E7E4" w14:textId="180F8A36" w:rsidR="000D7B69" w:rsidDel="009B2A0D" w:rsidRDefault="000D7B69">
      <w:pPr>
        <w:rPr>
          <w:del w:id="5825" w:author="Fernandes, Richard (he, him, his | il, le, lui)" w:date="2026-06-05T17:46:00Z" w16du:dateUtc="2026-06-05T21:46:00Z"/>
        </w:rPr>
      </w:pPr>
    </w:p>
    <w:p w14:paraId="2E3F8F66" w14:textId="1DD5389B" w:rsidR="000D7B69" w:rsidDel="009B2A0D" w:rsidRDefault="006E653D" w:rsidP="00BF4374">
      <w:pPr>
        <w:spacing w:line="360" w:lineRule="auto"/>
        <w:rPr>
          <w:del w:id="5826" w:author="Fernandes, Richard (he, him, his | il, le, lui)" w:date="2026-06-05T17:46:00Z" w16du:dateUtc="2026-06-05T21:46:00Z"/>
        </w:rPr>
      </w:pPr>
      <w:del w:id="5827" w:author="Fernandes, Richard (he, him, his | il, le, lui)" w:date="2026-06-05T17:46:00Z" w16du:dateUtc="2026-06-05T21:46:00Z">
        <w:r w:rsidDel="009B2A0D">
          <w:delText xml:space="preserve">The </w:delText>
        </w:r>
        <w:r w:rsidR="000D7B69" w:rsidDel="009B2A0D">
          <w:delText xml:space="preserve"> relative confidence intervals are generally very small for n</w:delText>
        </w:r>
        <w:r w:rsidR="00BF4374" w:rsidDel="009B2A0D">
          <w:delText>&gt;</w:delText>
        </w:r>
        <w:r w:rsidR="0003648B" w:rsidDel="009B2A0D">
          <w:delText xml:space="preserve">100 </w:delText>
        </w:r>
        <w:r w:rsidR="00BF4374" w:rsidDel="009B2A0D">
          <w:delText xml:space="preserve">which is the case for conditioning on Land  Cover and </w:delText>
        </w:r>
      </w:del>
      <m:oMath>
        <m:r>
          <w:del w:id="5828" w:author="Fernandes, Richard (he, him, his | il, le, lui)" w:date="2026-06-05T17:46:00Z" w16du:dateUtc="2026-06-05T21:46:00Z">
            <w:rPr>
              <w:rFonts w:ascii="Cambria Math" w:hAnsi="Cambria Math"/>
            </w:rPr>
            <m:t>.</m:t>
          </w:del>
        </m:r>
      </m:oMath>
      <w:del w:id="5829" w:author="Fernandes, Richard (he, him, his | il, le, lui)" w:date="2026-06-05T17:46:00Z" w16du:dateUtc="2026-06-05T21:46:00Z">
        <w:r w:rsidR="00BF4374" w:rsidDel="009B2A0D">
          <w:delText xml:space="preserve">  </w:delText>
        </w:r>
      </w:del>
    </w:p>
    <w:p w14:paraId="0E0CC0D0" w14:textId="17E96662" w:rsidR="00BF4374" w:rsidDel="009B2A0D" w:rsidRDefault="00BF4374">
      <w:pPr>
        <w:rPr>
          <w:del w:id="5830" w:author="Fernandes, Richard (he, him, his | il, le, lui)" w:date="2026-06-05T17:46:00Z" w16du:dateUtc="2026-06-05T21:46:00Z"/>
        </w:rPr>
      </w:pPr>
    </w:p>
    <w:p w14:paraId="0CE8F266" w14:textId="341EAB21" w:rsidR="006035A1" w:rsidDel="009B2A0D" w:rsidRDefault="00BF4374" w:rsidP="00BF4374">
      <w:pPr>
        <w:spacing w:line="360" w:lineRule="auto"/>
        <w:rPr>
          <w:del w:id="5831" w:author="Fernandes, Richard (he, him, his | il, le, lui)" w:date="2026-06-05T17:46:00Z" w16du:dateUtc="2026-06-05T21:46:00Z"/>
        </w:rPr>
      </w:pPr>
      <w:del w:id="5832" w:author="Fernandes, Richard (he, him, his | il, le, lui)" w:date="2026-06-05T17:46:00Z" w16du:dateUtc="2026-06-05T21:46:00Z">
        <w:r w:rsidDel="009B2A0D">
          <w:delText>In principle one could condition on an arbitrary subset of conditions using a local prior parmeterized using weighted nearest neighbour statistics.  This strategy has two issues</w:delText>
        </w:r>
      </w:del>
    </w:p>
    <w:p w14:paraId="44932448" w14:textId="39C81C4F" w:rsidR="006035A1" w:rsidDel="009B2A0D" w:rsidRDefault="00BF4374" w:rsidP="001A4050">
      <w:pPr>
        <w:pStyle w:val="ListParagraph"/>
        <w:numPr>
          <w:ilvl w:val="0"/>
          <w:numId w:val="18"/>
        </w:numPr>
        <w:spacing w:line="360" w:lineRule="auto"/>
        <w:rPr>
          <w:del w:id="5833" w:author="Fernandes, Richard (he, him, his | il, le, lui)" w:date="2026-06-05T17:46:00Z" w16du:dateUtc="2026-06-05T21:46:00Z"/>
        </w:rPr>
      </w:pPr>
      <w:del w:id="5834" w:author="Fernandes, Richard (he, him, his | il, le, lui)" w:date="2026-06-05T17:46:00Z" w16du:dateUtc="2026-06-05T21:46:00Z">
        <w:r w:rsidDel="009B2A0D">
          <w:delText>the confidence intervals of estimated validation statistics will increase due to decreased n and</w:delText>
        </w:r>
      </w:del>
    </w:p>
    <w:p w14:paraId="660BFF41" w14:textId="1BFDAC11" w:rsidR="0090121B" w:rsidDel="009B2A0D" w:rsidRDefault="00BF4374" w:rsidP="001A4050">
      <w:pPr>
        <w:pStyle w:val="ListParagraph"/>
        <w:numPr>
          <w:ilvl w:val="0"/>
          <w:numId w:val="18"/>
        </w:numPr>
        <w:spacing w:line="360" w:lineRule="auto"/>
        <w:rPr>
          <w:del w:id="5835" w:author="Fernandes, Richard (he, him, his | il, le, lui)" w:date="2026-06-05T17:46:00Z" w16du:dateUtc="2026-06-05T21:46:00Z"/>
        </w:rPr>
      </w:pPr>
      <w:del w:id="5836" w:author="Fernandes, Richard (he, him, his | il, le, lui)" w:date="2026-06-05T17:46:00Z" w16du:dateUtc="2026-06-05T21:46:00Z">
        <w:r w:rsidDel="009B2A0D">
          <w:delText xml:space="preserve">the assumption that we can identify conditions in product measurements using x from some other data now becomes more critical since the convex hull of x for a given inclusion probability is far smaller.  </w:delText>
        </w:r>
      </w:del>
    </w:p>
    <w:p w14:paraId="6FF59249" w14:textId="6DBEC371" w:rsidR="006035A1" w:rsidRPr="002F638B" w:rsidDel="009B2A0D" w:rsidRDefault="006035A1">
      <w:pPr>
        <w:rPr>
          <w:del w:id="5837" w:author="Fernandes, Richard (he, him, his | il, le, lui)" w:date="2026-06-05T17:46:00Z" w16du:dateUtc="2026-06-05T21:46:00Z"/>
        </w:rPr>
      </w:pPr>
    </w:p>
    <w:p w14:paraId="1605B258" w14:textId="532CB2B1" w:rsidR="00A24D9F" w:rsidRPr="00DD2BCA" w:rsidDel="009B2A0D" w:rsidRDefault="00DD2BCA" w:rsidP="001A4050">
      <w:pPr>
        <w:pStyle w:val="Heading3"/>
        <w:numPr>
          <w:ilvl w:val="2"/>
          <w:numId w:val="15"/>
        </w:numPr>
        <w:rPr>
          <w:del w:id="5838" w:author="Fernandes, Richard (he, him, his | il, le, lui)" w:date="2026-06-05T17:46:00Z" w16du:dateUtc="2026-06-05T21:46:00Z"/>
        </w:rPr>
      </w:pPr>
      <w:del w:id="5839" w:author="Fernandes, Richard (he, him, his | il, le, lui)" w:date="2026-06-05T17:46:00Z" w16du:dateUtc="2026-06-05T21:46:00Z">
        <w:r w:rsidRPr="00DD2BCA" w:rsidDel="009B2A0D">
          <w:delText>Validation for Minimum Map</w:delText>
        </w:r>
        <w:r w:rsidDel="009B2A0D">
          <w:delText>ping Units</w:delText>
        </w:r>
      </w:del>
    </w:p>
    <w:p w14:paraId="315DBA05" w14:textId="74D00531" w:rsidR="00E272DB" w:rsidDel="009B2A0D" w:rsidRDefault="00E272DB">
      <w:pPr>
        <w:rPr>
          <w:del w:id="5840" w:author="Fernandes, Richard (he, him, his | il, le, lui)" w:date="2026-06-05T17:46:00Z" w16du:dateUtc="2026-06-05T21:46:00Z"/>
        </w:rPr>
      </w:pPr>
    </w:p>
    <w:p w14:paraId="2B22F4DE" w14:textId="334C6BAE" w:rsidR="00DD2BCA" w:rsidDel="009B2A0D" w:rsidRDefault="00DD2BCA" w:rsidP="006E653D">
      <w:pPr>
        <w:spacing w:line="360" w:lineRule="auto"/>
        <w:rPr>
          <w:del w:id="5841" w:author="Fernandes, Richard (he, him, his | il, le, lui)" w:date="2026-06-05T17:46:00Z" w16du:dateUtc="2026-06-05T21:46:00Z"/>
        </w:rPr>
      </w:pPr>
      <w:del w:id="5842" w:author="Fernandes, Richard (he, him, his | il, le, lui)" w:date="2026-06-05T17:46:00Z" w16du:dateUtc="2026-06-05T21:46:00Z">
        <w:r w:rsidDel="009B2A0D">
          <w:delText xml:space="preserve">Random errors will decrease for products whose product mapping units are smaller than the required minimum mapping unit.  The decrease will be proportional to the square root of product </w:delText>
        </w:r>
        <w:r w:rsidR="00A86567" w:rsidDel="009B2A0D">
          <w:delText>measurements</w:delText>
        </w:r>
        <w:r w:rsidDel="009B2A0D">
          <w:delText xml:space="preserve"> in a MMU and inversely proportional to the correlation of product errors within the MMU.  In the absence of prior knowledge the correlation will be uniform between 0 and 1 with an expected value of 0.5.  For example, for S2 20m products with 100m MMUs we have a reduction factor between 0 and 5 with an expected value of 2.5.  </w:delText>
        </w:r>
      </w:del>
    </w:p>
    <w:p w14:paraId="08042E94" w14:textId="15CBD246" w:rsidR="0003648B" w:rsidDel="009B2A0D" w:rsidRDefault="0003648B" w:rsidP="006E653D">
      <w:pPr>
        <w:spacing w:line="360" w:lineRule="auto"/>
        <w:rPr>
          <w:del w:id="5843" w:author="Fernandes, Richard (he, him, his | il, le, lui)" w:date="2026-06-05T17:46:00Z" w16du:dateUtc="2026-06-05T21:46:00Z"/>
        </w:rPr>
      </w:pPr>
    </w:p>
    <w:p w14:paraId="55BC8A56" w14:textId="570760AF" w:rsidR="0003648B" w:rsidDel="009B2A0D" w:rsidRDefault="0003648B" w:rsidP="006E653D">
      <w:pPr>
        <w:spacing w:line="360" w:lineRule="auto"/>
        <w:rPr>
          <w:del w:id="5844" w:author="Fernandes, Richard (he, him, his | il, le, lui)" w:date="2026-06-05T17:46:00Z" w16du:dateUtc="2026-06-05T21:46:00Z"/>
        </w:rPr>
      </w:pPr>
      <w:del w:id="5845" w:author="Fernandes, Richard (he, him, his | il, le, lui)" w:date="2026-06-05T17:46:00Z" w16du:dateUtc="2026-06-05T21:46:00Z">
        <w:r w:rsidDel="009B2A0D">
          <w:delText xml:space="preserve">Example analyses for LAI and FAPAR are shown in Figure 9 and 10.  For brevity we pool data from all land cover classes although for the paper we will separate broadleaf woodfy, needleaf woody and other as in Djamai et al., 2025. </w:delText>
        </w:r>
        <w:r w:rsidR="00B02277" w:rsidDel="009B2A0D">
          <w:delText xml:space="preserve"> </w:delText>
        </w:r>
      </w:del>
    </w:p>
    <w:p w14:paraId="691000A8" w14:textId="5114F3F0" w:rsidR="00DD2BCA" w:rsidDel="009B2A0D" w:rsidRDefault="00DD2BCA" w:rsidP="006E653D">
      <w:pPr>
        <w:spacing w:line="360" w:lineRule="auto"/>
        <w:rPr>
          <w:del w:id="5846" w:author="Fernandes, Richard (he, him, his | il, le, lui)" w:date="2026-06-05T17:46:00Z" w16du:dateUtc="2026-06-05T21:46:00Z"/>
        </w:rPr>
      </w:pPr>
    </w:p>
    <w:p w14:paraId="7139DFE8" w14:textId="28FFD256" w:rsidR="00DD2BCA" w:rsidDel="009B2A0D" w:rsidRDefault="00DD2BCA" w:rsidP="006E653D">
      <w:pPr>
        <w:spacing w:line="360" w:lineRule="auto"/>
        <w:rPr>
          <w:del w:id="5847" w:author="Fernandes, Richard (he, him, his | il, le, lui)" w:date="2026-06-05T17:46:00Z" w16du:dateUtc="2026-06-05T21:46:00Z"/>
        </w:rPr>
      </w:pPr>
      <w:del w:id="5848" w:author="Fernandes, Richard (he, him, his | il, le, lui)" w:date="2026-06-05T17:46:00Z" w16du:dateUtc="2026-06-05T21:46:00Z">
        <w:r w:rsidDel="009B2A0D">
          <w:delText>We need to quantify the real error correlations.  This can be done by quantifying errors with FRE maps and averaging.  We will show an example for one neon site.</w:delText>
        </w:r>
      </w:del>
    </w:p>
    <w:p w14:paraId="193985BA" w14:textId="7934FE16" w:rsidR="00F15A1E" w:rsidDel="009B2A0D" w:rsidRDefault="00F15A1E">
      <w:pPr>
        <w:rPr>
          <w:del w:id="5849" w:author="Fernandes, Richard (he, him, his | il, le, lui)" w:date="2026-06-05T17:46:00Z" w16du:dateUtc="2026-06-05T21:46:00Z"/>
        </w:rPr>
      </w:pPr>
    </w:p>
    <w:p w14:paraId="7E857733" w14:textId="010491D3" w:rsidR="00F15A1E" w:rsidDel="009B2A0D" w:rsidRDefault="00F15A1E">
      <w:pPr>
        <w:rPr>
          <w:del w:id="5850" w:author="Fernandes, Richard (he, him, his | il, le, lui)" w:date="2026-06-05T17:46:00Z" w16du:dateUtc="2026-06-05T21:46:00Z"/>
        </w:rPr>
      </w:pPr>
    </w:p>
    <w:p w14:paraId="740CFDD1" w14:textId="684DEE6B" w:rsidR="00CE3CAE" w:rsidDel="009B2A0D" w:rsidRDefault="00CE3CAE">
      <w:pPr>
        <w:rPr>
          <w:del w:id="5851" w:author="Fernandes, Richard (he, him, his | il, le, lui)" w:date="2026-06-05T17:46:00Z" w16du:dateUtc="2026-06-05T21:46:00Z"/>
        </w:rPr>
      </w:pPr>
      <w:del w:id="5852" w:author="Fernandes, Richard (he, him, his | il, le, lui)" w:date="2026-06-05T17:46:00Z" w16du:dateUtc="2026-06-05T21:46:00Z">
        <w:r w:rsidDel="009B2A0D">
          <w:br w:type="page"/>
        </w:r>
      </w:del>
    </w:p>
    <w:p w14:paraId="21EAB171" w14:textId="10C074D9" w:rsidR="00CE3CAE" w:rsidDel="009B2A0D" w:rsidRDefault="00CE3CAE">
      <w:pPr>
        <w:rPr>
          <w:del w:id="5853" w:author="Fernandes, Richard (he, him, his | il, le, lui)" w:date="2026-06-05T17:46:00Z" w16du:dateUtc="2026-06-05T21:46:00Z"/>
        </w:rPr>
      </w:pPr>
    </w:p>
    <w:p w14:paraId="1247B146" w14:textId="7C6C53A6" w:rsidR="005B64E1" w:rsidRPr="00DD2BCA" w:rsidDel="009B2A0D" w:rsidRDefault="00FB0263">
      <w:pPr>
        <w:rPr>
          <w:del w:id="5854" w:author="Fernandes, Richard (he, him, his | il, le, lui)" w:date="2026-06-05T17:46:00Z" w16du:dateUtc="2026-06-05T21:46:00Z"/>
        </w:rPr>
      </w:pPr>
      <w:del w:id="5855" w:author="Fernandes, Richard (he, him, his | il, le, lui)" w:date="2026-06-05T17:46:00Z" w16du:dateUtc="2026-06-05T21:46:00Z">
        <w:r w:rsidDel="009B2A0D">
          <w:rPr>
            <w:noProof/>
          </w:rPr>
          <w:drawing>
            <wp:inline distT="0" distB="0" distL="0" distR="0" wp14:anchorId="42E308A0" wp14:editId="6F5A1495">
              <wp:extent cx="5943600" cy="3197225"/>
              <wp:effectExtent l="0" t="0" r="0" b="3175"/>
              <wp:docPr id="1278798556" name="Picture 1" descr="A comparison of graph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98556" name="Picture 1" descr="A comparison of graphs with different colored lines&#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197225"/>
                      </a:xfrm>
                      <a:prstGeom prst="rect">
                        <a:avLst/>
                      </a:prstGeom>
                      <a:noFill/>
                      <a:ln>
                        <a:noFill/>
                      </a:ln>
                    </pic:spPr>
                  </pic:pic>
                </a:graphicData>
              </a:graphic>
            </wp:inline>
          </w:drawing>
        </w:r>
      </w:del>
    </w:p>
    <w:p w14:paraId="3BD551E4" w14:textId="62D2003D" w:rsidR="005B64E1" w:rsidRPr="00DD2BCA" w:rsidDel="009B2A0D" w:rsidRDefault="005B64E1">
      <w:pPr>
        <w:rPr>
          <w:del w:id="5856" w:author="Fernandes, Richard (he, him, his | il, le, lui)" w:date="2026-06-05T17:46:00Z" w16du:dateUtc="2026-06-05T21:46:00Z"/>
        </w:rPr>
      </w:pPr>
    </w:p>
    <w:p w14:paraId="2A7696B6" w14:textId="33B8C372" w:rsidR="00521881" w:rsidDel="009B2A0D" w:rsidRDefault="005B64E1" w:rsidP="00FB0263">
      <w:pPr>
        <w:rPr>
          <w:del w:id="5857" w:author="Fernandes, Richard (he, him, his | il, le, lui)" w:date="2026-06-05T17:46:00Z" w16du:dateUtc="2026-06-05T21:46:00Z"/>
        </w:rPr>
      </w:pPr>
      <w:del w:id="5858" w:author="Fernandes, Richard (he, him, his | il, le, lui)" w:date="2026-06-05T17:46:00Z" w16du:dateUtc="2026-06-05T21:46:00Z">
        <w:r w:rsidRPr="00DD2BCA" w:rsidDel="009B2A0D">
          <w:tab/>
        </w:r>
        <w:r w:rsidRPr="00DD2BCA" w:rsidDel="009B2A0D">
          <w:tab/>
        </w:r>
        <w:r w:rsidDel="009B2A0D">
          <w:delText>Uncertainty LAI</w:delText>
        </w:r>
        <w:r w:rsidDel="009B2A0D">
          <w:tab/>
        </w:r>
        <w:r w:rsidDel="009B2A0D">
          <w:tab/>
        </w:r>
        <w:r w:rsidDel="009B2A0D">
          <w:tab/>
        </w:r>
        <w:r w:rsidDel="009B2A0D">
          <w:tab/>
          <w:delText>Accuracy and Bias LAI</w:delText>
        </w:r>
      </w:del>
    </w:p>
    <w:p w14:paraId="3668F00E" w14:textId="12BA1AEE" w:rsidR="00275E9D" w:rsidDel="009B2A0D" w:rsidRDefault="00521881" w:rsidP="00521881">
      <w:pPr>
        <w:pStyle w:val="Caption"/>
        <w:rPr>
          <w:del w:id="5859" w:author="Fernandes, Richard (he, him, his | il, le, lui)" w:date="2026-06-05T17:46:00Z" w16du:dateUtc="2026-06-05T21:46:00Z"/>
        </w:rPr>
      </w:pPr>
      <w:commentRangeStart w:id="5860"/>
      <w:commentRangeStart w:id="5861"/>
      <w:commentRangeStart w:id="5862"/>
      <w:commentRangeStart w:id="5863"/>
      <w:commentRangeStart w:id="5864"/>
      <w:del w:id="5865" w:author="Fernandes, Richard (he, him, his | il, le, lui)" w:date="2026-06-05T17:46:00Z" w16du:dateUtc="2026-06-05T21:46:00Z">
        <w:r w:rsidDel="009B2A0D">
          <w:delText xml:space="preserve">Figure </w:delText>
        </w:r>
        <w:r w:rsidR="00B02277" w:rsidDel="009B2A0D">
          <w:fldChar w:fldCharType="begin"/>
        </w:r>
        <w:r w:rsidR="00B02277" w:rsidDel="009B2A0D">
          <w:delInstrText xml:space="preserve"> SEQ Figure \* ARABIC </w:delInstrText>
        </w:r>
        <w:r w:rsidR="00B02277" w:rsidDel="009B2A0D">
          <w:fldChar w:fldCharType="separate"/>
        </w:r>
      </w:del>
      <w:del w:id="5866" w:author="Fernandes, Richard (he, him, his | il, le, lui)" w:date="2026-06-04T16:08:00Z" w16du:dateUtc="2026-06-04T20:08:00Z">
        <w:r w:rsidR="00B02277" w:rsidDel="00E020D9">
          <w:rPr>
            <w:noProof/>
          </w:rPr>
          <w:delText>9</w:delText>
        </w:r>
      </w:del>
      <w:del w:id="5867" w:author="Fernandes, Richard (he, him, his | il, le, lui)" w:date="2026-06-05T17:46:00Z" w16du:dateUtc="2026-06-05T21:46:00Z">
        <w:r w:rsidR="00B02277" w:rsidDel="009B2A0D">
          <w:rPr>
            <w:noProof/>
          </w:rPr>
          <w:fldChar w:fldCharType="end"/>
        </w:r>
        <w:r w:rsidDel="009B2A0D">
          <w:delText xml:space="preserve">. Example of </w:delText>
        </w:r>
        <w:r w:rsidR="00F45CFB" w:rsidDel="009B2A0D">
          <w:delText xml:space="preserve">LAI analysis </w:delText>
        </w:r>
        <w:r w:rsidR="00600D5B" w:rsidDel="009B2A0D">
          <w:delText>across all land cover classes</w:delText>
        </w:r>
        <w:r w:rsidR="00F45CFB" w:rsidDel="009B2A0D">
          <w:delText xml:space="preserve">.  </w:delText>
        </w:r>
        <w:r w:rsidR="00275E9D" w:rsidDel="009B2A0D">
          <w:delText>Grey dots are absolute or signed residuals as indicated on x axis.</w:delText>
        </w:r>
        <w:r w:rsidR="00F45CFB" w:rsidDel="009B2A0D">
          <w:delText xml:space="preserve"> Solid (dashed) blue line is population MAD (RMSE).</w:delText>
        </w:r>
      </w:del>
    </w:p>
    <w:p w14:paraId="0B874CBC" w14:textId="75BAF4A0" w:rsidR="00600D5B" w:rsidDel="009B2A0D" w:rsidRDefault="00FB0263" w:rsidP="00521881">
      <w:pPr>
        <w:pStyle w:val="Caption"/>
        <w:rPr>
          <w:del w:id="5868" w:author="Fernandes, Richard (he, him, his | il, le, lui)" w:date="2026-06-05T17:46:00Z" w16du:dateUtc="2026-06-05T21:46:00Z"/>
        </w:rPr>
      </w:pPr>
      <w:del w:id="5869" w:author="Fernandes, Richard (he, him, his | il, le, lui)" w:date="2026-06-05T17:46:00Z" w16du:dateUtc="2026-06-05T21:46:00Z">
        <w:r w:rsidDel="009B2A0D">
          <w:delText>Left</w:delText>
        </w:r>
        <w:r w:rsidR="000832C0" w:rsidDel="009B2A0D">
          <w:delText xml:space="preserve">:  </w:delText>
        </w:r>
        <w:r w:rsidR="009E3E6D" w:rsidDel="009B2A0D">
          <w:delText>Solid</w:delText>
        </w:r>
        <w:r w:rsidR="00275E9D" w:rsidDel="009B2A0D">
          <w:delText xml:space="preserve"> (dashed)</w:delText>
        </w:r>
        <w:r w:rsidR="009E3E6D" w:rsidDel="009B2A0D">
          <w:delText xml:space="preserve"> blue</w:delText>
        </w:r>
        <w:r w:rsidR="00275E9D" w:rsidDel="009B2A0D">
          <w:delText xml:space="preserve"> is uncertainty for norma</w:delText>
        </w:r>
        <w:r w:rsidR="009E3E6D" w:rsidDel="009B2A0D">
          <w:delText xml:space="preserve"> (Cauchy)</w:delText>
        </w:r>
        <w:r w:rsidR="00275E9D" w:rsidDel="009B2A0D">
          <w:delText xml:space="preserve">l </w:delText>
        </w:r>
        <w:r w:rsidR="00CE36B8" w:rsidDel="009B2A0D">
          <w:delText xml:space="preserve">prior with correction for matchup uncertainty.  </w:delText>
        </w:r>
        <w:r w:rsidR="009E3E6D" w:rsidDel="009B2A0D">
          <w:delText xml:space="preserve">Solid (dashed) blue is uncertainty for norma (Cauchy)  prior without correction for matchup uncertainty.   </w:delText>
        </w:r>
        <w:r w:rsidR="000E45CC" w:rsidDel="009B2A0D">
          <w:delText xml:space="preserve">black line is GCOS requirement * 5 to account for </w:delText>
        </w:r>
        <w:r w:rsidR="00F85D1C" w:rsidDel="009B2A0D">
          <w:delText>averaging of errors at 100m</w:delText>
        </w:r>
        <w:r w:rsidR="00CE36B8" w:rsidDel="009B2A0D">
          <w:delText>.</w:delText>
        </w:r>
        <w:r w:rsidDel="009B2A0D">
          <w:delText xml:space="preserve"> </w:delText>
        </w:r>
      </w:del>
    </w:p>
    <w:p w14:paraId="46CB168D" w14:textId="4C95AD10" w:rsidR="00F23F02" w:rsidDel="009B2A0D" w:rsidRDefault="00FB0263" w:rsidP="00521881">
      <w:pPr>
        <w:pStyle w:val="Caption"/>
        <w:rPr>
          <w:del w:id="5870" w:author="Fernandes, Richard (he, him, his | il, le, lui)" w:date="2026-06-05T17:46:00Z" w16du:dateUtc="2026-06-05T21:46:00Z"/>
        </w:rPr>
      </w:pPr>
      <w:del w:id="5871" w:author="Fernandes, Richard (he, him, his | il, le, lui)" w:date="2026-06-05T17:46:00Z" w16du:dateUtc="2026-06-05T21:46:00Z">
        <w:r w:rsidDel="009B2A0D">
          <w:delText xml:space="preserve"> </w:delText>
        </w:r>
        <w:r w:rsidR="00F45CFB" w:rsidDel="009B2A0D">
          <w:delText xml:space="preserve">Right: </w:delText>
        </w:r>
        <w:r w:rsidR="00077237" w:rsidDel="009B2A0D">
          <w:delText>Solid</w:delText>
        </w:r>
        <w:r w:rsidR="00600D5B" w:rsidDel="009B2A0D">
          <w:delText xml:space="preserve"> (dashed)</w:delText>
        </w:r>
        <w:r w:rsidR="00077237" w:rsidDel="009B2A0D">
          <w:delText xml:space="preserve"> blue </w:delText>
        </w:r>
        <w:r w:rsidR="00600D5B" w:rsidDel="009B2A0D">
          <w:delText xml:space="preserve"> is apparent accuracy for normal (Cauchy) prior.  Yello</w:delText>
        </w:r>
        <w:r w:rsidR="00F96C7B" w:rsidDel="009B2A0D">
          <w:delText>w</w:delText>
        </w:r>
        <w:r w:rsidR="00600D5B" w:rsidDel="009B2A0D">
          <w:delText xml:space="preserve"> is apparent bias.</w:delText>
        </w:r>
        <w:commentRangeEnd w:id="5860"/>
        <w:r w:rsidR="00463299" w:rsidDel="009B2A0D">
          <w:rPr>
            <w:rStyle w:val="CommentReference"/>
            <w:sz w:val="40"/>
            <w:szCs w:val="40"/>
          </w:rPr>
          <w:commentReference w:id="5860"/>
        </w:r>
        <w:commentRangeEnd w:id="5861"/>
        <w:r w:rsidR="00463299" w:rsidDel="009B2A0D">
          <w:rPr>
            <w:rStyle w:val="CommentReference"/>
            <w:sz w:val="40"/>
            <w:szCs w:val="40"/>
          </w:rPr>
          <w:commentReference w:id="5861"/>
        </w:r>
        <w:commentRangeEnd w:id="5862"/>
        <w:r w:rsidR="00534653" w:rsidDel="009B2A0D">
          <w:rPr>
            <w:rStyle w:val="CommentReference"/>
            <w:sz w:val="40"/>
            <w:szCs w:val="40"/>
          </w:rPr>
          <w:commentReference w:id="5862"/>
        </w:r>
        <w:commentRangeEnd w:id="5863"/>
        <w:r w:rsidR="00401B45" w:rsidDel="009B2A0D">
          <w:rPr>
            <w:rStyle w:val="CommentReference"/>
            <w:sz w:val="40"/>
            <w:szCs w:val="40"/>
          </w:rPr>
          <w:commentReference w:id="5863"/>
        </w:r>
        <w:commentRangeEnd w:id="5864"/>
        <w:r w:rsidR="00401B45" w:rsidDel="009B2A0D">
          <w:rPr>
            <w:rStyle w:val="CommentReference"/>
            <w:sz w:val="40"/>
            <w:szCs w:val="40"/>
          </w:rPr>
          <w:commentReference w:id="5864"/>
        </w:r>
      </w:del>
    </w:p>
    <w:p w14:paraId="0613A409" w14:textId="251D0EFD" w:rsidR="00B02277" w:rsidDel="009B2A0D" w:rsidRDefault="00B02277" w:rsidP="00B02277">
      <w:pPr>
        <w:rPr>
          <w:del w:id="5872" w:author="Fernandes, Richard (he, him, his | il, le, lui)" w:date="2026-06-05T17:46:00Z" w16du:dateUtc="2026-06-05T21:46:00Z"/>
        </w:rPr>
      </w:pPr>
    </w:p>
    <w:p w14:paraId="2491A7D2" w14:textId="66D4C105" w:rsidR="00B02277" w:rsidDel="009B2A0D" w:rsidRDefault="00B02277" w:rsidP="00B02277">
      <w:pPr>
        <w:rPr>
          <w:del w:id="5873" w:author="Fernandes, Richard (he, him, his | il, le, lui)" w:date="2026-06-05T17:46:00Z" w16du:dateUtc="2026-06-05T21:46:00Z"/>
        </w:rPr>
      </w:pPr>
    </w:p>
    <w:p w14:paraId="569DDAEE" w14:textId="4731C4B4" w:rsidR="00B02277" w:rsidDel="009B2A0D" w:rsidRDefault="00FB626E" w:rsidP="00B02277">
      <w:pPr>
        <w:rPr>
          <w:del w:id="5874" w:author="Fernandes, Richard (he, him, his | il, le, lui)" w:date="2026-06-05T17:46:00Z" w16du:dateUtc="2026-06-05T21:46:00Z"/>
        </w:rPr>
      </w:pPr>
      <w:del w:id="5875" w:author="Fernandes, Richard (he, him, his | il, le, lui)" w:date="2026-06-05T17:46:00Z" w16du:dateUtc="2026-06-05T21:46:00Z">
        <w:r w:rsidDel="009B2A0D">
          <w:rPr>
            <w:noProof/>
          </w:rPr>
          <w:drawing>
            <wp:inline distT="0" distB="0" distL="0" distR="0" wp14:anchorId="1385C937" wp14:editId="435235FE">
              <wp:extent cx="5943600" cy="3157855"/>
              <wp:effectExtent l="0" t="0" r="0" b="4445"/>
              <wp:docPr id="1158585289"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85289" name="Picture 2" descr="A graph of different colored lines&#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del>
    </w:p>
    <w:p w14:paraId="0834A93C" w14:textId="5B541970" w:rsidR="00B02277" w:rsidDel="009B2A0D" w:rsidRDefault="00B02277" w:rsidP="00B02277">
      <w:pPr>
        <w:keepNext/>
        <w:rPr>
          <w:del w:id="5876" w:author="Fernandes, Richard (he, him, his | il, le, lui)" w:date="2026-06-05T17:46:00Z" w16du:dateUtc="2026-06-05T21:46:00Z"/>
        </w:rPr>
      </w:pPr>
    </w:p>
    <w:p w14:paraId="177CCD1C" w14:textId="0CAE397B" w:rsidR="00B02277" w:rsidDel="009B2A0D" w:rsidRDefault="00B02277" w:rsidP="00B02277">
      <w:pPr>
        <w:pStyle w:val="Caption"/>
        <w:rPr>
          <w:del w:id="5877" w:author="Fernandes, Richard (he, him, his | il, le, lui)" w:date="2026-06-05T17:46:00Z" w16du:dateUtc="2026-06-05T21:46:00Z"/>
        </w:rPr>
      </w:pPr>
      <w:commentRangeStart w:id="5878"/>
      <w:del w:id="5879" w:author="Fernandes, Richard (he, him, his | il, le, lui)" w:date="2026-06-05T17:46:00Z" w16du:dateUtc="2026-06-05T21:46:00Z">
        <w:r w:rsidDel="009B2A0D">
          <w:delText xml:space="preserve">Figure </w:delText>
        </w:r>
        <w:r w:rsidDel="009B2A0D">
          <w:fldChar w:fldCharType="begin"/>
        </w:r>
        <w:r w:rsidDel="009B2A0D">
          <w:delInstrText xml:space="preserve"> SEQ Figure \* ARABIC </w:delInstrText>
        </w:r>
        <w:r w:rsidDel="009B2A0D">
          <w:fldChar w:fldCharType="separate"/>
        </w:r>
      </w:del>
      <w:del w:id="5880" w:author="Fernandes, Richard (he, him, his | il, le, lui)" w:date="2026-06-04T16:08:00Z" w16du:dateUtc="2026-06-04T20:08:00Z">
        <w:r w:rsidDel="00E020D9">
          <w:rPr>
            <w:noProof/>
          </w:rPr>
          <w:delText>10</w:delText>
        </w:r>
      </w:del>
      <w:del w:id="5881" w:author="Fernandes, Richard (he, him, his | il, le, lui)" w:date="2026-06-05T17:46:00Z" w16du:dateUtc="2026-06-05T21:46:00Z">
        <w:r w:rsidDel="009B2A0D">
          <w:rPr>
            <w:noProof/>
          </w:rPr>
          <w:fldChar w:fldCharType="end"/>
        </w:r>
        <w:r w:rsidDel="009B2A0D">
          <w:delText>Example of FAPAR analysis across all land cover classes.  Grey dots are absolute or signed residuals as indicated on x axis. Solid (dashed) blue line is population MAD (RMSE).</w:delText>
        </w:r>
      </w:del>
    </w:p>
    <w:p w14:paraId="29D56AB6" w14:textId="3103296C" w:rsidR="00B02277" w:rsidDel="009B2A0D" w:rsidRDefault="00B02277" w:rsidP="00B02277">
      <w:pPr>
        <w:pStyle w:val="Caption"/>
        <w:rPr>
          <w:del w:id="5882" w:author="Fernandes, Richard (he, him, his | il, le, lui)" w:date="2026-06-05T17:46:00Z" w16du:dateUtc="2026-06-05T21:46:00Z"/>
        </w:rPr>
      </w:pPr>
      <w:del w:id="5883" w:author="Fernandes, Richard (he, him, his | il, le, lui)" w:date="2026-06-05T17:46:00Z" w16du:dateUtc="2026-06-05T21:46:00Z">
        <w:r w:rsidDel="009B2A0D">
          <w:delText xml:space="preserve">Left:  Solid (dashed) blue is uncertainty for norma (Cauchy)l prior with correction for matchup uncertainty.  Solid (dashed) blue is uncertainty for norma (Cauchy)  prior without correction for matchup uncertainty.   black line is GCOS requirement * 5 to account for averaging of errors at 100m. </w:delText>
        </w:r>
      </w:del>
    </w:p>
    <w:p w14:paraId="00E4B807" w14:textId="2737342D" w:rsidR="00B02277" w:rsidRPr="00DD2BCA" w:rsidDel="009B2A0D" w:rsidRDefault="00B02277" w:rsidP="00B02277">
      <w:pPr>
        <w:pStyle w:val="Caption"/>
        <w:rPr>
          <w:del w:id="5884" w:author="Fernandes, Richard (he, him, his | il, le, lui)" w:date="2026-06-05T17:46:00Z" w16du:dateUtc="2026-06-05T21:46:00Z"/>
        </w:rPr>
      </w:pPr>
      <w:del w:id="5885" w:author="Fernandes, Richard (he, him, his | il, le, lui)" w:date="2026-06-05T17:46:00Z" w16du:dateUtc="2026-06-05T21:46:00Z">
        <w:r w:rsidDel="009B2A0D">
          <w:delText xml:space="preserve"> Right: Solid (dashed) blue  is apparent accuracy for normal (Cauchy) prior.  Yellow is apparent bias</w:delText>
        </w:r>
        <w:commentRangeEnd w:id="5878"/>
        <w:r w:rsidRPr="00DD2BCA" w:rsidDel="009B2A0D">
          <w:rPr>
            <w:rStyle w:val="CommentReference"/>
            <w:sz w:val="40"/>
            <w:szCs w:val="40"/>
          </w:rPr>
          <w:commentReference w:id="5878"/>
        </w:r>
      </w:del>
    </w:p>
    <w:p w14:paraId="7293B9FB" w14:textId="0BD9766C" w:rsidR="00CE3CAE" w:rsidDel="009B2A0D" w:rsidRDefault="00CE3CAE">
      <w:pPr>
        <w:rPr>
          <w:del w:id="5886" w:author="Fernandes, Richard (he, him, his | il, le, lui)" w:date="2026-06-05T17:46:00Z" w16du:dateUtc="2026-06-05T21:46:00Z"/>
        </w:rPr>
      </w:pPr>
    </w:p>
    <w:p w14:paraId="07CC0647" w14:textId="30A0B912" w:rsidR="00CE3CAE" w:rsidDel="009B2A0D" w:rsidRDefault="00CE3CAE">
      <w:pPr>
        <w:rPr>
          <w:del w:id="5887" w:author="Fernandes, Richard (he, him, his | il, le, lui)" w:date="2026-06-05T17:46:00Z" w16du:dateUtc="2026-06-05T21:46:00Z"/>
        </w:rPr>
      </w:pPr>
    </w:p>
    <w:p w14:paraId="46E3E5D3" w14:textId="180E08ED" w:rsidR="00CE3CAE" w:rsidDel="009B2A0D" w:rsidRDefault="00CE3CAE">
      <w:pPr>
        <w:rPr>
          <w:del w:id="5888" w:author="Fernandes, Richard (he, him, his | il, le, lui)" w:date="2026-06-05T17:46:00Z" w16du:dateUtc="2026-06-05T21:46:00Z"/>
        </w:rPr>
      </w:pPr>
      <w:del w:id="5889" w:author="Fernandes, Richard (he, him, his | il, le, lui)" w:date="2026-06-05T17:46:00Z" w16du:dateUtc="2026-06-05T21:46:00Z">
        <w:r w:rsidDel="009B2A0D">
          <w:br w:type="page"/>
        </w:r>
      </w:del>
    </w:p>
    <w:p w14:paraId="6B76771D" w14:textId="6D793A78" w:rsidR="005B64E1" w:rsidDel="009B2A0D" w:rsidRDefault="005B64E1">
      <w:pPr>
        <w:rPr>
          <w:del w:id="5890" w:author="Fernandes, Richard (he, him, his | il, le, lui)" w:date="2026-06-05T17:46:00Z" w16du:dateUtc="2026-06-05T21:46:00Z"/>
        </w:rPr>
      </w:pPr>
    </w:p>
    <w:p w14:paraId="7F6D015C" w14:textId="7D4C47B5" w:rsidR="00CB75FC" w:rsidDel="009B2A0D" w:rsidRDefault="00DD64EF" w:rsidP="001A4050">
      <w:pPr>
        <w:pStyle w:val="Heading1"/>
        <w:numPr>
          <w:ilvl w:val="0"/>
          <w:numId w:val="19"/>
        </w:numPr>
        <w:rPr>
          <w:del w:id="5891" w:author="Fernandes, Richard (he, him, his | il, le, lui)" w:date="2026-06-05T17:46:00Z" w16du:dateUtc="2026-06-05T21:46:00Z"/>
        </w:rPr>
      </w:pPr>
      <w:customXmlDelRangeStart w:id="5892" w:author="Fernandes, Richard (he, him, his | il, le, lui)" w:date="2026-06-05T17:46:00Z"/>
      <w:sdt>
        <w:sdtPr>
          <w:tag w:val="goog_rdk_73"/>
          <w:id w:val="-530619143"/>
        </w:sdtPr>
        <w:sdtEndPr/>
        <w:sdtContent>
          <w:customXmlDelRangeEnd w:id="5892"/>
          <w:commentRangeStart w:id="5893"/>
          <w:customXmlDelRangeStart w:id="5894" w:author="Fernandes, Richard (he, him, his | il, le, lui)" w:date="2026-06-05T17:46:00Z"/>
        </w:sdtContent>
      </w:sdt>
      <w:customXmlDelRangeEnd w:id="5894"/>
      <w:del w:id="5895" w:author="Fernandes, Richard (he, him, his | il, le, lui)" w:date="2026-06-05T17:46:00Z" w16du:dateUtc="2026-06-05T21:46:00Z">
        <w:r w:rsidR="00D8059B" w:rsidDel="009B2A0D">
          <w:delText>Results</w:delText>
        </w:r>
        <w:commentRangeEnd w:id="5893"/>
        <w:r w:rsidR="00D8059B" w:rsidDel="009B2A0D">
          <w:rPr>
            <w:rStyle w:val="CommentReference"/>
            <w:sz w:val="40"/>
            <w:szCs w:val="40"/>
          </w:rPr>
          <w:commentReference w:id="5893"/>
        </w:r>
      </w:del>
    </w:p>
    <w:p w14:paraId="7F6D015D" w14:textId="1585A396" w:rsidR="00CB75FC" w:rsidDel="009B2A0D" w:rsidRDefault="00D8059B" w:rsidP="001A4050">
      <w:pPr>
        <w:pStyle w:val="Heading2"/>
        <w:numPr>
          <w:ilvl w:val="1"/>
          <w:numId w:val="10"/>
        </w:numPr>
        <w:rPr>
          <w:del w:id="5896" w:author="Fernandes, Richard (he, him, his | il, le, lui)" w:date="2026-06-05T17:46:00Z" w16du:dateUtc="2026-06-05T21:46:00Z"/>
        </w:rPr>
      </w:pPr>
      <w:del w:id="5897" w:author="Fernandes, Richard (he, him, his | il, le, lui)" w:date="2026-06-05T17:46:00Z" w16du:dateUtc="2026-06-05T21:46:00Z">
        <w:r w:rsidDel="009B2A0D">
          <w:delText>Inclusion Probabilities</w:delText>
        </w:r>
      </w:del>
    </w:p>
    <w:p w14:paraId="29AE5B53" w14:textId="42E15D2D" w:rsidR="005B64E1" w:rsidDel="009B2A0D" w:rsidRDefault="005B64E1" w:rsidP="005B64E1">
      <w:pPr>
        <w:rPr>
          <w:del w:id="5898" w:author="Fernandes, Richard (he, him, his | il, le, lui)" w:date="2026-06-05T17:46:00Z" w16du:dateUtc="2026-06-05T21:46:00Z"/>
        </w:rPr>
      </w:pPr>
    </w:p>
    <w:p w14:paraId="09057FB6" w14:textId="20C4E6F7" w:rsidR="005B64E1" w:rsidDel="009B2A0D" w:rsidRDefault="005B64E1" w:rsidP="005B64E1">
      <w:pPr>
        <w:rPr>
          <w:del w:id="5899" w:author="Fernandes, Richard (he, him, his | il, le, lui)" w:date="2026-06-05T17:46:00Z" w16du:dateUtc="2026-06-05T21:46:00Z"/>
        </w:rPr>
      </w:pPr>
      <w:del w:id="5900" w:author="Fernandes, Richard (he, him, his | il, le, lui)" w:date="2026-06-05T17:46:00Z" w16du:dateUtc="2026-06-05T21:46:00Z">
        <w:r w:rsidDel="009B2A0D">
          <w:delText>Figure 4.1.1: Global Maps of Typical Inclusion Probability for Peak Season NH and Peak Season SH</w:delText>
        </w:r>
      </w:del>
    </w:p>
    <w:p w14:paraId="56DAA3FE" w14:textId="3CDD5F5B" w:rsidR="005B64E1" w:rsidRPr="005B64E1" w:rsidDel="009B2A0D" w:rsidRDefault="005B64E1" w:rsidP="005B64E1">
      <w:pPr>
        <w:rPr>
          <w:del w:id="5901" w:author="Fernandes, Richard (he, him, his | il, le, lui)" w:date="2026-06-05T17:46:00Z" w16du:dateUtc="2026-06-05T21:46:00Z"/>
        </w:rPr>
      </w:pPr>
    </w:p>
    <w:p w14:paraId="7F6D0162" w14:textId="7D316053" w:rsidR="00CB75FC" w:rsidDel="009B2A0D" w:rsidRDefault="00D8059B" w:rsidP="001A4050">
      <w:pPr>
        <w:pStyle w:val="Heading2"/>
        <w:numPr>
          <w:ilvl w:val="1"/>
          <w:numId w:val="10"/>
        </w:numPr>
        <w:rPr>
          <w:del w:id="5902" w:author="Fernandes, Richard (he, him, his | il, le, lui)" w:date="2026-06-05T17:46:00Z" w16du:dateUtc="2026-06-05T21:46:00Z"/>
        </w:rPr>
      </w:pPr>
      <w:del w:id="5903" w:author="Fernandes, Richard (he, him, his | il, le, lui)" w:date="2026-06-05T17:46:00Z" w16du:dateUtc="2026-06-05T21:46:00Z">
        <w:r w:rsidDel="009B2A0D">
          <w:delText>Response Design</w:delText>
        </w:r>
      </w:del>
    </w:p>
    <w:p w14:paraId="0806A9A7" w14:textId="6A495466" w:rsidR="002816E9" w:rsidDel="009B2A0D" w:rsidRDefault="002816E9" w:rsidP="002816E9">
      <w:pPr>
        <w:rPr>
          <w:del w:id="5904" w:author="Fernandes, Richard (he, him, his | il, le, lui)" w:date="2026-06-05T17:46:00Z" w16du:dateUtc="2026-06-05T21:46:00Z"/>
        </w:rPr>
      </w:pPr>
    </w:p>
    <w:p w14:paraId="6D109A7F" w14:textId="1F4B2192" w:rsidR="005B64E1" w:rsidDel="009B2A0D" w:rsidRDefault="005B64E1" w:rsidP="002816E9">
      <w:pPr>
        <w:rPr>
          <w:del w:id="5905" w:author="Fernandes, Richard (he, him, his | il, le, lui)" w:date="2026-06-05T17:46:00Z" w16du:dateUtc="2026-06-05T21:46:00Z"/>
        </w:rPr>
      </w:pPr>
      <w:del w:id="5906" w:author="Fernandes, Richard (he, him, his | il, le, lui)" w:date="2026-06-05T17:46:00Z" w16du:dateUtc="2026-06-05T21:46:00Z">
        <w:r w:rsidRPr="005B64E1" w:rsidDel="009B2A0D">
          <w:delText>Figure</w:delText>
        </w:r>
        <w:r w:rsidDel="009B2A0D">
          <w:delText xml:space="preserve"> 4.2.1</w:delText>
        </w:r>
        <w:r w:rsidRPr="005B64E1" w:rsidDel="009B2A0D">
          <w:delText>: FRM Bias co</w:delText>
        </w:r>
        <w:r w:rsidDel="009B2A0D">
          <w:delText>mponents for LAI: a. no clumping, b. no woody area, c. no understory</w:delText>
        </w:r>
      </w:del>
    </w:p>
    <w:p w14:paraId="68EABD14" w14:textId="20539C62" w:rsidR="005B64E1" w:rsidDel="009B2A0D" w:rsidRDefault="005B64E1" w:rsidP="002816E9">
      <w:pPr>
        <w:rPr>
          <w:del w:id="5907" w:author="Fernandes, Richard (he, him, his | il, le, lui)" w:date="2026-06-05T17:46:00Z" w16du:dateUtc="2026-06-05T21:46:00Z"/>
        </w:rPr>
      </w:pPr>
    </w:p>
    <w:p w14:paraId="2E89EC4B" w14:textId="37B433F8" w:rsidR="005B64E1" w:rsidDel="009B2A0D" w:rsidRDefault="005B64E1" w:rsidP="005B64E1">
      <w:pPr>
        <w:rPr>
          <w:del w:id="5908" w:author="Fernandes, Richard (he, him, his | il, le, lui)" w:date="2026-06-05T17:46:00Z" w16du:dateUtc="2026-06-05T21:46:00Z"/>
        </w:rPr>
      </w:pPr>
      <w:del w:id="5909" w:author="Fernandes, Richard (he, him, his | il, le, lui)" w:date="2026-06-05T17:46:00Z" w16du:dateUtc="2026-06-05T21:46:00Z">
        <w:r w:rsidDel="009B2A0D">
          <w:delText xml:space="preserve">Figure 4.2.2 : FRM Uncertainty vs LAI, with  a) local corrections, b) </w:delText>
        </w:r>
        <w:r w:rsidR="00A86567" w:rsidDel="009B2A0D">
          <w:delText>approximate</w:delText>
        </w:r>
        <w:r w:rsidDel="009B2A0D">
          <w:delText xml:space="preserve"> correction for clumping c) approximate correction for woody area d) approximate correction for understory</w:delText>
        </w:r>
      </w:del>
    </w:p>
    <w:p w14:paraId="468D67AF" w14:textId="173A81A5" w:rsidR="005B64E1" w:rsidDel="009B2A0D" w:rsidRDefault="005B64E1" w:rsidP="005B64E1">
      <w:pPr>
        <w:rPr>
          <w:del w:id="5910" w:author="Fernandes, Richard (he, him, his | il, le, lui)" w:date="2026-06-05T17:46:00Z" w16du:dateUtc="2026-06-05T21:46:00Z"/>
        </w:rPr>
      </w:pPr>
    </w:p>
    <w:p w14:paraId="380F3378" w14:textId="2C7D9311" w:rsidR="005B64E1" w:rsidDel="009B2A0D" w:rsidRDefault="005B64E1" w:rsidP="005B64E1">
      <w:pPr>
        <w:rPr>
          <w:del w:id="5911" w:author="Fernandes, Richard (he, him, his | il, le, lui)" w:date="2026-06-05T17:46:00Z" w16du:dateUtc="2026-06-05T21:46:00Z"/>
        </w:rPr>
      </w:pPr>
      <w:del w:id="5912" w:author="Fernandes, Richard (he, him, his | il, le, lui)" w:date="2026-06-05T17:46:00Z" w16du:dateUtc="2026-06-05T21:46:00Z">
        <w:r w:rsidDel="009B2A0D">
          <w:delText xml:space="preserve">Figure 4.2.3 : FRM Uncertainty vs FAPAR, with  a) local corrections, b) </w:delText>
        </w:r>
        <w:r w:rsidR="00A86567" w:rsidDel="009B2A0D">
          <w:delText>approximate</w:delText>
        </w:r>
        <w:r w:rsidDel="009B2A0D">
          <w:delText xml:space="preserve"> correction for clumping c) approximate correction for woody area d) approximate correction for understory</w:delText>
        </w:r>
      </w:del>
    </w:p>
    <w:p w14:paraId="5EE2A635" w14:textId="687FAFDE" w:rsidR="005B64E1" w:rsidDel="009B2A0D" w:rsidRDefault="005B64E1" w:rsidP="005B64E1">
      <w:pPr>
        <w:rPr>
          <w:del w:id="5913" w:author="Fernandes, Richard (he, him, his | il, le, lui)" w:date="2026-06-05T17:46:00Z" w16du:dateUtc="2026-06-05T21:46:00Z"/>
        </w:rPr>
      </w:pPr>
    </w:p>
    <w:p w14:paraId="7F10473D" w14:textId="38A0E496" w:rsidR="005B64E1" w:rsidDel="009B2A0D" w:rsidRDefault="005B64E1" w:rsidP="002816E9">
      <w:pPr>
        <w:rPr>
          <w:del w:id="5914" w:author="Fernandes, Richard (he, him, his | il, le, lui)" w:date="2026-06-05T17:46:00Z" w16du:dateUtc="2026-06-05T21:46:00Z"/>
        </w:rPr>
      </w:pPr>
      <w:del w:id="5915" w:author="Fernandes, Richard (he, him, his | il, le, lui)" w:date="2026-06-05T17:46:00Z" w16du:dateUtc="2026-06-05T21:46:00Z">
        <w:r w:rsidDel="009B2A0D">
          <w:delText xml:space="preserve">Figure 4.2.4: Example  of LAI estimation using ALS over NEON site: a) </w:delText>
        </w:r>
        <w:r w:rsidR="00BC2907" w:rsidDel="009B2A0D">
          <w:delText xml:space="preserve">scatter plot of estimated vs predicted LAI with prediction confidence intervals  </w:delText>
        </w:r>
        <w:r w:rsidDel="009B2A0D">
          <w:delText xml:space="preserve">b) image of high resolution predictions </w:delText>
        </w:r>
        <w:r w:rsidR="00BC2907" w:rsidDel="009B2A0D">
          <w:delText xml:space="preserve">with non representative areas masked </w:delText>
        </w:r>
        <w:r w:rsidDel="009B2A0D">
          <w:delText xml:space="preserve">c) image of predictions at scale </w:delText>
        </w:r>
        <w:r w:rsidR="00BC2907" w:rsidDel="009B2A0D">
          <w:delText>o</w:delText>
        </w:r>
        <w:r w:rsidDel="009B2A0D">
          <w:delText>f AUs d) image of uncertainty  at scale of AUs</w:delText>
        </w:r>
      </w:del>
    </w:p>
    <w:p w14:paraId="426AA478" w14:textId="0F6E1AD9" w:rsidR="005B64E1" w:rsidDel="009B2A0D" w:rsidRDefault="005B64E1" w:rsidP="002816E9">
      <w:pPr>
        <w:rPr>
          <w:del w:id="5916" w:author="Fernandes, Richard (he, him, his | il, le, lui)" w:date="2026-06-05T17:46:00Z" w16du:dateUtc="2026-06-05T21:46:00Z"/>
        </w:rPr>
      </w:pPr>
    </w:p>
    <w:p w14:paraId="45599860" w14:textId="43954646" w:rsidR="005B64E1" w:rsidRPr="005B64E1" w:rsidDel="009B2A0D" w:rsidRDefault="005B64E1" w:rsidP="005B64E1">
      <w:pPr>
        <w:rPr>
          <w:del w:id="5917" w:author="Fernandes, Richard (he, him, his | il, le, lui)" w:date="2026-06-05T17:46:00Z" w16du:dateUtc="2026-06-05T21:46:00Z"/>
        </w:rPr>
      </w:pPr>
      <w:del w:id="5918" w:author="Fernandes, Richard (he, him, his | il, le, lui)" w:date="2026-06-05T17:46:00Z" w16du:dateUtc="2026-06-05T21:46:00Z">
        <w:r w:rsidDel="009B2A0D">
          <w:delText>Figure 4.2.</w:delText>
        </w:r>
        <w:r w:rsidR="00BC2907" w:rsidDel="009B2A0D">
          <w:delText>5</w:delText>
        </w:r>
        <w:r w:rsidDel="009B2A0D">
          <w:delText xml:space="preserve">: Example  of LAI estimation using S2 with Grounded EO GPR over NEON site: a) scatter plot </w:delText>
        </w:r>
        <w:r w:rsidR="00BC2907" w:rsidDel="009B2A0D">
          <w:delText xml:space="preserve">of estimated vs predicted LAI </w:delText>
        </w:r>
        <w:r w:rsidDel="009B2A0D">
          <w:delText>with prediction confidence intervals b) image of high resolution predictions</w:delText>
        </w:r>
        <w:r w:rsidR="00BC2907" w:rsidDel="009B2A0D">
          <w:delText xml:space="preserve"> with non representative areas masked </w:delText>
        </w:r>
        <w:r w:rsidDel="009B2A0D">
          <w:delText xml:space="preserve"> c) image of predictions at scale pf AUs d) image of uncertainty  at scale of AUs</w:delText>
        </w:r>
      </w:del>
    </w:p>
    <w:p w14:paraId="4308D82A" w14:textId="50B5B89B" w:rsidR="005B64E1" w:rsidDel="009B2A0D" w:rsidRDefault="005B64E1" w:rsidP="002816E9">
      <w:pPr>
        <w:rPr>
          <w:del w:id="5919" w:author="Fernandes, Richard (he, him, his | il, le, lui)" w:date="2026-06-05T17:46:00Z" w16du:dateUtc="2026-06-05T21:46:00Z"/>
        </w:rPr>
      </w:pPr>
    </w:p>
    <w:p w14:paraId="019A9430" w14:textId="6677EF98" w:rsidR="00BC2907" w:rsidDel="009B2A0D" w:rsidRDefault="00BC2907" w:rsidP="00BC2907">
      <w:pPr>
        <w:rPr>
          <w:del w:id="5920" w:author="Fernandes, Richard (he, him, his | il, le, lui)" w:date="2026-06-05T17:46:00Z" w16du:dateUtc="2026-06-05T21:46:00Z"/>
        </w:rPr>
      </w:pPr>
    </w:p>
    <w:p w14:paraId="2233AE89" w14:textId="12560BAF" w:rsidR="00BC2907" w:rsidRPr="005B64E1" w:rsidDel="009B2A0D" w:rsidRDefault="00BC2907" w:rsidP="00BC2907">
      <w:pPr>
        <w:rPr>
          <w:del w:id="5921" w:author="Fernandes, Richard (he, him, his | il, le, lui)" w:date="2026-06-05T17:46:00Z" w16du:dateUtc="2026-06-05T21:46:00Z"/>
        </w:rPr>
      </w:pPr>
      <w:del w:id="5922" w:author="Fernandes, Richard (he, him, his | il, le, lui)" w:date="2026-06-05T17:46:00Z" w16du:dateUtc="2026-06-05T21:46:00Z">
        <w:r w:rsidDel="009B2A0D">
          <w:delText>Figure 4.2.6: Example  of FAPAR estimation using S2 with Grounded EO GPR over NEON site: a) scatter plot of estimated vs predicted LAI with prediction confidence intervals b) image of high resolution predictions with non representative areas masked c) image of predictions at scale pf AUs d) image of uncertainty  at scale of AUs</w:delText>
        </w:r>
      </w:del>
    </w:p>
    <w:p w14:paraId="14FE79FD" w14:textId="0A0AF1AC" w:rsidR="00BC2907" w:rsidRPr="005B64E1" w:rsidDel="009B2A0D" w:rsidRDefault="00BC2907" w:rsidP="002816E9">
      <w:pPr>
        <w:rPr>
          <w:del w:id="5923" w:author="Fernandes, Richard (he, him, his | il, le, lui)" w:date="2026-06-05T17:46:00Z" w16du:dateUtc="2026-06-05T21:46:00Z"/>
        </w:rPr>
      </w:pPr>
    </w:p>
    <w:p w14:paraId="6CB4AFEC" w14:textId="60E616B2" w:rsidR="002816E9" w:rsidDel="009B2A0D" w:rsidRDefault="002816E9" w:rsidP="002816E9">
      <w:pPr>
        <w:rPr>
          <w:del w:id="5924" w:author="Fernandes, Richard (he, him, his | il, le, lui)" w:date="2026-06-05T17:46:00Z" w16du:dateUtc="2026-06-05T21:46:00Z"/>
        </w:rPr>
      </w:pPr>
    </w:p>
    <w:p w14:paraId="7F6D0166" w14:textId="32E07F10" w:rsidR="00CB75FC" w:rsidDel="009B2A0D" w:rsidRDefault="00D8059B" w:rsidP="001A4050">
      <w:pPr>
        <w:pStyle w:val="Heading2"/>
        <w:numPr>
          <w:ilvl w:val="1"/>
          <w:numId w:val="10"/>
        </w:numPr>
        <w:rPr>
          <w:del w:id="5925" w:author="Fernandes, Richard (he, him, his | il, le, lui)" w:date="2026-06-05T17:46:00Z" w16du:dateUtc="2026-06-05T21:46:00Z"/>
        </w:rPr>
      </w:pPr>
      <w:del w:id="5926" w:author="Fernandes, Richard (he, him, his | il, le, lui)" w:date="2026-06-05T17:46:00Z" w16du:dateUtc="2026-06-05T21:46:00Z">
        <w:r w:rsidRPr="007C7305" w:rsidDel="009B2A0D">
          <w:delText>Analysis</w:delText>
        </w:r>
      </w:del>
    </w:p>
    <w:p w14:paraId="1E0AAEE2" w14:textId="6977590F" w:rsidR="00BC2907" w:rsidDel="009B2A0D" w:rsidRDefault="00BC2907" w:rsidP="00BC2907">
      <w:pPr>
        <w:rPr>
          <w:del w:id="5927" w:author="Fernandes, Richard (he, him, his | il, le, lui)" w:date="2026-06-05T17:46:00Z" w16du:dateUtc="2026-06-05T21:46:00Z"/>
        </w:rPr>
      </w:pPr>
    </w:p>
    <w:p w14:paraId="3E21C93F" w14:textId="02CA5AFE" w:rsidR="00BC2907" w:rsidDel="009B2A0D" w:rsidRDefault="00BC2907" w:rsidP="00BC2907">
      <w:pPr>
        <w:rPr>
          <w:del w:id="5928" w:author="Fernandes, Richard (he, him, his | il, le, lui)" w:date="2026-06-05T17:46:00Z" w16du:dateUtc="2026-06-05T21:46:00Z"/>
        </w:rPr>
      </w:pPr>
      <w:del w:id="5929" w:author="Fernandes, Richard (he, him, his | il, le, lui)" w:date="2026-06-05T17:46:00Z" w16du:dateUtc="2026-06-05T21:46:00Z">
        <w:r w:rsidDel="009B2A0D">
          <w:delText>This will supplement the conditional uncertainty and accuracy figures I have included for now in methods.</w:delText>
        </w:r>
      </w:del>
    </w:p>
    <w:p w14:paraId="097C8040" w14:textId="281186E9" w:rsidR="00BC2907" w:rsidDel="009B2A0D" w:rsidRDefault="00BC2907" w:rsidP="00BC2907">
      <w:pPr>
        <w:rPr>
          <w:del w:id="5930" w:author="Fernandes, Richard (he, him, his | il, le, lui)" w:date="2026-06-05T17:46:00Z" w16du:dateUtc="2026-06-05T21:46:00Z"/>
        </w:rPr>
      </w:pPr>
    </w:p>
    <w:p w14:paraId="18FE810D" w14:textId="6EB59096" w:rsidR="00BC2907" w:rsidDel="009B2A0D" w:rsidRDefault="00BC2907" w:rsidP="00BC2907">
      <w:pPr>
        <w:rPr>
          <w:del w:id="5931" w:author="Fernandes, Richard (he, him, his | il, le, lui)" w:date="2026-06-05T17:46:00Z" w16du:dateUtc="2026-06-05T21:46:00Z"/>
        </w:rPr>
      </w:pPr>
      <w:del w:id="5932" w:author="Fernandes, Richard (he, him, his | il, le, lui)" w:date="2026-06-05T17:46:00Z" w16du:dateUtc="2026-06-05T21:46:00Z">
        <w:r w:rsidDel="009B2A0D">
          <w:delText>For SL2P with S2 FDRs (we can add GEDI but the fact that it will have a lot of bias may mean we don’t make global maps)</w:delText>
        </w:r>
      </w:del>
    </w:p>
    <w:p w14:paraId="503BA105" w14:textId="4678BF15" w:rsidR="00BC2907" w:rsidDel="009B2A0D" w:rsidRDefault="00BC2907" w:rsidP="00BC2907">
      <w:pPr>
        <w:rPr>
          <w:del w:id="5933" w:author="Fernandes, Richard (he, him, his | il, le, lui)" w:date="2026-06-05T17:46:00Z" w16du:dateUtc="2026-06-05T21:46:00Z"/>
        </w:rPr>
      </w:pPr>
    </w:p>
    <w:p w14:paraId="5ACABFF1" w14:textId="487CFF94" w:rsidR="00BC2907" w:rsidDel="009B2A0D" w:rsidRDefault="00BC2907" w:rsidP="00BC2907">
      <w:pPr>
        <w:rPr>
          <w:del w:id="5934" w:author="Fernandes, Richard (he, him, his | il, le, lui)" w:date="2026-06-05T17:46:00Z" w16du:dateUtc="2026-06-05T21:46:00Z"/>
        </w:rPr>
      </w:pPr>
      <w:del w:id="5935" w:author="Fernandes, Richard (he, him, his | il, le, lui)" w:date="2026-06-05T17:46:00Z" w16du:dateUtc="2026-06-05T21:46:00Z">
        <w:r w:rsidDel="009B2A0D">
          <w:delText>Figure 4.3.1 Figure showing estimated change in uncertainty as a function of MMU resolution based on errors over FRE.</w:delText>
        </w:r>
      </w:del>
    </w:p>
    <w:p w14:paraId="72653A98" w14:textId="7E65B1A5" w:rsidR="00BC2907" w:rsidDel="009B2A0D" w:rsidRDefault="00BC2907" w:rsidP="00BC2907">
      <w:pPr>
        <w:rPr>
          <w:del w:id="5936" w:author="Fernandes, Richard (he, him, his | il, le, lui)" w:date="2026-06-05T17:46:00Z" w16du:dateUtc="2026-06-05T21:46:00Z"/>
        </w:rPr>
      </w:pPr>
    </w:p>
    <w:p w14:paraId="4B2C9786" w14:textId="50E80913" w:rsidR="00BC2907" w:rsidDel="009B2A0D" w:rsidRDefault="00BC2907" w:rsidP="00BC2907">
      <w:pPr>
        <w:rPr>
          <w:del w:id="5937" w:author="Fernandes, Richard (he, him, his | il, le, lui)" w:date="2026-06-05T17:46:00Z" w16du:dateUtc="2026-06-05T21:46:00Z"/>
        </w:rPr>
      </w:pPr>
      <w:del w:id="5938" w:author="Fernandes, Richard (he, him, his | il, le, lui)" w:date="2026-06-05T17:46:00Z" w16du:dateUtc="2026-06-05T21:46:00Z">
        <w:r w:rsidDel="009B2A0D">
          <w:delText xml:space="preserve">Figure 4.3.1  Global map of bias and apparent accuracy for NH and SH peak </w:delText>
        </w:r>
        <w:r w:rsidR="00A86567" w:rsidDel="009B2A0D">
          <w:delText>season</w:delText>
        </w:r>
        <w:r w:rsidDel="009B2A0D">
          <w:delText xml:space="preserve"> for LAI</w:delText>
        </w:r>
      </w:del>
    </w:p>
    <w:p w14:paraId="08BDC1CE" w14:textId="4831C782" w:rsidR="00BC2907" w:rsidRPr="00BC2907" w:rsidDel="009B2A0D" w:rsidRDefault="00BC2907" w:rsidP="00BC2907">
      <w:pPr>
        <w:rPr>
          <w:del w:id="5939" w:author="Fernandes, Richard (he, him, his | il, le, lui)" w:date="2026-06-05T17:46:00Z" w16du:dateUtc="2026-06-05T21:46:00Z"/>
        </w:rPr>
      </w:pPr>
      <w:del w:id="5940" w:author="Fernandes, Richard (he, him, his | il, le, lui)" w:date="2026-06-05T17:46:00Z" w16du:dateUtc="2026-06-05T21:46:00Z">
        <w:r w:rsidDel="009B2A0D">
          <w:delText xml:space="preserve">Figure 4.3.2  Global map of bias and apparent accuracy for NH and SH peak </w:delText>
        </w:r>
        <w:r w:rsidR="00A86567" w:rsidDel="009B2A0D">
          <w:delText>season</w:delText>
        </w:r>
        <w:r w:rsidDel="009B2A0D">
          <w:delText xml:space="preserve"> for FAPAR</w:delText>
        </w:r>
      </w:del>
    </w:p>
    <w:p w14:paraId="3BEB4115" w14:textId="38BFAEC1" w:rsidR="00BC2907" w:rsidDel="009B2A0D" w:rsidRDefault="00BC2907" w:rsidP="00BC2907">
      <w:pPr>
        <w:rPr>
          <w:del w:id="5941" w:author="Fernandes, Richard (he, him, his | il, le, lui)" w:date="2026-06-05T17:46:00Z" w16du:dateUtc="2026-06-05T21:46:00Z"/>
        </w:rPr>
      </w:pPr>
    </w:p>
    <w:p w14:paraId="331DFFE4" w14:textId="43F1B7E6" w:rsidR="00BC2907" w:rsidDel="009B2A0D" w:rsidRDefault="00BC2907" w:rsidP="00BC2907">
      <w:pPr>
        <w:rPr>
          <w:del w:id="5942" w:author="Fernandes, Richard (he, him, his | il, le, lui)" w:date="2026-06-05T17:46:00Z" w16du:dateUtc="2026-06-05T21:46:00Z"/>
        </w:rPr>
      </w:pPr>
      <w:del w:id="5943" w:author="Fernandes, Richard (he, him, his | il, le, lui)" w:date="2026-06-05T17:46:00Z" w16du:dateUtc="2026-06-05T21:46:00Z">
        <w:r w:rsidDel="009B2A0D">
          <w:delText xml:space="preserve">Figure 4.3.3  Global map of uncertainty  and relative uncertainty for NH and SH peak </w:delText>
        </w:r>
        <w:r w:rsidR="00A86567" w:rsidDel="009B2A0D">
          <w:delText>season</w:delText>
        </w:r>
        <w:r w:rsidDel="009B2A0D">
          <w:delText xml:space="preserve"> for LAI</w:delText>
        </w:r>
      </w:del>
    </w:p>
    <w:p w14:paraId="2A61438A" w14:textId="29A5B77E" w:rsidR="00BC2907" w:rsidRPr="00BC2907" w:rsidDel="009B2A0D" w:rsidRDefault="00BC2907" w:rsidP="00BC2907">
      <w:pPr>
        <w:rPr>
          <w:del w:id="5944" w:author="Fernandes, Richard (he, him, his | il, le, lui)" w:date="2026-06-05T17:46:00Z" w16du:dateUtc="2026-06-05T21:46:00Z"/>
        </w:rPr>
      </w:pPr>
      <w:del w:id="5945" w:author="Fernandes, Richard (he, him, his | il, le, lui)" w:date="2026-06-05T17:46:00Z" w16du:dateUtc="2026-06-05T21:46:00Z">
        <w:r w:rsidDel="009B2A0D">
          <w:delText xml:space="preserve">Figure 4.3.4  Global map of uncertainty  and relative uncertainty for NH and SH peak </w:delText>
        </w:r>
        <w:r w:rsidR="00A86567" w:rsidDel="009B2A0D">
          <w:delText>season</w:delText>
        </w:r>
        <w:r w:rsidDel="009B2A0D">
          <w:delText xml:space="preserve"> for FAPAR</w:delText>
        </w:r>
      </w:del>
    </w:p>
    <w:p w14:paraId="49465615" w14:textId="557D2228" w:rsidR="00BC2907" w:rsidDel="009B2A0D" w:rsidRDefault="00BC2907" w:rsidP="00BC2907">
      <w:pPr>
        <w:rPr>
          <w:del w:id="5946" w:author="Fernandes, Richard (he, him, his | il, le, lui)" w:date="2026-06-05T17:46:00Z" w16du:dateUtc="2026-06-05T21:46:00Z"/>
        </w:rPr>
      </w:pPr>
    </w:p>
    <w:p w14:paraId="5D485236" w14:textId="15216424" w:rsidR="00BC2907" w:rsidDel="009B2A0D" w:rsidRDefault="00BC2907" w:rsidP="00BC2907">
      <w:pPr>
        <w:rPr>
          <w:del w:id="5947" w:author="Fernandes, Richard (he, him, his | il, le, lui)" w:date="2026-06-05T17:46:00Z" w16du:dateUtc="2026-06-05T21:46:00Z"/>
        </w:rPr>
      </w:pPr>
      <w:del w:id="5948" w:author="Fernandes, Richard (he, him, his | il, le, lui)" w:date="2026-06-05T17:46:00Z" w16du:dateUtc="2026-06-05T21:46:00Z">
        <w:r w:rsidDel="009B2A0D">
          <w:delText xml:space="preserve">Figure 4.3.5  Global map of probability of conforming to GCOS uncertainty  for NH and SH peak </w:delText>
        </w:r>
        <w:r w:rsidR="00A86567" w:rsidDel="009B2A0D">
          <w:delText>season</w:delText>
        </w:r>
        <w:r w:rsidDel="009B2A0D">
          <w:delText xml:space="preserve"> for LAI</w:delText>
        </w:r>
      </w:del>
    </w:p>
    <w:p w14:paraId="3A86D5C2" w14:textId="5C62866E" w:rsidR="00BC2907" w:rsidRPr="00BC2907" w:rsidDel="009B2A0D" w:rsidRDefault="00BC2907" w:rsidP="00BC2907">
      <w:pPr>
        <w:rPr>
          <w:del w:id="5949" w:author="Fernandes, Richard (he, him, his | il, le, lui)" w:date="2026-06-05T17:46:00Z" w16du:dateUtc="2026-06-05T21:46:00Z"/>
        </w:rPr>
      </w:pPr>
      <w:del w:id="5950" w:author="Fernandes, Richard (he, him, his | il, le, lui)" w:date="2026-06-05T17:46:00Z" w16du:dateUtc="2026-06-05T21:46:00Z">
        <w:r w:rsidDel="009B2A0D">
          <w:delText xml:space="preserve">Figure 4.3.6  Global map of probability of conforming to GCOS uncertainty  for NH and SH peak </w:delText>
        </w:r>
        <w:r w:rsidR="00A86567" w:rsidDel="009B2A0D">
          <w:delText>season</w:delText>
        </w:r>
        <w:r w:rsidDel="009B2A0D">
          <w:delText xml:space="preserve"> for FAPAR</w:delText>
        </w:r>
      </w:del>
    </w:p>
    <w:p w14:paraId="01B02356" w14:textId="4ACC096B" w:rsidR="00BC2907" w:rsidRPr="00BC2907" w:rsidDel="009B2A0D" w:rsidRDefault="00BC2907" w:rsidP="00BC2907">
      <w:pPr>
        <w:rPr>
          <w:del w:id="5951" w:author="Fernandes, Richard (he, him, his | il, le, lui)" w:date="2026-06-05T17:46:00Z" w16du:dateUtc="2026-06-05T21:46:00Z"/>
        </w:rPr>
      </w:pPr>
    </w:p>
    <w:p w14:paraId="7F6D0169" w14:textId="5465E7A1" w:rsidR="00CB75FC" w:rsidRPr="007C7305" w:rsidDel="009B2A0D" w:rsidRDefault="00D8059B" w:rsidP="001A4050">
      <w:pPr>
        <w:pStyle w:val="Heading1"/>
        <w:numPr>
          <w:ilvl w:val="0"/>
          <w:numId w:val="19"/>
        </w:numPr>
        <w:spacing w:line="360" w:lineRule="auto"/>
        <w:rPr>
          <w:del w:id="5952" w:author="Fernandes, Richard (he, him, his | il, le, lui)" w:date="2026-06-05T17:46:00Z" w16du:dateUtc="2026-06-05T21:46:00Z"/>
        </w:rPr>
      </w:pPr>
      <w:del w:id="5953" w:author="Fernandes, Richard (he, him, his | il, le, lui)" w:date="2026-06-05T17:46:00Z" w16du:dateUtc="2026-06-05T21:46:00Z">
        <w:r w:rsidRPr="007C7305" w:rsidDel="009B2A0D">
          <w:delText>Discussion</w:delText>
        </w:r>
      </w:del>
    </w:p>
    <w:p w14:paraId="7F6D016A" w14:textId="47519FC6" w:rsidR="00CB75FC" w:rsidDel="009B2A0D" w:rsidRDefault="00D8059B" w:rsidP="001A4050">
      <w:pPr>
        <w:pStyle w:val="Heading1"/>
        <w:numPr>
          <w:ilvl w:val="0"/>
          <w:numId w:val="19"/>
        </w:numPr>
        <w:spacing w:line="360" w:lineRule="auto"/>
        <w:rPr>
          <w:del w:id="5954" w:author="Fernandes, Richard (he, him, his | il, le, lui)" w:date="2026-06-05T17:46:00Z" w16du:dateUtc="2026-06-05T21:46:00Z"/>
        </w:rPr>
      </w:pPr>
      <w:del w:id="5955" w:author="Fernandes, Richard (he, him, his | il, le, lui)" w:date="2026-06-05T17:46:00Z" w16du:dateUtc="2026-06-05T21:46:00Z">
        <w:r w:rsidDel="009B2A0D">
          <w:delText>Conclusion</w:delText>
        </w:r>
        <w:r w:rsidR="00897F31" w:rsidDel="009B2A0D">
          <w:delText>s</w:delText>
        </w:r>
      </w:del>
    </w:p>
    <w:p w14:paraId="7F6D016B" w14:textId="77777777" w:rsidR="00CB75FC" w:rsidRDefault="00D8059B" w:rsidP="00A329FA">
      <w:pPr>
        <w:pStyle w:val="Heading1"/>
        <w:spacing w:line="360" w:lineRule="auto"/>
        <w:pPrChange w:id="5956" w:author="Fernandes, Richard (he, him, his | il, le, lui)" w:date="2026-06-05T17:46:00Z" w16du:dateUtc="2026-06-05T21:46:00Z">
          <w:pPr>
            <w:pStyle w:val="Heading1"/>
            <w:numPr>
              <w:numId w:val="19"/>
            </w:numPr>
            <w:spacing w:line="360" w:lineRule="auto"/>
            <w:ind w:left="360" w:hanging="360"/>
          </w:pPr>
        </w:pPrChange>
      </w:pPr>
      <w:r>
        <w:t>Acknowledgements</w:t>
      </w:r>
    </w:p>
    <w:p w14:paraId="7F6D016C" w14:textId="19D7763E" w:rsidR="00CB75FC" w:rsidRDefault="00DD64EF" w:rsidP="00A329FA">
      <w:pPr>
        <w:pStyle w:val="Heading1"/>
        <w:spacing w:line="360" w:lineRule="auto"/>
        <w:pPrChange w:id="5957" w:author="Fernandes, Richard (he, him, his | il, le, lui)" w:date="2026-06-05T17:46:00Z" w16du:dateUtc="2026-06-05T21:46:00Z">
          <w:pPr>
            <w:pStyle w:val="Heading1"/>
            <w:numPr>
              <w:numId w:val="19"/>
            </w:numPr>
            <w:spacing w:line="360" w:lineRule="auto"/>
            <w:ind w:left="360" w:hanging="360"/>
          </w:pPr>
        </w:pPrChange>
      </w:pPr>
      <w:sdt>
        <w:sdtPr>
          <w:tag w:val="goog_rdk_74"/>
          <w:id w:val="-1707776229"/>
          <w:showingPlcHdr/>
        </w:sdtPr>
        <w:sdtEndPr/>
        <w:sdtContent>
          <w:r w:rsidR="000C6DB0">
            <w:t xml:space="preserve">     </w:t>
          </w:r>
          <w:commentRangeStart w:id="5958"/>
        </w:sdtContent>
      </w:sdt>
      <w:r w:rsidR="00D8059B">
        <w:t>References</w:t>
      </w:r>
      <w:commentRangeEnd w:id="5958"/>
      <w:r w:rsidR="00D8059B">
        <w:rPr>
          <w:rStyle w:val="CommentReference"/>
          <w:sz w:val="40"/>
          <w:szCs w:val="40"/>
        </w:rPr>
        <w:commentReference w:id="5958"/>
      </w:r>
    </w:p>
    <w:p w14:paraId="605B572B" w14:textId="77777777" w:rsidR="00F52D90" w:rsidRDefault="00F52D90" w:rsidP="00F52D90">
      <w:bookmarkStart w:id="5959" w:name="_Hlk213849885"/>
    </w:p>
    <w:p w14:paraId="735E9AB6" w14:textId="77777777" w:rsidR="005E77B2" w:rsidRDefault="005E77B2" w:rsidP="005E77B2">
      <w:pPr>
        <w:spacing w:line="360" w:lineRule="auto"/>
        <w:rPr>
          <w:ins w:id="5960" w:author="Fernandes, Richard (he, him, his | il, le, lui)" w:date="2026-05-15T13:19:00Z" w16du:dateUtc="2026-05-15T17:19:00Z"/>
        </w:rPr>
      </w:pPr>
      <w:ins w:id="5961" w:author="Fernandes, Richard (he, him, his | il, le, lui)" w:date="2026-05-15T13:19:00Z" w16du:dateUtc="2026-05-15T17:19:00Z">
        <w:r w:rsidRPr="009363F7">
          <w:t xml:space="preserve">Lehmann, E. L., &amp; Casella, G. (1998). </w:t>
        </w:r>
        <w:r w:rsidRPr="009363F7">
          <w:rPr>
            <w:i/>
            <w:iCs/>
          </w:rPr>
          <w:t>Theory of Point Estimation</w:t>
        </w:r>
        <w:r w:rsidRPr="009363F7">
          <w:t>. Springer.</w:t>
        </w:r>
      </w:ins>
    </w:p>
    <w:p w14:paraId="123BDD19" w14:textId="77777777" w:rsidR="00142687" w:rsidRDefault="00142687" w:rsidP="00142687">
      <w:pPr>
        <w:spacing w:line="360" w:lineRule="auto"/>
        <w:rPr>
          <w:ins w:id="5962" w:author="Fernandes, Richard (he, him, his | il, le, lui)" w:date="2026-05-15T13:20:00Z" w16du:dateUtc="2026-05-15T17:20:00Z"/>
        </w:rPr>
      </w:pPr>
    </w:p>
    <w:p w14:paraId="6CAD8D3F" w14:textId="0DBB2CC8" w:rsidR="00727A82" w:rsidRDefault="00727A82" w:rsidP="00142687">
      <w:pPr>
        <w:spacing w:line="360" w:lineRule="auto"/>
        <w:rPr>
          <w:ins w:id="5963" w:author="Fernandes, Richard (he, him, his | il, le, lui)" w:date="2026-05-15T13:20:00Z" w16du:dateUtc="2026-05-15T17:20:00Z"/>
        </w:rPr>
      </w:pPr>
      <w:ins w:id="5964" w:author="Fernandes, Richard (he, him, his | il, le, lui)" w:date="2026-05-15T13:20:00Z">
        <w:r w:rsidRPr="00727A82">
          <w:t>Kendall, M.G. and Stuart, A. (1969) The Advanced Theory of Statistics, Vol. 1. Hafner Publishing Company, New York.</w:t>
        </w:r>
      </w:ins>
    </w:p>
    <w:p w14:paraId="373BB21C" w14:textId="77777777" w:rsidR="00727A82" w:rsidRDefault="00727A82" w:rsidP="00142687">
      <w:pPr>
        <w:spacing w:line="360" w:lineRule="auto"/>
      </w:pPr>
    </w:p>
    <w:p w14:paraId="1D9DD5DC" w14:textId="77777777" w:rsidR="00142687" w:rsidRPr="00142687" w:rsidRDefault="00142687" w:rsidP="00142687">
      <w:pPr>
        <w:spacing w:line="360" w:lineRule="auto"/>
      </w:pPr>
      <w:r w:rsidRPr="00142687">
        <w:t xml:space="preserve">Brown LA, Camacho F, García-Santos V, Origo N, Fuster B, Morris H, Pastor-Guzman J, Sánchez-Zapero J, Morrone R, Ryder J, et al. Fiducial Reference Measurements for Vegetation Bio-Geophysical Variables: An End-to-End Uncertainty Evaluation Framework. Remote Sensing. 2021; 13(16):3194. </w:t>
      </w:r>
      <w:hyperlink r:id="rId40" w:history="1">
        <w:r w:rsidRPr="00142687">
          <w:rPr>
            <w:rStyle w:val="Hyperlink"/>
          </w:rPr>
          <w:t>https://doi.org/10.3390/rs13163194</w:t>
        </w:r>
      </w:hyperlink>
    </w:p>
    <w:p w14:paraId="4B22213A" w14:textId="77777777" w:rsidR="00142687" w:rsidRPr="00142687" w:rsidRDefault="00142687" w:rsidP="00142687">
      <w:pPr>
        <w:spacing w:line="360" w:lineRule="auto"/>
        <w:rPr>
          <w:bCs/>
        </w:rPr>
      </w:pPr>
      <w:r w:rsidRPr="00142687">
        <w:rPr>
          <w:bCs/>
        </w:rPr>
        <w:t xml:space="preserve">Brown, L. A., Meier, C., Morris, H., Pastor-Guzman, J., Bai, G., Lerebourg, C., Gobron, N., Lanconelli, C., Clerici, M., &amp; Dash, J. (2020). Evaluation of global leaf area index and fraction of absorbed photosynthetically active radiation products over North America using Copernicus Ground Based Observations for Validation data. </w:t>
      </w:r>
      <w:r w:rsidRPr="00142687">
        <w:rPr>
          <w:bCs/>
          <w:i/>
        </w:rPr>
        <w:t>Remote Sensing of Environment, 247,</w:t>
      </w:r>
      <w:r w:rsidRPr="00142687">
        <w:rPr>
          <w:bCs/>
        </w:rPr>
        <w:t xml:space="preserve"> 111935.</w:t>
      </w:r>
    </w:p>
    <w:p w14:paraId="776192C5" w14:textId="77777777" w:rsidR="00142687" w:rsidRPr="00142687" w:rsidRDefault="00142687" w:rsidP="00142687">
      <w:pPr>
        <w:spacing w:line="360" w:lineRule="auto"/>
      </w:pPr>
      <w:r w:rsidRPr="002F638B">
        <w:t xml:space="preserve">Brown, L., Fernandes, R., Djamai, N., Meier, C., Gobron, N., Morris, H., Canisius, F., Bai, G., Lerebourg, C., Lanconelli, C., Clerici, M., &amp; Dash, J. (2021). </w:t>
      </w:r>
      <w:r w:rsidRPr="00142687">
        <w:t xml:space="preserve">Validation of baseline and modified Sentinel-2 Level 2 Prototype Processor leaf area index retrievals over the United States. ISPRS Journal of Photogrammetry and Remote Sensing, 175, 71–87. </w:t>
      </w:r>
      <w:hyperlink r:id="rId41" w:tgtFrame="_new" w:history="1">
        <w:r w:rsidRPr="00142687">
          <w:rPr>
            <w:rStyle w:val="Hyperlink"/>
          </w:rPr>
          <w:t>https://doi.org/10.1016/j.isprsjprs.2021.02.020</w:t>
        </w:r>
      </w:hyperlink>
    </w:p>
    <w:p w14:paraId="75489490" w14:textId="77777777" w:rsidR="00142687" w:rsidRPr="00142687" w:rsidRDefault="00142687" w:rsidP="00142687">
      <w:pPr>
        <w:spacing w:line="360" w:lineRule="auto"/>
        <w:rPr>
          <w:i/>
          <w:iCs/>
          <w:lang w:val="en-US"/>
        </w:rPr>
      </w:pPr>
      <w:r w:rsidRPr="00142687">
        <w:rPr>
          <w:lang w:val="fr-CA"/>
        </w:rPr>
        <w:lastRenderedPageBreak/>
        <w:t xml:space="preserve">Brown, L.A., Fernandes, R., Verrelst, J., Morris, H., Djamai, N., Reyez-Muñoz, P., D.Kovács, D., Meier, C. (2025).  </w:t>
      </w:r>
      <w:r w:rsidRPr="00142687">
        <w:rPr>
          <w:lang w:val="en-US"/>
        </w:rPr>
        <w:t>GROUNDED EO: Data-driven Sentinel-2 LAI and FAPAR retrieval using Gaussian processes trained with extensive fiducial reference measurements, </w:t>
      </w:r>
      <w:r w:rsidRPr="00142687">
        <w:rPr>
          <w:i/>
          <w:iCs/>
          <w:lang w:val="en-US"/>
        </w:rPr>
        <w:t xml:space="preserve">Remote Sens. Environ., </w:t>
      </w:r>
      <w:hyperlink r:id="rId42" w:tgtFrame="_blank" w:tooltip="Persistent link using digital object identifier" w:history="1">
        <w:r w:rsidRPr="00142687">
          <w:rPr>
            <w:rStyle w:val="Hyperlink"/>
            <w:i/>
            <w:iCs/>
          </w:rPr>
          <w:t>https://doi.org/10.1016/j.rse.2025.114797</w:t>
        </w:r>
      </w:hyperlink>
      <w:r w:rsidRPr="00142687">
        <w:rPr>
          <w:i/>
          <w:iCs/>
          <w:lang w:val="en-US"/>
        </w:rPr>
        <w:t>.</w:t>
      </w:r>
    </w:p>
    <w:p w14:paraId="7C784208" w14:textId="77777777" w:rsidR="00142687" w:rsidRPr="002F638B" w:rsidRDefault="00142687" w:rsidP="00142687">
      <w:pPr>
        <w:spacing w:line="360" w:lineRule="auto"/>
      </w:pPr>
      <w:r w:rsidRPr="00142687">
        <w:t>Camacho F, Martínez-Sánchez E, Brown LA, Morris H, Morrone R, Williams O, Dash J, Origo N, Sánchez-Zapero J, Boccia V. Validation and Conformity Testing of Sentinel-3 Green Instantaneous FAPAR and Canopy Chlorophyll Content Products. </w:t>
      </w:r>
      <w:r w:rsidRPr="002F638B">
        <w:rPr>
          <w:i/>
        </w:rPr>
        <w:t>Remote Sensing</w:t>
      </w:r>
      <w:r w:rsidRPr="002F638B">
        <w:t xml:space="preserve">. 2024; 16(15):2698. </w:t>
      </w:r>
      <w:hyperlink r:id="rId43">
        <w:r w:rsidRPr="002F638B">
          <w:rPr>
            <w:rStyle w:val="Hyperlink"/>
          </w:rPr>
          <w:t>https://doi.org/10.3390/rs16152698</w:t>
        </w:r>
      </w:hyperlink>
    </w:p>
    <w:p w14:paraId="2C8A3880" w14:textId="77777777" w:rsidR="00142687" w:rsidRPr="00142687" w:rsidRDefault="00142687" w:rsidP="00142687">
      <w:pPr>
        <w:spacing w:line="360" w:lineRule="auto"/>
      </w:pPr>
      <w:r w:rsidRPr="00142687">
        <w:t>Camacho, F., García-Haro, F. J., Sánchez-Zapero, J., &amp; Fuster, B. (201a). The EUMETSAT Satellite Application Facility on Land Surface Analysis: Validation report – MSG/SEVIRI vegetation parameters (VEGA) (Issue 3.1, Reference No. SAF/LAND/UV/VR_VEGA_MSG). EUMETSAT.</w:t>
      </w:r>
    </w:p>
    <w:p w14:paraId="4DA64943" w14:textId="77777777" w:rsidR="00142687" w:rsidRPr="00142687" w:rsidRDefault="00142687" w:rsidP="00142687">
      <w:pPr>
        <w:spacing w:line="360" w:lineRule="auto"/>
      </w:pPr>
      <w:r w:rsidRPr="00142687">
        <w:t xml:space="preserve">Camacho, F., García-Haro, F.J., Sánchez-Zapero, J. Fuster, N. (2018b).   Validation Report MSG/SEVIRI Vegetation Parameters (VEGA), Ref: SAF/LAND/UV/VR_VEGA_MSG Issue: Version 3.1 Updated: 6 March 2018, accessed at </w:t>
      </w:r>
      <w:hyperlink r:id="rId44" w:history="1">
        <w:r w:rsidRPr="00142687">
          <w:rPr>
            <w:rStyle w:val="Hyperlink"/>
          </w:rPr>
          <w:t>https://nextcloud.lsasvcs.ipma.pt/s/LbAmqBTB3Q2tbQP?dir=/VR-Validation_Report&amp;openfile=true</w:t>
        </w:r>
      </w:hyperlink>
      <w:r w:rsidRPr="00142687">
        <w:t xml:space="preserve"> on September 25, 2025.</w:t>
      </w:r>
    </w:p>
    <w:p w14:paraId="7F55631B" w14:textId="77777777" w:rsidR="00142687" w:rsidRPr="00142687" w:rsidRDefault="00142687" w:rsidP="00142687">
      <w:pPr>
        <w:spacing w:line="360" w:lineRule="auto"/>
      </w:pPr>
      <w:r w:rsidRPr="00142687">
        <w:t>Campos-Taberner, M., García-Haro, F. J., Camps-Valls, G., Grau-Muedra, G., Nutini, F., Busetto, L., Katsantonis, D., Stavrakoudis, D., Minakou, C., Gatti, L., Barbieri, M., Holecz, F., Stroppiana, D., &amp; Boschetti, M. (2017). Exploitation of SAR and Optical Sentinel Data to Detect Rice Crop and Estimate Seasonal Dynamics of Leaf Area Index. </w:t>
      </w:r>
      <w:r w:rsidRPr="00142687">
        <w:rPr>
          <w:i/>
        </w:rPr>
        <w:t>Remote Sensing</w:t>
      </w:r>
      <w:r w:rsidRPr="00142687">
        <w:t>, </w:t>
      </w:r>
      <w:r w:rsidRPr="00142687">
        <w:rPr>
          <w:i/>
        </w:rPr>
        <w:t>9</w:t>
      </w:r>
      <w:r w:rsidRPr="00142687">
        <w:t xml:space="preserve">(3), 248. </w:t>
      </w:r>
      <w:hyperlink r:id="rId45">
        <w:r w:rsidRPr="00142687">
          <w:rPr>
            <w:rStyle w:val="Hyperlink"/>
          </w:rPr>
          <w:t>https://doi.org/10.3390/rs9030248</w:t>
        </w:r>
      </w:hyperlink>
    </w:p>
    <w:p w14:paraId="09C805DD" w14:textId="77777777" w:rsidR="00142687" w:rsidRPr="00142687" w:rsidRDefault="00142687" w:rsidP="00142687">
      <w:pPr>
        <w:spacing w:line="360" w:lineRule="auto"/>
      </w:pPr>
      <w:r w:rsidRPr="00142687">
        <w:t>Cao, S., Li, M., Zhu, Z., Wang, Z., Zha, J., Zhao, W., Duanmu, Z., Chen, J., Zheng, Y., Chen, Y., Myneni, R. B., and Piao, S. (2023). Spatiotemporally consistent global dataset of the GIMMS leaf area index (GIMMS LAI4g) from 1982 to 2020, Earth Syst. Sci. Data, 15, 4877–4899, https://doi.org/10.5194/essd-15-4877-2023.</w:t>
      </w:r>
    </w:p>
    <w:p w14:paraId="599596EC" w14:textId="77777777" w:rsidR="00142687" w:rsidRPr="00142687" w:rsidRDefault="00142687" w:rsidP="00142687">
      <w:pPr>
        <w:spacing w:line="360" w:lineRule="auto"/>
        <w:rPr>
          <w:lang w:val="en-US"/>
        </w:rPr>
      </w:pPr>
      <w:r w:rsidRPr="00142687">
        <w:t xml:space="preserve">CEOS, (2008).  </w:t>
      </w:r>
      <w:r w:rsidRPr="00142687">
        <w:rPr>
          <w:lang w:val="en-US"/>
        </w:rPr>
        <w:t xml:space="preserve">Committee on Earth Observation Satellites Working Group on Information Systems and Services Interoperability Handbook, Issue 1.1, </w:t>
      </w:r>
      <w:hyperlink r:id="rId46" w:history="1">
        <w:r w:rsidRPr="00142687">
          <w:rPr>
            <w:rStyle w:val="Hyperlink"/>
            <w:lang w:val="en-US"/>
          </w:rPr>
          <w:t>http://ceos.org/document_management/Working_Groups/WGISS/Documents/WGISS_CEOS-Interoperability-Handbook_Feb2008.pdf</w:t>
        </w:r>
      </w:hyperlink>
      <w:r w:rsidRPr="00142687">
        <w:rPr>
          <w:lang w:val="en-US"/>
        </w:rPr>
        <w:t>.</w:t>
      </w:r>
    </w:p>
    <w:p w14:paraId="5ACBB8F2" w14:textId="77777777" w:rsidR="00142687" w:rsidRDefault="00142687" w:rsidP="00142687">
      <w:pPr>
        <w:spacing w:line="360" w:lineRule="auto"/>
        <w:rPr>
          <w:ins w:id="5965" w:author="Fernandes, Richard (he, him, his | il, le, lui)" w:date="2026-05-06T09:39:00Z" w16du:dateUtc="2026-05-06T13:39:00Z"/>
        </w:rPr>
      </w:pPr>
      <w:r w:rsidRPr="00142687">
        <w:lastRenderedPageBreak/>
        <w:t xml:space="preserve">CEOS, 2018.  </w:t>
      </w:r>
      <w:hyperlink r:id="rId47">
        <w:r w:rsidRPr="00142687">
          <w:rPr>
            <w:rStyle w:val="Hyperlink"/>
          </w:rPr>
          <w:t>Space Agency Response to GCOS Implementation Plan, version 2.2.1</w:t>
        </w:r>
      </w:hyperlink>
      <w:r w:rsidRPr="00142687">
        <w:t>, © The Joint CEOS/CGMS Working Group on Climate (WGClimate), 2018.</w:t>
      </w:r>
    </w:p>
    <w:p w14:paraId="1F572CF9" w14:textId="77777777" w:rsidR="004847DE" w:rsidRDefault="004847DE" w:rsidP="00142687">
      <w:pPr>
        <w:spacing w:line="360" w:lineRule="auto"/>
        <w:rPr>
          <w:ins w:id="5966" w:author="Fernandes, Richard (he, him, his | il, le, lui)" w:date="2026-05-19T12:07:00Z" w16du:dateUtc="2026-05-19T16:07:00Z"/>
        </w:rPr>
      </w:pPr>
    </w:p>
    <w:p w14:paraId="3D40C83A" w14:textId="34464F44" w:rsidR="00CF15C4" w:rsidRDefault="00CF15C4" w:rsidP="00142687">
      <w:pPr>
        <w:spacing w:line="360" w:lineRule="auto"/>
        <w:rPr>
          <w:ins w:id="5967" w:author="Fernandes, Richard (he, him, his | il, le, lui)" w:date="2026-05-19T12:08:00Z" w16du:dateUtc="2026-05-19T16:08:00Z"/>
        </w:rPr>
      </w:pPr>
      <w:ins w:id="5968" w:author="Fernandes, Richard (he, him, his | il, le, lui)" w:date="2026-05-19T12:07:00Z" w16du:dateUtc="2026-05-19T16:07:00Z">
        <w:r>
          <w:t xml:space="preserve">CEOS, 2025.  </w:t>
        </w:r>
      </w:ins>
      <w:ins w:id="5969" w:author="Fernandes, Richard (he, him, his | il, le, lui)" w:date="2026-05-19T12:08:00Z" w16du:dateUtc="2026-05-19T16:08:00Z">
        <w:r w:rsidR="00656840" w:rsidRPr="00656840">
          <w:t>Roadmap towards an Assessment Framework for CEOS-Fiducial Reference Measurements (FRMs) Version 2.0 – July 2025</w:t>
        </w:r>
        <w:r w:rsidR="00656840">
          <w:t xml:space="preserve">, </w:t>
        </w:r>
        <w:r w:rsidR="00456011">
          <w:fldChar w:fldCharType="begin"/>
        </w:r>
        <w:r w:rsidR="00456011">
          <w:instrText>HYPERLINK "</w:instrText>
        </w:r>
        <w:r w:rsidR="00456011" w:rsidRPr="00456011">
          <w:instrText>https://calvalportal.ceos.org/documents/10136/958898/CEOS-FRM_Assessment_Framework_V2_20250704.pdf/e4bda462-018d-4a12-5d01-4103b0faed6c?t=1751618407348</w:instrText>
        </w:r>
        <w:r w:rsidR="00456011">
          <w:instrText>"</w:instrText>
        </w:r>
        <w:r w:rsidR="00456011">
          <w:fldChar w:fldCharType="separate"/>
        </w:r>
        <w:r w:rsidR="00456011" w:rsidRPr="00B15C29">
          <w:rPr>
            <w:rStyle w:val="Hyperlink"/>
          </w:rPr>
          <w:t>https://calvalportal.ceos.org/documents/10136/958898/CEOS-FRM_Assessment_Framework_V2_20250704.pdf/e4bda462-018d-4a12-5d01-4103b0faed6c?t=1751618407348</w:t>
        </w:r>
        <w:r w:rsidR="00456011">
          <w:fldChar w:fldCharType="end"/>
        </w:r>
      </w:ins>
    </w:p>
    <w:p w14:paraId="1484AB86" w14:textId="77777777" w:rsidR="00456011" w:rsidRDefault="00456011" w:rsidP="00142687">
      <w:pPr>
        <w:spacing w:line="360" w:lineRule="auto"/>
        <w:rPr>
          <w:ins w:id="5970" w:author="Fernandes, Richard (he, him, his | il, le, lui)" w:date="2026-05-19T12:08:00Z" w16du:dateUtc="2026-05-19T16:08:00Z"/>
        </w:rPr>
      </w:pPr>
    </w:p>
    <w:p w14:paraId="5B971C36" w14:textId="77777777" w:rsidR="00456011" w:rsidRDefault="00456011" w:rsidP="00142687">
      <w:pPr>
        <w:spacing w:line="360" w:lineRule="auto"/>
        <w:rPr>
          <w:ins w:id="5971" w:author="Fernandes, Richard (he, him, his | il, le, lui)" w:date="2026-05-06T09:39:00Z" w16du:dateUtc="2026-05-06T13:39:00Z"/>
        </w:rPr>
      </w:pPr>
    </w:p>
    <w:p w14:paraId="2AC9739B" w14:textId="77777777" w:rsidR="004847DE" w:rsidRPr="004847DE" w:rsidRDefault="004847DE" w:rsidP="004847DE">
      <w:pPr>
        <w:spacing w:line="360" w:lineRule="auto"/>
        <w:rPr>
          <w:ins w:id="5972" w:author="Fernandes, Richard (he, him, his | il, le, lui)" w:date="2026-05-06T09:39:00Z"/>
          <w:lang w:val="en-US"/>
        </w:rPr>
      </w:pPr>
      <w:ins w:id="5973" w:author="Fernandes, Richard (he, him, his | il, le, lui)" w:date="2026-05-06T09:39:00Z">
        <w:r w:rsidRPr="004847DE">
          <w:rPr>
            <w:lang w:val="en-US"/>
          </w:rPr>
          <w:t xml:space="preserve">Chabrillat, S; Guanter, L.; Kaufmann, H.; Foerster, S.; Beamish, A.; Brosinsky, A.; Wulf, H.; Asadzadeh, S.; Bochow, M.; Bohn N.; Boesche, N.; Bracher, A.; Brell, M.; Buddenbaum, Cerra, D.; H.; Fischer, S.; Hank, T.; Heiden, U.; Heim, B.; Heldens, W.; Hill, J.; Hollstein, A.; Hostert, P.; Krasemann, H.; LaPorta, L.; Leitão, P.J.; van der Linden, S.; Mauser, W.; Milewski, R.; Mottus, M.; Okujeni, A.; Oppelt, N.; Pinnel, N.; Roessner, S.; Röttgers, R.; Schneiderhan, T.; Schickling, A.; Soppa, M.; Staenz, K.; Segl, K. (2022) EnMAP Science Plan. EnMAP Technical Report, GFZ Data Services. </w:t>
        </w:r>
      </w:ins>
    </w:p>
    <w:p w14:paraId="35509343" w14:textId="37D5C85E" w:rsidR="004847DE" w:rsidRPr="00A55612" w:rsidRDefault="004847DE" w:rsidP="004847DE">
      <w:pPr>
        <w:spacing w:line="360" w:lineRule="auto"/>
        <w:rPr>
          <w:ins w:id="5974" w:author="Fernandes, Richard (he, him, his | il, le, lui)" w:date="2026-05-06T09:39:00Z" w16du:dateUtc="2026-05-06T13:39:00Z"/>
          <w:lang w:val="en-US"/>
        </w:rPr>
      </w:pPr>
      <w:ins w:id="5975" w:author="Fernandes, Richard (he, him, his | il, le, lui)" w:date="2026-05-06T09:39:00Z">
        <w:r w:rsidRPr="00A55612">
          <w:rPr>
            <w:lang w:val="en-US"/>
          </w:rPr>
          <w:t xml:space="preserve">DOI: </w:t>
        </w:r>
      </w:ins>
      <w:ins w:id="5976" w:author="Fernandes, Richard (he, him, his | il, le, lui)" w:date="2026-05-06T09:39:00Z" w16du:dateUtc="2026-05-06T13:39:00Z">
        <w:r>
          <w:rPr>
            <w:lang w:val="en-US"/>
          </w:rPr>
          <w:fldChar w:fldCharType="begin"/>
        </w:r>
        <w:r w:rsidRPr="00A55612">
          <w:rPr>
            <w:lang w:val="en-US"/>
          </w:rPr>
          <w:instrText>HYPERLINK "</w:instrText>
        </w:r>
      </w:ins>
      <w:ins w:id="5977" w:author="Fernandes, Richard (he, him, his | il, le, lui)" w:date="2026-05-06T09:39:00Z">
        <w:r w:rsidRPr="00A55612">
          <w:rPr>
            <w:lang w:val="en-US"/>
          </w:rPr>
          <w:instrText>http://doi.org/10.48440/enmap.2022.001</w:instrText>
        </w:r>
      </w:ins>
      <w:ins w:id="5978" w:author="Fernandes, Richard (he, him, his | il, le, lui)" w:date="2026-05-06T09:39:00Z" w16du:dateUtc="2026-05-06T13:39:00Z">
        <w:r w:rsidRPr="00A55612">
          <w:rPr>
            <w:lang w:val="en-US"/>
          </w:rPr>
          <w:instrText>"</w:instrText>
        </w:r>
        <w:r>
          <w:rPr>
            <w:lang w:val="en-US"/>
          </w:rPr>
        </w:r>
        <w:r>
          <w:rPr>
            <w:lang w:val="en-US"/>
          </w:rPr>
          <w:fldChar w:fldCharType="separate"/>
        </w:r>
      </w:ins>
      <w:ins w:id="5979" w:author="Fernandes, Richard (he, him, his | il, le, lui)" w:date="2026-05-06T09:39:00Z">
        <w:r w:rsidRPr="00A55612">
          <w:rPr>
            <w:rStyle w:val="Hyperlink"/>
            <w:lang w:val="en-US"/>
          </w:rPr>
          <w:t>http://doi.org/10.48440/enmap.2022.001</w:t>
        </w:r>
      </w:ins>
      <w:ins w:id="5980" w:author="Fernandes, Richard (he, him, his | il, le, lui)" w:date="2026-05-06T09:39:00Z" w16du:dateUtc="2026-05-06T13:39:00Z">
        <w:r>
          <w:rPr>
            <w:lang w:val="en-US"/>
          </w:rPr>
          <w:fldChar w:fldCharType="end"/>
        </w:r>
      </w:ins>
    </w:p>
    <w:p w14:paraId="34CA1DD6" w14:textId="77777777" w:rsidR="004847DE" w:rsidRPr="00A55612" w:rsidRDefault="004847DE" w:rsidP="004847DE">
      <w:pPr>
        <w:spacing w:line="360" w:lineRule="auto"/>
        <w:rPr>
          <w:ins w:id="5981" w:author="Fernandes, Richard (he, him, his | il, le, lui)" w:date="2026-05-06T11:11:00Z" w16du:dateUtc="2026-05-06T15:11:00Z"/>
          <w:lang w:val="en-US"/>
          <w:rPrChange w:id="5982" w:author="Fernandes, Richard (he, him, his | il, le, lui)" w:date="2026-05-27T13:15:00Z" w16du:dateUtc="2026-05-27T17:15:00Z">
            <w:rPr>
              <w:ins w:id="5983" w:author="Fernandes, Richard (he, him, his | il, le, lui)" w:date="2026-05-06T11:11:00Z" w16du:dateUtc="2026-05-06T15:11:00Z"/>
              <w:lang w:val="fr-CA"/>
            </w:rPr>
          </w:rPrChange>
        </w:rPr>
      </w:pPr>
    </w:p>
    <w:p w14:paraId="61FEC714" w14:textId="44D044E2" w:rsidR="00F41F8A" w:rsidRDefault="00F41F8A" w:rsidP="004847DE">
      <w:pPr>
        <w:spacing w:line="360" w:lineRule="auto"/>
        <w:rPr>
          <w:ins w:id="5984" w:author="Fernandes, Richard (he, him, his | il, le, lui)" w:date="2026-05-06T11:11:00Z" w16du:dateUtc="2026-05-06T15:11:00Z"/>
        </w:rPr>
      </w:pPr>
      <w:ins w:id="5985" w:author="Fernandes, Richard (he, him, his | il, le, lui)" w:date="2026-05-06T11:11:00Z">
        <w:r w:rsidRPr="00F41F8A">
          <w:t>Choate, M. J., Rengarajan, R., Storey, J. C., &amp; Lubke, M. (2023). Landsat 9 Geometric Commissioning Calibration Updates and System Performance Assessment. </w:t>
        </w:r>
        <w:r w:rsidRPr="00F41F8A">
          <w:rPr>
            <w:i/>
            <w:iCs/>
          </w:rPr>
          <w:t>Remote Sensing</w:t>
        </w:r>
        <w:r w:rsidRPr="00F41F8A">
          <w:t>, </w:t>
        </w:r>
        <w:r w:rsidRPr="00F41F8A">
          <w:rPr>
            <w:i/>
            <w:iCs/>
          </w:rPr>
          <w:t>15</w:t>
        </w:r>
        <w:r w:rsidRPr="00F41F8A">
          <w:t xml:space="preserve">(14), 3524. </w:t>
        </w:r>
      </w:ins>
      <w:ins w:id="5986" w:author="Fernandes, Richard (he, him, his | il, le, lui)" w:date="2026-05-06T11:11:00Z" w16du:dateUtc="2026-05-06T15:11:00Z">
        <w:r>
          <w:fldChar w:fldCharType="begin"/>
        </w:r>
        <w:r>
          <w:instrText>HYPERLINK "</w:instrText>
        </w:r>
      </w:ins>
      <w:ins w:id="5987" w:author="Fernandes, Richard (he, him, his | il, le, lui)" w:date="2026-05-06T11:11:00Z">
        <w:r w:rsidRPr="00F41F8A">
          <w:instrText>https://doi.org/10.3390/rs1</w:instrText>
        </w:r>
      </w:ins>
      <w:ins w:id="5988" w:author="Fernandes, Richard (he, him, his | il, le, lui)" w:date="2026-05-06T11:11:00Z" w16du:dateUtc="2026-05-06T15:11:00Z">
        <w:r>
          <w:instrText>"</w:instrText>
        </w:r>
        <w:r>
          <w:fldChar w:fldCharType="separate"/>
        </w:r>
      </w:ins>
      <w:ins w:id="5989" w:author="Fernandes, Richard (he, him, his | il, le, lui)" w:date="2026-05-06T11:11:00Z">
        <w:r w:rsidRPr="00BA4B71">
          <w:rPr>
            <w:rStyle w:val="Hyperlink"/>
          </w:rPr>
          <w:t>https://doi.org/10.3390/rs1</w:t>
        </w:r>
      </w:ins>
      <w:ins w:id="5990" w:author="Fernandes, Richard (he, him, his | il, le, lui)" w:date="2026-05-06T11:11:00Z" w16du:dateUtc="2026-05-06T15:11:00Z">
        <w:r>
          <w:fldChar w:fldCharType="end"/>
        </w:r>
      </w:ins>
      <w:ins w:id="5991" w:author="Fernandes, Richard (he, him, his | il, le, lui)" w:date="2026-05-06T11:11:00Z">
        <w:r w:rsidRPr="00F41F8A">
          <w:t>5143524</w:t>
        </w:r>
      </w:ins>
    </w:p>
    <w:p w14:paraId="3BA94D51" w14:textId="77777777" w:rsidR="00F41F8A" w:rsidRPr="00F41F8A" w:rsidRDefault="00F41F8A" w:rsidP="004847DE">
      <w:pPr>
        <w:spacing w:line="360" w:lineRule="auto"/>
        <w:rPr>
          <w:lang w:val="en-US"/>
          <w:rPrChange w:id="5992" w:author="Fernandes, Richard (he, him, his | il, le, lui)" w:date="2026-05-06T11:11:00Z" w16du:dateUtc="2026-05-06T15:11:00Z">
            <w:rPr/>
          </w:rPrChange>
        </w:rPr>
      </w:pPr>
    </w:p>
    <w:p w14:paraId="5482F441" w14:textId="77777777" w:rsidR="00142687" w:rsidRDefault="00142687" w:rsidP="00142687">
      <w:pPr>
        <w:spacing w:line="360" w:lineRule="auto"/>
        <w:rPr>
          <w:ins w:id="5993" w:author="Fernandes, Richard (he, him, his | il, le, lui)" w:date="2026-05-06T09:44:00Z" w16du:dateUtc="2026-05-06T13:44:00Z"/>
        </w:rPr>
      </w:pPr>
      <w:r w:rsidRPr="004847DE">
        <w:rPr>
          <w:lang w:val="en-US"/>
          <w:rPrChange w:id="5994" w:author="Fernandes, Richard (he, him, his | il, le, lui)" w:date="2026-05-06T09:39:00Z" w16du:dateUtc="2026-05-06T13:39:00Z">
            <w:rPr>
              <w:lang w:val="fr-CA"/>
            </w:rPr>
          </w:rPrChange>
        </w:rPr>
        <w:t xml:space="preserve">Djamai, N., Fernandes, R., Sun, L., Hong, G., Brown, L., Morris, H., &amp; Dash, J. (2025). </w:t>
      </w:r>
      <w:r w:rsidRPr="00142687">
        <w:t xml:space="preserve">On the consistency and stability of vegetation biophysical variables retrievals from Landsat-8/9 and Sentinel-2. ISPRS Journal of Photogrammetry and Remote Sensing, 224, 329–347. </w:t>
      </w:r>
      <w:hyperlink r:id="rId48" w:history="1">
        <w:r w:rsidRPr="00142687">
          <w:rPr>
            <w:rStyle w:val="Hyperlink"/>
          </w:rPr>
          <w:t>https://doi.org/10.1016/j.isprsjprs.2025.04.006</w:t>
        </w:r>
      </w:hyperlink>
    </w:p>
    <w:p w14:paraId="4F7A4A8D" w14:textId="77777777" w:rsidR="006E5BA5" w:rsidRDefault="006E5BA5" w:rsidP="00142687">
      <w:pPr>
        <w:spacing w:line="360" w:lineRule="auto"/>
        <w:rPr>
          <w:ins w:id="5995" w:author="Fernandes, Richard (he, him, his | il, le, lui)" w:date="2026-05-06T09:44:00Z" w16du:dateUtc="2026-05-06T13:44:00Z"/>
        </w:rPr>
      </w:pPr>
    </w:p>
    <w:p w14:paraId="0D4C1B90" w14:textId="18E22A19" w:rsidR="006E5BA5" w:rsidRDefault="006E5BA5" w:rsidP="00142687">
      <w:pPr>
        <w:spacing w:line="360" w:lineRule="auto"/>
        <w:rPr>
          <w:ins w:id="5996" w:author="Fernandes, Richard (he, him, his | il, le, lui)" w:date="2026-05-06T09:44:00Z" w16du:dateUtc="2026-05-06T13:44:00Z"/>
        </w:rPr>
      </w:pPr>
      <w:ins w:id="5997" w:author="Fernandes, Richard (he, him, his | il, le, lui)" w:date="2026-05-06T09:44:00Z">
        <w:r w:rsidRPr="006E5BA5">
          <w:lastRenderedPageBreak/>
          <w:t xml:space="preserve">Defourny, P., Bontemps, S., Bellemans, N., Cara, C., Dedieu, G., Guzzonato, E., Hagolle, O., Inglada, J., Nicola, L., Rabaute, T., Savinaud, M., Udroiu, C., Valero, S., Bégué, A., Dejoux, J.-F., El Harti, A., Ezzahar, J., Kussul, N., Labbassi, K., . . . Koetz, B. (2019). Near real-time agriculture monitoring at national scale at parcel resolution: Performance assessment of the Sen2-Agri automated system in various cropping systems around the world. </w:t>
        </w:r>
        <w:r w:rsidRPr="006E5BA5">
          <w:rPr>
            <w:i/>
            <w:iCs/>
          </w:rPr>
          <w:t>Remote Sensing of Environment</w:t>
        </w:r>
        <w:r w:rsidRPr="006E5BA5">
          <w:t xml:space="preserve">, </w:t>
        </w:r>
        <w:r w:rsidRPr="006E5BA5">
          <w:rPr>
            <w:i/>
            <w:iCs/>
          </w:rPr>
          <w:t>221</w:t>
        </w:r>
        <w:r w:rsidRPr="006E5BA5">
          <w:t xml:space="preserve">, 551–568. </w:t>
        </w:r>
        <w:r w:rsidRPr="006E5BA5">
          <w:fldChar w:fldCharType="begin"/>
        </w:r>
        <w:r w:rsidRPr="006E5BA5">
          <w:instrText>HYPERLINK "https://doi.org/10.1016/j.rse.2018.11.007" \t "_blank"</w:instrText>
        </w:r>
        <w:r w:rsidRPr="006E5BA5">
          <w:fldChar w:fldCharType="separate"/>
        </w:r>
        <w:r w:rsidRPr="006E5BA5">
          <w:rPr>
            <w:rStyle w:val="Hyperlink"/>
          </w:rPr>
          <w:t>https://doi.org/10.1016/j.rse.2018.11.007</w:t>
        </w:r>
      </w:ins>
      <w:ins w:id="5998" w:author="Fernandes, Richard (he, him, his | il, le, lui)" w:date="2026-05-06T09:44:00Z" w16du:dateUtc="2026-05-06T13:44:00Z">
        <w:r w:rsidRPr="006E5BA5">
          <w:fldChar w:fldCharType="end"/>
        </w:r>
      </w:ins>
    </w:p>
    <w:p w14:paraId="5BAE96B8" w14:textId="77777777" w:rsidR="006E5BA5" w:rsidRPr="00142687" w:rsidRDefault="006E5BA5" w:rsidP="00142687">
      <w:pPr>
        <w:spacing w:line="360" w:lineRule="auto"/>
      </w:pPr>
    </w:p>
    <w:p w14:paraId="3EE1415F" w14:textId="77777777" w:rsidR="00142687" w:rsidRPr="00142687" w:rsidRDefault="00142687" w:rsidP="00142687">
      <w:pPr>
        <w:spacing w:line="360" w:lineRule="auto"/>
      </w:pPr>
      <w:r w:rsidRPr="00142687">
        <w:t xml:space="preserve">Dubayah, R., Blair, J. B., Goetz, S., Fatoyinbo, L., Hansen, M., Healey, S., Hofton, M., Hurtt, G., Kellner, J., Luthcke, S., Armston, J., Tang, H., Duncanson, L., Hancock, S., Jantz, P., Marselis, S., Patterson, P. L., Qi, W., &amp; Silva, C. (2020). The Global Ecosystem Dynamics Investigation: High-resolution laser ranging of the Earth’s forests and topography. Science of Remote Sensing, 1, 100002. </w:t>
      </w:r>
      <w:hyperlink r:id="rId49">
        <w:r w:rsidRPr="00142687">
          <w:rPr>
            <w:rStyle w:val="Hyperlink"/>
          </w:rPr>
          <w:t>https://doi.org/10.1016/j.srs.2020.100002</w:t>
        </w:r>
      </w:hyperlink>
    </w:p>
    <w:p w14:paraId="6295B898" w14:textId="77777777" w:rsidR="00142687" w:rsidRPr="002F638B" w:rsidRDefault="00142687" w:rsidP="00142687">
      <w:pPr>
        <w:spacing w:line="360" w:lineRule="auto"/>
        <w:rPr>
          <w:lang w:val="fr-CA"/>
        </w:rPr>
      </w:pPr>
      <w:r w:rsidRPr="00A55612">
        <w:rPr>
          <w:lang w:val="en-US"/>
          <w:rPrChange w:id="5999" w:author="Fernandes, Richard (he, him, his | il, le, lui)" w:date="2026-05-27T13:15:00Z" w16du:dateUtc="2026-05-27T17:15:00Z">
            <w:rPr/>
          </w:rPrChange>
        </w:rPr>
        <w:t xml:space="preserve">Environ. </w:t>
      </w:r>
      <w:r w:rsidRPr="002F638B">
        <w:rPr>
          <w:lang w:val="fr-CA"/>
        </w:rPr>
        <w:t xml:space="preserve">Sci. Pol., 51, pp. 149-169, </w:t>
      </w:r>
      <w:r>
        <w:fldChar w:fldCharType="begin"/>
      </w:r>
      <w:r w:rsidRPr="007B426F">
        <w:rPr>
          <w:lang w:val="fr-CA"/>
          <w:rPrChange w:id="6000" w:author="Fernandes, Richard (he, him, his | il, le, lui)" w:date="2026-05-11T08:56:00Z" w16du:dateUtc="2026-05-11T12:56:00Z">
            <w:rPr/>
          </w:rPrChange>
        </w:rPr>
        <w:instrText>HYPERLINK "https://doi.org/10.1016/j.envsci.2015.03.018" \t "_blank" \o "Persistent link using digital object identifier"</w:instrText>
      </w:r>
      <w:r>
        <w:fldChar w:fldCharType="separate"/>
      </w:r>
      <w:r w:rsidRPr="002F638B">
        <w:rPr>
          <w:rStyle w:val="Hyperlink"/>
          <w:lang w:val="fr-CA"/>
        </w:rPr>
        <w:t>https://doi.org/10.1016/j.envsci.2015.03.018</w:t>
      </w:r>
      <w:r>
        <w:fldChar w:fldCharType="end"/>
      </w:r>
      <w:r w:rsidRPr="002F638B">
        <w:rPr>
          <w:lang w:val="fr-CA"/>
        </w:rPr>
        <w:t>.</w:t>
      </w:r>
    </w:p>
    <w:p w14:paraId="24D78C51" w14:textId="77777777" w:rsidR="00142687" w:rsidRPr="00142687" w:rsidRDefault="00142687" w:rsidP="00142687">
      <w:pPr>
        <w:spacing w:line="360" w:lineRule="auto"/>
      </w:pPr>
      <w:r w:rsidRPr="00142687">
        <w:t xml:space="preserve">European Space Agency. (2007, February 19). </w:t>
      </w:r>
      <w:r w:rsidRPr="00142687">
        <w:rPr>
          <w:i/>
          <w:iCs/>
        </w:rPr>
        <w:t>Sentinel-3 mission requirements document</w:t>
      </w:r>
      <w:r w:rsidRPr="00142687">
        <w:t xml:space="preserve"> (Doc. No. EOP-SM/1151/MD-md v2.0). European Space Agency.</w:t>
      </w:r>
    </w:p>
    <w:p w14:paraId="7C2EC4E2" w14:textId="77777777" w:rsidR="00142687" w:rsidRPr="00142687" w:rsidRDefault="00142687" w:rsidP="00142687">
      <w:pPr>
        <w:spacing w:line="360" w:lineRule="auto"/>
      </w:pPr>
      <w:r w:rsidRPr="00142687">
        <w:t xml:space="preserve">European Space Agency. (2010, March). </w:t>
      </w:r>
      <w:r w:rsidRPr="00142687">
        <w:rPr>
          <w:i/>
          <w:iCs/>
        </w:rPr>
        <w:t>Copernicus Sentinel-2 mission requirements document</w:t>
      </w:r>
      <w:r w:rsidRPr="00142687">
        <w:t xml:space="preserve"> (Document No. EOP-SM/1163/MR-dr, i2r0). </w:t>
      </w:r>
      <w:hyperlink r:id="rId50" w:tgtFrame="_new" w:history="1">
        <w:r w:rsidRPr="00142687">
          <w:rPr>
            <w:rStyle w:val="Hyperlink"/>
          </w:rPr>
          <w:t>https://www.esa.int/Applications/Observing_the_Earth/Earth_observation_library/Satellite_mission_documents</w:t>
        </w:r>
      </w:hyperlink>
    </w:p>
    <w:p w14:paraId="2943FA8E" w14:textId="77777777" w:rsidR="00142687" w:rsidRPr="002F638B" w:rsidRDefault="00142687" w:rsidP="00142687">
      <w:pPr>
        <w:spacing w:line="360" w:lineRule="auto"/>
        <w:rPr>
          <w:bCs/>
        </w:rPr>
      </w:pPr>
      <w:r w:rsidRPr="00142687">
        <w:rPr>
          <w:bCs/>
          <w:lang w:val="fr-CA"/>
        </w:rPr>
        <w:t xml:space="preserve">Fang, H. et al., (2019b). </w:t>
      </w:r>
      <w:r w:rsidRPr="00142687">
        <w:rPr>
          <w:bCs/>
        </w:rPr>
        <w:t xml:space="preserve">Validation of global moderate resolution leaf area index (LAI) products over croplands in northeastern China. </w:t>
      </w:r>
      <w:r w:rsidRPr="002F638B">
        <w:rPr>
          <w:bCs/>
        </w:rPr>
        <w:t>Remote Sens. Environ., 233, 111377.</w:t>
      </w:r>
    </w:p>
    <w:p w14:paraId="2FEFD528" w14:textId="77777777" w:rsidR="00142687" w:rsidRPr="00142687" w:rsidRDefault="00142687" w:rsidP="00142687">
      <w:pPr>
        <w:spacing w:line="360" w:lineRule="auto"/>
      </w:pPr>
      <w:r w:rsidRPr="00142687">
        <w:t>Fang, H., Baret, F., Plummer, S., &amp; Schaepman-Strub, G. (2019a). An overview of global leaf area index (LAI): Methods, products, validation, and applications. </w:t>
      </w:r>
      <w:r w:rsidRPr="00142687">
        <w:rPr>
          <w:i/>
          <w:iCs/>
        </w:rPr>
        <w:t>Reviews of Geophysics</w:t>
      </w:r>
      <w:r w:rsidRPr="00142687">
        <w:t>. 57, 739–799. </w:t>
      </w:r>
      <w:hyperlink r:id="rId51" w:history="1">
        <w:r w:rsidRPr="00142687">
          <w:rPr>
            <w:rStyle w:val="Hyperlink"/>
          </w:rPr>
          <w:t>https://doi.org/10.1029/2018RG000608</w:t>
        </w:r>
      </w:hyperlink>
    </w:p>
    <w:p w14:paraId="1ED12285" w14:textId="77777777" w:rsidR="00142687" w:rsidRPr="00142687" w:rsidRDefault="00142687" w:rsidP="00142687">
      <w:pPr>
        <w:spacing w:line="360" w:lineRule="auto"/>
      </w:pPr>
      <w:r w:rsidRPr="00142687">
        <w:t>FAO. 2025. Global Forest Resources Assessment 2025. Rome. https://doi.org/10.4060/cd6709en</w:t>
      </w:r>
    </w:p>
    <w:p w14:paraId="58260AA0" w14:textId="77777777" w:rsidR="00142687" w:rsidRPr="00142687" w:rsidRDefault="00142687" w:rsidP="00142687">
      <w:pPr>
        <w:spacing w:line="360" w:lineRule="auto"/>
      </w:pPr>
      <w:r w:rsidRPr="00142687">
        <w:t xml:space="preserve">Fernandes, R., Brown, L., Canisius, F., Dash, J., He, L., Hong, G., Huang, L., Le, N. Q., MacDougall, C., Meier, C., Darko, P. O., Shah, H., Spafford, L., &amp; Sun, L. (2023). Validation of simplified level 2 prototype processor Sentinel-2 fraction of canopy cover, fraction of absorbed photosynthetically </w:t>
      </w:r>
      <w:r w:rsidRPr="00142687">
        <w:lastRenderedPageBreak/>
        <w:t xml:space="preserve">active radiation, and leaf area index products over North American forests. Remote Sensing of Environment, 293, Article 113600. </w:t>
      </w:r>
      <w:hyperlink r:id="rId52" w:history="1">
        <w:r w:rsidRPr="00142687">
          <w:rPr>
            <w:rStyle w:val="Hyperlink"/>
          </w:rPr>
          <w:t>https://doi.org/10.1016/j.rse.2023.113600</w:t>
        </w:r>
      </w:hyperlink>
    </w:p>
    <w:p w14:paraId="467292D0" w14:textId="77777777" w:rsidR="00142687" w:rsidRPr="00142687" w:rsidRDefault="00142687" w:rsidP="00142687">
      <w:pPr>
        <w:spacing w:line="360" w:lineRule="auto"/>
      </w:pPr>
      <w:r w:rsidRPr="00142687">
        <w:t xml:space="preserve">Fernandes, R., Djamai, N., Harvey, K., Hong, G., MacDougall, C., Shah, H., &amp; Sun, L. (2024). Evidence of a bias-variance trade-off when correcting for bias in Sentinel-2 forest LAI retrievals using radiative transfer models. Remote Sensing of Environment, 305, Article 114060. </w:t>
      </w:r>
      <w:hyperlink r:id="rId53" w:history="1">
        <w:r w:rsidRPr="00142687">
          <w:rPr>
            <w:rStyle w:val="Hyperlink"/>
          </w:rPr>
          <w:t>https://doi.org/10.1016/j.rse.2024.114060</w:t>
        </w:r>
      </w:hyperlink>
    </w:p>
    <w:p w14:paraId="3477049D" w14:textId="77777777" w:rsidR="00142687" w:rsidRPr="00142687" w:rsidRDefault="00142687" w:rsidP="00142687">
      <w:pPr>
        <w:spacing w:line="360" w:lineRule="auto"/>
        <w:rPr>
          <w:bCs/>
        </w:rPr>
      </w:pPr>
      <w:r w:rsidRPr="00142687">
        <w:rPr>
          <w:bCs/>
        </w:rPr>
        <w:t>Fernandes, R., Plummer, S., Nightingale, J., Baret, F., Camacho, F., Fang, H., Garrigues, S., Gobron, N., Lang, M., Lacaze, R., Leblanc, S., Meroni, M., Martinez, B., Nilson, T., Pinty, B., Pisek, J., Sonnentag, O., Verger, A., Welles, J., Weiss, M., Widlowski, J.-L., Schaepman-Strub, G., Roman, M., Nickeson, J., 2014. Global Leaf Area Index Product Validation Good Practices, in: Fernandes, R., Plummer, S., Nightingale, J. (Eds.), Best Practice for Satellite-Derived Land Product Validation. Land Product Validation Subgroup (Committee on Earth Observation Satellites Working Group on Calibration and Validation). </w:t>
      </w:r>
      <w:hyperlink r:id="rId54">
        <w:r w:rsidRPr="00142687">
          <w:rPr>
            <w:rStyle w:val="Hyperlink"/>
            <w:bCs/>
          </w:rPr>
          <w:t>https://doi.org/10.5067/doc/ceoswgcv/lpv/lai.002</w:t>
        </w:r>
      </w:hyperlink>
    </w:p>
    <w:p w14:paraId="54F8C6B6" w14:textId="77777777" w:rsidR="00142687" w:rsidRPr="00142687" w:rsidRDefault="00142687" w:rsidP="00142687">
      <w:pPr>
        <w:spacing w:line="360" w:lineRule="auto"/>
      </w:pPr>
      <w:r w:rsidRPr="00142687">
        <w:t xml:space="preserve">Fernandes, R., Tang, H., and Brown, L. (2024a). Proposed definition of leaf area index by the Committee of Earth Observation Satellites; Geomatics Canada, Open File 86, 7 p. </w:t>
      </w:r>
      <w:hyperlink r:id="rId55" w:history="1">
        <w:r w:rsidRPr="00142687">
          <w:rPr>
            <w:rStyle w:val="Hyperlink"/>
          </w:rPr>
          <w:t>https://doi.org/10.4095/p9fzmg1djq</w:t>
        </w:r>
      </w:hyperlink>
    </w:p>
    <w:p w14:paraId="66EC1F7D" w14:textId="77777777" w:rsidR="00142687" w:rsidRPr="00142687" w:rsidRDefault="00142687" w:rsidP="00142687">
      <w:pPr>
        <w:spacing w:line="360" w:lineRule="auto"/>
      </w:pPr>
      <w:r w:rsidRPr="00142687">
        <w:t xml:space="preserve">Fernandes, R., Tang, H., and Brown, L. (2024b). Proposed definition of fraction of absorbed photosynthetically active radiation by the Committee of Earth Observation Satellites; Geomatics Canada, Open File 85, ver. 1.0, 6 p. </w:t>
      </w:r>
      <w:hyperlink r:id="rId56" w:history="1">
        <w:r w:rsidRPr="00142687">
          <w:rPr>
            <w:rStyle w:val="Hyperlink"/>
          </w:rPr>
          <w:t>https://doi.org/10.4095/p3gy844zex</w:t>
        </w:r>
      </w:hyperlink>
    </w:p>
    <w:p w14:paraId="0B80E36B" w14:textId="77777777" w:rsidR="00142687" w:rsidRPr="00340C0E" w:rsidRDefault="00142687" w:rsidP="00142687">
      <w:pPr>
        <w:spacing w:line="360" w:lineRule="auto"/>
        <w:rPr>
          <w:ins w:id="6001" w:author="Fernandes, Richard (he, him, his | il, le, lui)" w:date="2026-05-06T11:06:00Z" w16du:dateUtc="2026-05-06T15:06:00Z"/>
          <w:lang w:val="fr-CA"/>
          <w:rPrChange w:id="6002" w:author="Fernandes, Richard (he, him, his | il, le, lui)" w:date="2026-05-06T11:19:00Z" w16du:dateUtc="2026-05-06T15:19:00Z">
            <w:rPr>
              <w:ins w:id="6003" w:author="Fernandes, Richard (he, him, his | il, le, lui)" w:date="2026-05-06T11:06:00Z" w16du:dateUtc="2026-05-06T15:06:00Z"/>
            </w:rPr>
          </w:rPrChange>
        </w:rPr>
      </w:pPr>
      <w:r w:rsidRPr="00142687">
        <w:t>Fuster, B., Sánchez-Zapero, J., Camacho, F., García-Santos, V., Verger, A., Lacaze, R., Weiss, M., Baret, F., &amp; Smets, B. (2020). Quality Assessment of PROBA-V LAI, fAPAR and fCOVER Collection 300 m Products of Copernicus Global Land Service. </w:t>
      </w:r>
      <w:r w:rsidRPr="00340C0E">
        <w:rPr>
          <w:i/>
          <w:lang w:val="fr-CA"/>
          <w:rPrChange w:id="6004" w:author="Fernandes, Richard (he, him, his | il, le, lui)" w:date="2026-05-06T11:19:00Z" w16du:dateUtc="2026-05-06T15:19:00Z">
            <w:rPr>
              <w:i/>
            </w:rPr>
          </w:rPrChange>
        </w:rPr>
        <w:t>Remote Sensing</w:t>
      </w:r>
      <w:r w:rsidRPr="00340C0E">
        <w:rPr>
          <w:lang w:val="fr-CA"/>
          <w:rPrChange w:id="6005" w:author="Fernandes, Richard (he, him, his | il, le, lui)" w:date="2026-05-06T11:19:00Z" w16du:dateUtc="2026-05-06T15:19:00Z">
            <w:rPr/>
          </w:rPrChange>
        </w:rPr>
        <w:t>, </w:t>
      </w:r>
      <w:r w:rsidRPr="00340C0E">
        <w:rPr>
          <w:i/>
          <w:lang w:val="fr-CA"/>
          <w:rPrChange w:id="6006" w:author="Fernandes, Richard (he, him, his | il, le, lui)" w:date="2026-05-06T11:19:00Z" w16du:dateUtc="2026-05-06T15:19:00Z">
            <w:rPr>
              <w:i/>
            </w:rPr>
          </w:rPrChange>
        </w:rPr>
        <w:t>12</w:t>
      </w:r>
      <w:r w:rsidRPr="00340C0E">
        <w:rPr>
          <w:lang w:val="fr-CA"/>
          <w:rPrChange w:id="6007" w:author="Fernandes, Richard (he, him, his | il, le, lui)" w:date="2026-05-06T11:19:00Z" w16du:dateUtc="2026-05-06T15:19:00Z">
            <w:rPr/>
          </w:rPrChange>
        </w:rPr>
        <w:t xml:space="preserve">(6), 1017. </w:t>
      </w:r>
      <w:r>
        <w:fldChar w:fldCharType="begin"/>
      </w:r>
      <w:r w:rsidRPr="00340C0E">
        <w:rPr>
          <w:lang w:val="fr-CA"/>
          <w:rPrChange w:id="6008" w:author="Fernandes, Richard (he, him, his | il, le, lui)" w:date="2026-05-06T11:19:00Z" w16du:dateUtc="2026-05-06T15:19:00Z">
            <w:rPr/>
          </w:rPrChange>
        </w:rPr>
        <w:instrText>HYPERLINK "https://doi.org/10.3390/rs1206101" \h</w:instrText>
      </w:r>
      <w:r>
        <w:fldChar w:fldCharType="separate"/>
      </w:r>
      <w:r w:rsidRPr="00340C0E">
        <w:rPr>
          <w:rStyle w:val="Hyperlink"/>
          <w:lang w:val="fr-CA"/>
          <w:rPrChange w:id="6009" w:author="Fernandes, Richard (he, him, his | il, le, lui)" w:date="2026-05-06T11:19:00Z" w16du:dateUtc="2026-05-06T15:19:00Z">
            <w:rPr>
              <w:rStyle w:val="Hyperlink"/>
            </w:rPr>
          </w:rPrChange>
        </w:rPr>
        <w:t>https://doi.org/10.3390/rs1206101</w:t>
      </w:r>
      <w:r>
        <w:fldChar w:fldCharType="end"/>
      </w:r>
    </w:p>
    <w:p w14:paraId="640C50C2" w14:textId="77777777" w:rsidR="00DB0C7F" w:rsidRPr="00340C0E" w:rsidRDefault="00DB0C7F" w:rsidP="00142687">
      <w:pPr>
        <w:spacing w:line="360" w:lineRule="auto"/>
        <w:rPr>
          <w:ins w:id="6010" w:author="Fernandes, Richard (he, him, his | il, le, lui)" w:date="2026-05-06T11:08:00Z" w16du:dateUtc="2026-05-06T15:08:00Z"/>
          <w:lang w:val="fr-CA"/>
          <w:rPrChange w:id="6011" w:author="Fernandes, Richard (he, him, his | il, le, lui)" w:date="2026-05-06T11:19:00Z" w16du:dateUtc="2026-05-06T15:19:00Z">
            <w:rPr>
              <w:ins w:id="6012" w:author="Fernandes, Richard (he, him, his | il, le, lui)" w:date="2026-05-06T11:08:00Z" w16du:dateUtc="2026-05-06T15:08:00Z"/>
            </w:rPr>
          </w:rPrChange>
        </w:rPr>
      </w:pPr>
    </w:p>
    <w:p w14:paraId="6816130F" w14:textId="51A9466A" w:rsidR="00F92778" w:rsidRPr="00B52303" w:rsidRDefault="00F92778" w:rsidP="00142687">
      <w:pPr>
        <w:spacing w:line="360" w:lineRule="auto"/>
        <w:rPr>
          <w:ins w:id="6013" w:author="Fernandes, Richard (he, him, his | il, le, lui)" w:date="2026-05-06T11:08:00Z" w16du:dateUtc="2026-05-06T15:08:00Z"/>
          <w:lang w:val="fr-CA"/>
          <w:rPrChange w:id="6014" w:author="Fernandes, Richard (he, him, his | il, le, lui)" w:date="2026-05-06T11:19:00Z" w16du:dateUtc="2026-05-06T15:19:00Z">
            <w:rPr>
              <w:ins w:id="6015" w:author="Fernandes, Richard (he, him, his | il, le, lui)" w:date="2026-05-06T11:08:00Z" w16du:dateUtc="2026-05-06T15:08:00Z"/>
            </w:rPr>
          </w:rPrChange>
        </w:rPr>
      </w:pPr>
      <w:ins w:id="6016" w:author="Fernandes, Richard (he, him, his | il, le, lui)" w:date="2026-05-06T11:08:00Z">
        <w:r w:rsidRPr="00F41F8A">
          <w:rPr>
            <w:lang w:val="fr-CA"/>
            <w:rPrChange w:id="6017" w:author="Fernandes, Richard (he, him, his | il, le, lui)" w:date="2026-05-06T11:11:00Z" w16du:dateUtc="2026-05-06T15:11:00Z">
              <w:rPr/>
            </w:rPrChange>
          </w:rPr>
          <w:t xml:space="preserve">Gascon, F., Bouzinac, C., Thépaut, O., Jung, M., Francesconi, B., Louis, J., Lonjou, V., Lafrance, B., Massera, S., Gaudel-Vacaresse, A., Languille, F., Alhammoud, B., Viallefont, F., Pflug, B., Bieniarz, J., Clerc, S., Pessiot, L., Trémas, T., Cadau, E., ... </w:t>
        </w:r>
        <w:r w:rsidRPr="00B52303">
          <w:rPr>
            <w:lang w:val="fr-CA"/>
            <w:rPrChange w:id="6018" w:author="Fernandes, Richard (he, him, his | il, le, lui)" w:date="2026-05-06T11:19:00Z" w16du:dateUtc="2026-05-06T15:19:00Z">
              <w:rPr/>
            </w:rPrChange>
          </w:rPr>
          <w:t xml:space="preserve">Fernandez, V. (2017). </w:t>
        </w:r>
        <w:r w:rsidRPr="00AC7B85">
          <w:t>Copernicus Sentinel-2A Calibration and Products Validation Status. </w:t>
        </w:r>
        <w:r w:rsidRPr="00AC7B85">
          <w:rPr>
            <w:i/>
          </w:rPr>
          <w:t>Remote Sensing</w:t>
        </w:r>
        <w:r w:rsidRPr="00AC7B85">
          <w:t>, </w:t>
        </w:r>
        <w:r w:rsidRPr="00AC7B85">
          <w:rPr>
            <w:i/>
          </w:rPr>
          <w:t>9</w:t>
        </w:r>
        <w:r w:rsidRPr="00AC7B85">
          <w:t xml:space="preserve">(6), 584. </w:t>
        </w:r>
      </w:ins>
      <w:ins w:id="6019" w:author="Fernandes, Richard (he, him, his | il, le, lui)" w:date="2026-05-06T11:08:00Z" w16du:dateUtc="2026-05-06T15:08:00Z">
        <w:r>
          <w:fldChar w:fldCharType="begin"/>
        </w:r>
        <w:r w:rsidRPr="00AC7B85">
          <w:instrText>HYPERLINK "</w:instrText>
        </w:r>
      </w:ins>
      <w:ins w:id="6020" w:author="Fernandes, Richard (he, him, his | il, le, lui)" w:date="2026-05-06T11:08:00Z">
        <w:r w:rsidRPr="00AC7B85">
          <w:instrText>https://doi.org/10.3390/rs9060584</w:instrText>
        </w:r>
      </w:ins>
      <w:ins w:id="6021" w:author="Fernandes, Richard (he, him, his | il, le, lui)" w:date="2026-05-06T11:08:00Z" w16du:dateUtc="2026-05-06T15:08:00Z">
        <w:r w:rsidRPr="00AC7B85">
          <w:instrText>"</w:instrText>
        </w:r>
        <w:r>
          <w:fldChar w:fldCharType="separate"/>
        </w:r>
      </w:ins>
      <w:ins w:id="6022" w:author="Fernandes, Richard (he, him, his | il, le, lui)" w:date="2026-05-06T11:08:00Z">
        <w:r w:rsidRPr="00B52303">
          <w:rPr>
            <w:rStyle w:val="Hyperlink"/>
            <w:lang w:val="fr-CA"/>
            <w:rPrChange w:id="6023" w:author="Fernandes, Richard (he, him, his | il, le, lui)" w:date="2026-05-06T11:19:00Z" w16du:dateUtc="2026-05-06T15:19:00Z">
              <w:rPr>
                <w:rStyle w:val="Hyperlink"/>
              </w:rPr>
            </w:rPrChange>
          </w:rPr>
          <w:t>https://doi.org/10.3390/rs9060584</w:t>
        </w:r>
      </w:ins>
      <w:ins w:id="6024" w:author="Fernandes, Richard (he, him, his | il, le, lui)" w:date="2026-05-06T11:08:00Z" w16du:dateUtc="2026-05-06T15:08:00Z">
        <w:r>
          <w:fldChar w:fldCharType="end"/>
        </w:r>
      </w:ins>
    </w:p>
    <w:p w14:paraId="63FFC1E1" w14:textId="77777777" w:rsidR="00F92778" w:rsidRPr="00B52303" w:rsidRDefault="00F92778" w:rsidP="00142687">
      <w:pPr>
        <w:spacing w:line="360" w:lineRule="auto"/>
        <w:rPr>
          <w:ins w:id="6025" w:author="Fernandes, Richard (he, him, his | il, le, lui)" w:date="2026-05-06T11:06:00Z" w16du:dateUtc="2026-05-06T15:06:00Z"/>
          <w:lang w:val="fr-CA"/>
          <w:rPrChange w:id="6026" w:author="Fernandes, Richard (he, him, his | il, le, lui)" w:date="2026-05-06T11:19:00Z" w16du:dateUtc="2026-05-06T15:19:00Z">
            <w:rPr>
              <w:ins w:id="6027" w:author="Fernandes, Richard (he, him, his | il, le, lui)" w:date="2026-05-06T11:06:00Z" w16du:dateUtc="2026-05-06T15:06:00Z"/>
            </w:rPr>
          </w:rPrChange>
        </w:rPr>
      </w:pPr>
    </w:p>
    <w:p w14:paraId="2687457F" w14:textId="6AD82535" w:rsidR="00DB0C7F" w:rsidRDefault="00DB0C7F" w:rsidP="00142687">
      <w:pPr>
        <w:spacing w:line="360" w:lineRule="auto"/>
        <w:rPr>
          <w:ins w:id="6028" w:author="Fernandes, Richard (he, him, his | il, le, lui)" w:date="2026-05-06T11:06:00Z" w16du:dateUtc="2026-05-06T15:06:00Z"/>
        </w:rPr>
      </w:pPr>
      <w:ins w:id="6029" w:author="Fernandes, Richard (he, him, his | il, le, lui)" w:date="2026-05-06T11:06:00Z" w16du:dateUtc="2026-05-06T15:06:00Z">
        <w:r w:rsidRPr="00F92778">
          <w:rPr>
            <w:lang w:val="fr-CA"/>
            <w:rPrChange w:id="6030" w:author="Fernandes, Richard (he, him, his | il, le, lui)" w:date="2026-05-06T11:06:00Z" w16du:dateUtc="2026-05-06T15:06:00Z">
              <w:rPr/>
            </w:rPrChange>
          </w:rPr>
          <w:t xml:space="preserve">Gaudel, A. &amp; Languille, F. &amp; Delvit, J. &amp; Michel, J. &amp; Cournet, Myriam &amp; Poulain, V.. </w:t>
        </w:r>
        <w:r w:rsidRPr="00DB0C7F">
          <w:t>(2017). SENTINEL-2 GLOBAL REFERENCE IMAGE VALIDATION AND APPLICATION TO MULTITEMPORAL PERFORMANCES AND HIGH LATITUDE DIGITAL SURFACE MODEL. The International Archives of the Photogrammetry, Remote Sensing and Spatial Information Sciences. XLII-1/W1. 447-454. 10.5194/isprs-archives-XLII-1-W1-447-2017.</w:t>
        </w:r>
      </w:ins>
    </w:p>
    <w:p w14:paraId="427298BC" w14:textId="77777777" w:rsidR="00DB0C7F" w:rsidRPr="00142687" w:rsidRDefault="00DB0C7F" w:rsidP="00142687">
      <w:pPr>
        <w:spacing w:line="360" w:lineRule="auto"/>
      </w:pPr>
    </w:p>
    <w:p w14:paraId="6AA12DA6" w14:textId="77777777" w:rsidR="00142687" w:rsidRPr="00142687" w:rsidRDefault="00142687" w:rsidP="00142687">
      <w:pPr>
        <w:spacing w:line="360" w:lineRule="auto"/>
      </w:pPr>
      <w:r w:rsidRPr="00142687">
        <w:t xml:space="preserve">GEOGLAM (2022). Full EAV table | AgVariables. Accessed at </w:t>
      </w:r>
      <w:hyperlink r:id="rId57">
        <w:r w:rsidRPr="00142687">
          <w:rPr>
            <w:rStyle w:val="Hyperlink"/>
          </w:rPr>
          <w:t>https://agvariables.org/</w:t>
        </w:r>
      </w:hyperlink>
      <w:r w:rsidRPr="00142687">
        <w:t xml:space="preserve"> on August 12, 2025.</w:t>
      </w:r>
    </w:p>
    <w:p w14:paraId="446138D5" w14:textId="77777777" w:rsidR="00142687" w:rsidRDefault="00142687" w:rsidP="00142687">
      <w:pPr>
        <w:spacing w:line="360" w:lineRule="auto"/>
        <w:rPr>
          <w:ins w:id="6031" w:author="Fernandes, Richard (he, him, his | il, le, lui)" w:date="2026-05-06T16:09:00Z" w16du:dateUtc="2026-05-06T20:09:00Z"/>
        </w:rPr>
      </w:pPr>
      <w:r w:rsidRPr="002F638B">
        <w:t xml:space="preserve">Goryl, P., Fox, N., Donlon, C., &amp; Castracane, P. (2023). </w:t>
      </w:r>
      <w:r w:rsidRPr="00142687">
        <w:t>Fiducial Reference Measurements (FRMs): What Are They? </w:t>
      </w:r>
      <w:r w:rsidRPr="00142687">
        <w:rPr>
          <w:i/>
          <w:iCs/>
        </w:rPr>
        <w:t>Remote Sensing</w:t>
      </w:r>
      <w:r w:rsidRPr="00142687">
        <w:t>, </w:t>
      </w:r>
      <w:r w:rsidRPr="00142687">
        <w:rPr>
          <w:i/>
          <w:iCs/>
        </w:rPr>
        <w:t>15</w:t>
      </w:r>
      <w:r w:rsidRPr="00142687">
        <w:t xml:space="preserve">(20), 5017. </w:t>
      </w:r>
      <w:hyperlink r:id="rId58" w:history="1">
        <w:r w:rsidRPr="00142687">
          <w:rPr>
            <w:rStyle w:val="Hyperlink"/>
          </w:rPr>
          <w:t>https://doi.org/10.3390/rs15205017</w:t>
        </w:r>
      </w:hyperlink>
    </w:p>
    <w:p w14:paraId="49570680" w14:textId="77777777" w:rsidR="00EE246D" w:rsidRDefault="00EE246D" w:rsidP="00142687">
      <w:pPr>
        <w:spacing w:line="360" w:lineRule="auto"/>
        <w:rPr>
          <w:ins w:id="6032" w:author="Fernandes, Richard (he, him, his | il, le, lui)" w:date="2026-05-06T16:09:00Z" w16du:dateUtc="2026-05-06T20:09:00Z"/>
        </w:rPr>
      </w:pPr>
    </w:p>
    <w:p w14:paraId="0899D7A8" w14:textId="0805EF4E" w:rsidR="00EE246D" w:rsidRDefault="00EE246D" w:rsidP="00142687">
      <w:pPr>
        <w:spacing w:line="360" w:lineRule="auto"/>
        <w:rPr>
          <w:ins w:id="6033" w:author="Fernandes, Richard (he, him, his | il, le, lui)" w:date="2026-05-06T16:09:00Z" w16du:dateUtc="2026-05-06T20:09:00Z"/>
        </w:rPr>
      </w:pPr>
      <w:ins w:id="6034" w:author="Fernandes, Richard (he, him, his | il, le, lui)" w:date="2026-05-06T16:09:00Z">
        <w:r w:rsidRPr="00EE246D">
          <w:t>Hu, Q., Yang, J., Xu, B., Huang, J., Memon, M. S., Yin, G., Zeng, Y., Zhao, J., &amp; Liu, K. (2020). Evaluation of Global Decametric-Resolution LAI, FAPAR and FVC Estimates Derived from Sentinel-2 Imagery. </w:t>
        </w:r>
        <w:r w:rsidRPr="00EE246D">
          <w:rPr>
            <w:i/>
            <w:iCs/>
          </w:rPr>
          <w:t>Remote Sensing</w:t>
        </w:r>
        <w:r w:rsidRPr="00EE246D">
          <w:t>, </w:t>
        </w:r>
        <w:r w:rsidRPr="00EE246D">
          <w:rPr>
            <w:i/>
            <w:iCs/>
          </w:rPr>
          <w:t>12</w:t>
        </w:r>
        <w:r w:rsidRPr="00EE246D">
          <w:t xml:space="preserve">(6), 912. </w:t>
        </w:r>
      </w:ins>
      <w:ins w:id="6035" w:author="Fernandes, Richard (he, him, his | il, le, lui)" w:date="2026-05-06T16:09:00Z" w16du:dateUtc="2026-05-06T20:09:00Z">
        <w:r>
          <w:fldChar w:fldCharType="begin"/>
        </w:r>
        <w:r>
          <w:instrText>HYPERLINK "</w:instrText>
        </w:r>
      </w:ins>
      <w:ins w:id="6036" w:author="Fernandes, Richard (he, him, his | il, le, lui)" w:date="2026-05-06T16:09:00Z">
        <w:r w:rsidRPr="00EE246D">
          <w:instrText>https://doi.org/10.3390/rs12060912</w:instrText>
        </w:r>
      </w:ins>
      <w:ins w:id="6037" w:author="Fernandes, Richard (he, him, his | il, le, lui)" w:date="2026-05-06T16:09:00Z" w16du:dateUtc="2026-05-06T20:09:00Z">
        <w:r>
          <w:instrText>"</w:instrText>
        </w:r>
        <w:r>
          <w:fldChar w:fldCharType="separate"/>
        </w:r>
      </w:ins>
      <w:ins w:id="6038" w:author="Fernandes, Richard (he, him, his | il, le, lui)" w:date="2026-05-06T16:09:00Z">
        <w:r w:rsidRPr="00BA4B71">
          <w:rPr>
            <w:rStyle w:val="Hyperlink"/>
          </w:rPr>
          <w:t>https://doi.org/10.3390/rs12060912</w:t>
        </w:r>
      </w:ins>
      <w:ins w:id="6039" w:author="Fernandes, Richard (he, him, his | il, le, lui)" w:date="2026-05-06T16:09:00Z" w16du:dateUtc="2026-05-06T20:09:00Z">
        <w:r>
          <w:fldChar w:fldCharType="end"/>
        </w:r>
      </w:ins>
    </w:p>
    <w:p w14:paraId="03D3BE58" w14:textId="77777777" w:rsidR="00EE246D" w:rsidRPr="00142687" w:rsidRDefault="00EE246D" w:rsidP="00142687">
      <w:pPr>
        <w:spacing w:line="360" w:lineRule="auto"/>
      </w:pPr>
    </w:p>
    <w:p w14:paraId="60CE2310" w14:textId="77777777" w:rsidR="00142687" w:rsidRPr="00142687" w:rsidRDefault="00142687" w:rsidP="00142687">
      <w:pPr>
        <w:spacing w:line="360" w:lineRule="auto"/>
      </w:pPr>
      <w:r w:rsidRPr="00142687">
        <w:rPr>
          <w:lang w:val="en-US"/>
        </w:rPr>
        <w:t xml:space="preserve">JGCM (2008).  </w:t>
      </w:r>
      <w:r w:rsidRPr="00142687">
        <w:t xml:space="preserve">Evaluation of measurement data - Guide to the expression of uncertainty in measurement.  JCGM 100:2008(E) – in English.  </w:t>
      </w:r>
      <w:hyperlink r:id="rId59" w:history="1">
        <w:r w:rsidRPr="00142687">
          <w:rPr>
            <w:rStyle w:val="Hyperlink"/>
          </w:rPr>
          <w:t>https://doi.org/10.59161/JCGM100-2008E</w:t>
        </w:r>
      </w:hyperlink>
    </w:p>
    <w:p w14:paraId="5F23F4ED" w14:textId="77777777" w:rsidR="00142687" w:rsidRPr="00142687" w:rsidRDefault="00142687" w:rsidP="00142687">
      <w:pPr>
        <w:spacing w:line="360" w:lineRule="auto"/>
      </w:pPr>
      <w:r w:rsidRPr="00142687">
        <w:t>JGCM (2012).  The role of measurement uncertainty in conformity assessment. JCGM 106:2012 .</w:t>
      </w:r>
      <w:hyperlink r:id="rId60" w:history="1">
        <w:r w:rsidRPr="00142687">
          <w:rPr>
            <w:rStyle w:val="Hyperlink"/>
          </w:rPr>
          <w:t>https://doi.org/10.59161/JCGM106-2012</w:t>
        </w:r>
      </w:hyperlink>
    </w:p>
    <w:p w14:paraId="2EB4AB37" w14:textId="77777777" w:rsidR="00D26A20" w:rsidRDefault="00142687" w:rsidP="00142687">
      <w:pPr>
        <w:spacing w:line="360" w:lineRule="auto"/>
        <w:rPr>
          <w:ins w:id="6040" w:author="Fernandes, Richard (he, him, his | il, le, lui)" w:date="2026-05-06T10:45:00Z" w16du:dateUtc="2026-05-06T14:45:00Z"/>
        </w:rPr>
      </w:pPr>
      <w:r w:rsidRPr="00142687">
        <w:t>JGCM, (2021), International vocabulary of metrology—Basic and general concepts and associated terms,4</w:t>
      </w:r>
      <w:r w:rsidRPr="00142687">
        <w:rPr>
          <w:vertAlign w:val="superscript"/>
        </w:rPr>
        <w:t>th</w:t>
      </w:r>
      <w:r w:rsidRPr="00142687">
        <w:t xml:space="preserve"> ed.  </w:t>
      </w:r>
      <w:r w:rsidRPr="00142687">
        <w:rPr>
          <w:lang w:val="en-US"/>
        </w:rPr>
        <w:t>Joint Committee for Guides in Metrology JCGM-WG2-CD-01</w:t>
      </w:r>
      <w:r w:rsidRPr="00142687">
        <w:t xml:space="preserve">. </w:t>
      </w:r>
    </w:p>
    <w:p w14:paraId="776FFD82" w14:textId="0912BBA0" w:rsidR="00142687" w:rsidRPr="002F638B" w:rsidRDefault="00142687" w:rsidP="00142687">
      <w:pPr>
        <w:spacing w:line="360" w:lineRule="auto"/>
      </w:pPr>
      <w:r w:rsidRPr="00142687">
        <w:t xml:space="preserve"> JGCM.  (2020).  Guide to the expression of uncertainty in measurement — Part 6: Developing and using measurement models.  </w:t>
      </w:r>
      <w:r w:rsidRPr="002F638B">
        <w:t>JCGM GUM-6:2020.  https://doi.org/10.59161/JCGMGUM-6-2020</w:t>
      </w:r>
    </w:p>
    <w:p w14:paraId="1E5D5034" w14:textId="77777777" w:rsidR="00142687" w:rsidRPr="002F638B" w:rsidRDefault="00142687" w:rsidP="00142687">
      <w:pPr>
        <w:spacing w:line="360" w:lineRule="auto"/>
      </w:pPr>
      <w:r w:rsidRPr="00142687">
        <w:t xml:space="preserve">Ju, J., Zhou, Q., Freitag, B., Roy, D. P., Zhang, H. K., Sridhar, M., Mandel, J., Arab, S., Schmidt, G., Crawford, C. J., Gascon, F., Strobl, P. A., Masek, J. G., Neigh, C. S. R.  (2025).  The Harmonized </w:t>
      </w:r>
      <w:r w:rsidRPr="00142687">
        <w:lastRenderedPageBreak/>
        <w:t>Landsat and Sentinel-2 Version 2.0 Surface Reflectance Dataset. </w:t>
      </w:r>
      <w:r w:rsidRPr="00142687">
        <w:rPr>
          <w:i/>
          <w:iCs/>
        </w:rPr>
        <w:t>Remote Sensing of Environment</w:t>
      </w:r>
      <w:r w:rsidRPr="00142687">
        <w:t>, </w:t>
      </w:r>
      <w:r w:rsidRPr="00142687">
        <w:rPr>
          <w:i/>
          <w:iCs/>
        </w:rPr>
        <w:t>324</w:t>
      </w:r>
      <w:r w:rsidRPr="00142687">
        <w:t>, 114723. </w:t>
      </w:r>
      <w:hyperlink r:id="rId61" w:tgtFrame="_blank" w:tooltip="https://gcc02.safelinks.protection.outlook.com/?url=https%3A%2F%2Fdoi.org%2F10.1016%2Fj.rse.2025.114723&amp;data=05%7C02%7Cmichael.p.taylor%40nasa.gov%7C8c3c490757494a09034308ddf21ef023%7C7005d45845be48ae8140d43da96dd17b%7C0%7C0%7C638932936876571774%7CUnknown%7CTW" w:history="1">
        <w:r w:rsidRPr="002F638B">
          <w:rPr>
            <w:rStyle w:val="Hyperlink"/>
          </w:rPr>
          <w:t>https://doi.org/10.1016/j.rse.2025.114723</w:t>
        </w:r>
      </w:hyperlink>
      <w:r w:rsidRPr="002F638B">
        <w:t>.</w:t>
      </w:r>
    </w:p>
    <w:p w14:paraId="7CDA9029" w14:textId="77777777" w:rsidR="00142687" w:rsidRPr="00142687" w:rsidRDefault="00142687" w:rsidP="00142687">
      <w:pPr>
        <w:spacing w:line="360" w:lineRule="auto"/>
      </w:pPr>
      <w:r w:rsidRPr="00142687">
        <w:t>LANCONELLI, C., CAPPUCCI, F., ADAMS, J. and GOBRON, N., Evaluation of in situ FAPAR measurement protocols using 3D radiative transfer simulations, REMOTE SENSING, 16, 23, 2024, p. 4552, MDPI, https://data.europa.eu/doi/10.3390/rs16234552, JRC139442.</w:t>
      </w:r>
    </w:p>
    <w:p w14:paraId="67D97AB7" w14:textId="77777777" w:rsidR="00142687" w:rsidRPr="00142687" w:rsidRDefault="00142687" w:rsidP="00142687">
      <w:pPr>
        <w:spacing w:line="360" w:lineRule="auto"/>
      </w:pPr>
      <w:r w:rsidRPr="00142687">
        <w:t>Ma, H. and Liang, S. (2022) . Development of the GLASS 250-m leaf area index product (version 6) from MODIS data using the bidirectional LSTM deep learning model Remote Sens. Environ., 273 (2022), Article 112985</w:t>
      </w:r>
    </w:p>
    <w:p w14:paraId="1D45A835" w14:textId="77777777" w:rsidR="00142687" w:rsidRPr="00142687" w:rsidRDefault="00142687" w:rsidP="00142687">
      <w:pPr>
        <w:spacing w:line="360" w:lineRule="auto"/>
      </w:pPr>
      <w:r w:rsidRPr="00142687">
        <w:t>Ma, H., Liang, S., Xiong, C., Wang, Q., Jia, A., and Li, B  (2022).   Global land surface 250</w:t>
      </w:r>
      <w:r w:rsidRPr="00142687">
        <w:rPr>
          <w:rFonts w:ascii="Arial" w:hAnsi="Arial" w:cs="Arial"/>
        </w:rPr>
        <w:t> </w:t>
      </w:r>
      <w:r w:rsidRPr="00142687">
        <w:t>m 8</w:t>
      </w:r>
      <w:r w:rsidRPr="00142687">
        <w:rPr>
          <w:rFonts w:ascii="Arial" w:hAnsi="Arial" w:cs="Arial"/>
        </w:rPr>
        <w:t> </w:t>
      </w:r>
      <w:r w:rsidRPr="00142687">
        <w:t>d fraction of absorbed photosynthetically active radiation (FAPAR) product from 2000 to 2021, Earth Syst. Sci. Data, 14, 5333–5347, https://doi.org/10.5194/essd-14-5333-2022.</w:t>
      </w:r>
    </w:p>
    <w:p w14:paraId="1452B80C" w14:textId="77777777" w:rsidR="00142687" w:rsidRPr="00142687" w:rsidRDefault="00142687" w:rsidP="00142687">
      <w:pPr>
        <w:spacing w:line="360" w:lineRule="auto"/>
      </w:pPr>
      <w:r w:rsidRPr="00A55612">
        <w:rPr>
          <w:lang w:val="fr-CA"/>
          <w:rPrChange w:id="6041" w:author="Fernandes, Richard (he, him, his | il, le, lui)" w:date="2026-05-27T13:15:00Z" w16du:dateUtc="2026-05-27T17:15:00Z">
            <w:rPr/>
          </w:rPrChange>
        </w:rPr>
        <w:t xml:space="preserve">Ma, H., Q. Wang, W. Li, Y. Chen, J. Xu, Y. Ma, J. Huang, and S. Liang (2025). </w:t>
      </w:r>
      <w:r w:rsidRPr="00142687">
        <w:t>The first gap-free 20 m 5-day LAI/FAPAR products over China (2018–2023) from integrated Landsat-8/9 and Sentinel-2 Analysis Ready Data.  Remote Sensing of Environment, 331, 115048.DOI: 10.1016/j.rse.2025.115048.</w:t>
      </w:r>
    </w:p>
    <w:p w14:paraId="446B6014" w14:textId="77777777" w:rsidR="00142687" w:rsidRDefault="00142687" w:rsidP="00142687">
      <w:pPr>
        <w:spacing w:line="360" w:lineRule="auto"/>
        <w:rPr>
          <w:ins w:id="6042" w:author="Fernandes, Richard (he, him, his | il, le, lui)" w:date="2026-05-06T09:30:00Z" w16du:dateUtc="2026-05-06T13:30:00Z"/>
        </w:rPr>
      </w:pPr>
      <w:r w:rsidRPr="002F638B">
        <w:t xml:space="preserve">Ma, H., Q. Wang, W. Li, Y. Chen, J. Xu, Y. Ma, J. Huang, and S. Liang (2025). </w:t>
      </w:r>
      <w:r w:rsidRPr="00CE191C">
        <w:t>The first gap-free 20 m 5-day LAI/FAPAR products over China (2018–2023) from integrated Landsat-8/9 and Sentinel-2 Analysis Ready Data.</w:t>
      </w:r>
      <w:r>
        <w:t xml:space="preserve">  </w:t>
      </w:r>
      <w:r w:rsidRPr="00CE191C">
        <w:t>Remote Sensing of Environment, 331, 115048.DOI: 10.1016/j.rse.2025.115048</w:t>
      </w:r>
      <w:r>
        <w:t>.</w:t>
      </w:r>
    </w:p>
    <w:p w14:paraId="22C6E68D" w14:textId="77777777" w:rsidR="007A3366" w:rsidRDefault="007A3366" w:rsidP="00142687">
      <w:pPr>
        <w:spacing w:line="360" w:lineRule="auto"/>
        <w:rPr>
          <w:ins w:id="6043" w:author="Fernandes, Richard (he, him, his | il, le, lui)" w:date="2026-05-06T09:30:00Z" w16du:dateUtc="2026-05-06T13:30:00Z"/>
        </w:rPr>
      </w:pPr>
    </w:p>
    <w:p w14:paraId="7E981138" w14:textId="69ECDE79" w:rsidR="007A3366" w:rsidRDefault="007A3366" w:rsidP="00142687">
      <w:pPr>
        <w:spacing w:line="360" w:lineRule="auto"/>
      </w:pPr>
      <w:ins w:id="6044" w:author="Fernandes, Richard (he, him, his | il, le, lui)" w:date="2026-05-06T09:30:00Z">
        <w:r w:rsidRPr="00A55612">
          <w:t xml:space="preserve">Malenovský, Z., Rott, H., Cihlar, J., Schaepman, M. E., García-Santos, G., Fernandes, R., &amp; Berger, M. (2012). </w:t>
        </w:r>
        <w:r w:rsidRPr="007A3366">
          <w:t xml:space="preserve">Sentinels for science: Potential of Sentinel-1, -2, and -3 missions for scientific observations of ocean, cryosphere, and land. </w:t>
        </w:r>
        <w:r w:rsidRPr="007A3366">
          <w:rPr>
            <w:i/>
            <w:iCs/>
          </w:rPr>
          <w:t>Remote Sensing of Environment, 120</w:t>
        </w:r>
        <w:r w:rsidRPr="007A3366">
          <w:t xml:space="preserve">, 91–101. </w:t>
        </w:r>
        <w:r w:rsidRPr="007A3366">
          <w:fldChar w:fldCharType="begin"/>
        </w:r>
        <w:r w:rsidRPr="007A3366">
          <w:instrText>HYPERLINK "" \t "_blank"</w:instrText>
        </w:r>
        <w:r w:rsidRPr="007A3366">
          <w:fldChar w:fldCharType="separate"/>
        </w:r>
        <w:r w:rsidRPr="007A3366">
          <w:rPr>
            <w:rStyle w:val="Hyperlink"/>
          </w:rPr>
          <w:t>https://doi.org/10.1016/j.rse.2011.09.026</w:t>
        </w:r>
      </w:ins>
      <w:ins w:id="6045" w:author="Fernandes, Richard (he, him, his | il, le, lui)" w:date="2026-05-06T09:30:00Z" w16du:dateUtc="2026-05-06T13:30:00Z">
        <w:r w:rsidRPr="007A3366">
          <w:fldChar w:fldCharType="end"/>
        </w:r>
      </w:ins>
    </w:p>
    <w:p w14:paraId="6651B030" w14:textId="77777777" w:rsidR="00142687" w:rsidRPr="00142687" w:rsidRDefault="00142687" w:rsidP="00142687">
      <w:pPr>
        <w:spacing w:line="360" w:lineRule="auto"/>
      </w:pPr>
      <w:r w:rsidRPr="00142687">
        <w:t>Monteith, J. L. (1972). Solar Radiation and Productivity in Tropical Ecosystems. </w:t>
      </w:r>
      <w:r w:rsidRPr="00142687">
        <w:rPr>
          <w:i/>
        </w:rPr>
        <w:t>Journal of Applied Ecology</w:t>
      </w:r>
      <w:r w:rsidRPr="00142687">
        <w:t>, </w:t>
      </w:r>
      <w:r w:rsidRPr="00142687">
        <w:rPr>
          <w:i/>
        </w:rPr>
        <w:t>9</w:t>
      </w:r>
      <w:r w:rsidRPr="00142687">
        <w:t>(3), 747–766. https://doi.org/10.2307/2401901</w:t>
      </w:r>
    </w:p>
    <w:p w14:paraId="66E101DE" w14:textId="77777777" w:rsidR="00142687" w:rsidRPr="00142687" w:rsidRDefault="00142687" w:rsidP="00142687">
      <w:pPr>
        <w:spacing w:line="360" w:lineRule="auto"/>
      </w:pPr>
      <w:r w:rsidRPr="00142687">
        <w:lastRenderedPageBreak/>
        <w:t>Navarro, L.M., Fernández, N., Guerra, C., Guralnick, R., Kissling, W.D., Londoño, M.C., et al. (2017). Monitoring biodiversity change through effective global coordination. Curr. Opin. Environ. Sustain., 29, 158–169. </w:t>
      </w:r>
    </w:p>
    <w:p w14:paraId="61119915" w14:textId="77777777" w:rsidR="00142687" w:rsidRDefault="00142687" w:rsidP="00142687">
      <w:pPr>
        <w:spacing w:line="360" w:lineRule="auto"/>
        <w:rPr>
          <w:ins w:id="6046" w:author="Fernandes, Richard (he, him, his | il, le, lui)" w:date="2026-05-06T09:35:00Z" w16du:dateUtc="2026-05-06T13:35:00Z"/>
        </w:rPr>
      </w:pPr>
      <w:r w:rsidRPr="00142687">
        <w:t xml:space="preserve">Origo, N., Gorroño, J., Ryder, J., Nightingale, J., &amp; Bialek, A. (2020). Fiducial Reference Measurements for validation of Sentinel-2 and Proba-V surface reflectance products. Remote Sensing of Environment, 241, 111690, </w:t>
      </w:r>
      <w:hyperlink r:id="rId62" w:tgtFrame="_blank" w:tooltip="Persistent link using digital object identifier" w:history="1">
        <w:r w:rsidRPr="00142687">
          <w:rPr>
            <w:rStyle w:val="Hyperlink"/>
          </w:rPr>
          <w:t>https://doi.org/10.1016/j.rse.2020.111690</w:t>
        </w:r>
      </w:hyperlink>
      <w:r w:rsidRPr="00142687">
        <w:t>.</w:t>
      </w:r>
    </w:p>
    <w:p w14:paraId="3C284152" w14:textId="77777777" w:rsidR="00F27899" w:rsidRDefault="00F27899" w:rsidP="00142687">
      <w:pPr>
        <w:spacing w:line="360" w:lineRule="auto"/>
        <w:rPr>
          <w:ins w:id="6047" w:author="Fernandes, Richard (he, him, his | il, le, lui)" w:date="2026-05-06T11:13:00Z" w16du:dateUtc="2026-05-06T15:13:00Z"/>
        </w:rPr>
      </w:pPr>
    </w:p>
    <w:p w14:paraId="04E0C77A" w14:textId="22E55F49" w:rsidR="003561BB" w:rsidRDefault="003561BB" w:rsidP="00142687">
      <w:pPr>
        <w:spacing w:line="360" w:lineRule="auto"/>
        <w:rPr>
          <w:ins w:id="6048" w:author="Fernandes, Richard (he, him, his | il, le, lui)" w:date="2026-05-06T11:13:00Z" w16du:dateUtc="2026-05-06T15:13:00Z"/>
        </w:rPr>
      </w:pPr>
      <w:ins w:id="6049" w:author="Fernandes, Richard (he, him, his | il, le, lui)" w:date="2026-05-06T11:13:00Z">
        <w:r w:rsidRPr="003561BB">
          <w:t>M. Schneider, P. Schwind, E. Carmona and T. Storch, "EnMap Geometric Processing and Geometric Performance after One Year of Acquisitions," </w:t>
        </w:r>
        <w:r w:rsidRPr="003561BB">
          <w:rPr>
            <w:i/>
            <w:iCs/>
          </w:rPr>
          <w:t>IGARSS 2023 - 2023 IEEE International Geoscience and Remote Sensing Symposium</w:t>
        </w:r>
        <w:r w:rsidRPr="003561BB">
          <w:t>, Pasadena, CA, USA, 2023, pp. 4670-4673, doi: 10.1109/IGARSS52108.2023.10282784.</w:t>
        </w:r>
        <w:r w:rsidRPr="003561BB">
          <w:br/>
          <w:t>keywords: {Spectroscopy;Satellites;Geology;Imaging;Metadata;Surface treatment;Hyperspectral imaging;satellite;hyperspectral;imaging spectroscopy;EnMAP;geometric performance},</w:t>
        </w:r>
      </w:ins>
    </w:p>
    <w:p w14:paraId="47247E80" w14:textId="77777777" w:rsidR="003561BB" w:rsidRDefault="003561BB" w:rsidP="00142687">
      <w:pPr>
        <w:spacing w:line="360" w:lineRule="auto"/>
        <w:rPr>
          <w:ins w:id="6050" w:author="Fernandes, Richard (he, him, his | il, le, lui)" w:date="2026-05-06T09:35:00Z" w16du:dateUtc="2026-05-06T13:35:00Z"/>
        </w:rPr>
      </w:pPr>
    </w:p>
    <w:p w14:paraId="63FAAD75" w14:textId="77777777" w:rsidR="00F27899" w:rsidRPr="00F27899" w:rsidRDefault="00F27899" w:rsidP="00F27899">
      <w:pPr>
        <w:spacing w:line="360" w:lineRule="auto"/>
        <w:rPr>
          <w:ins w:id="6051" w:author="Fernandes, Richard (he, him, his | il, le, lui)" w:date="2026-05-06T09:35:00Z"/>
          <w:lang w:val="en-US"/>
        </w:rPr>
      </w:pPr>
      <w:ins w:id="6052" w:author="Fernandes, Richard (he, him, his | il, le, lui)" w:date="2026-05-06T09:35:00Z">
        <w:r w:rsidRPr="00F27899">
          <w:rPr>
            <w:lang w:val="en-US"/>
          </w:rPr>
          <w:t>Stavros EN, Chrone J, Cawse-Nicholson K, Freeman A, Glenn NF, Guild L, Kokaly R, Lee C, Luvall J, Pavlick R, Poulter B, Schollaert Uz S, Serbin S, Thompson DR, Townsend PA, Turpie K, Yuen K, Thome K, Wang W, Zareh SK, Nastal J, Bearden D, Miller CE, Schimel D. Designing an Observing System to Study the Surface Biology and Geology (SBG) of the Earth in the 2020s. J Geophys Res Biogeosci. 2023 Jan;128(1):e2021JG006471. doi: 10.1029/2021JG006471. Epub 2023 Jan 18. PMID: 37362830; PMCID: PMC10286770.</w:t>
        </w:r>
      </w:ins>
    </w:p>
    <w:p w14:paraId="22DD4769" w14:textId="77777777" w:rsidR="00F27899" w:rsidRPr="00F27899" w:rsidRDefault="00F27899" w:rsidP="00F27899">
      <w:pPr>
        <w:numPr>
          <w:ilvl w:val="0"/>
          <w:numId w:val="24"/>
        </w:numPr>
        <w:spacing w:line="360" w:lineRule="auto"/>
        <w:rPr>
          <w:ins w:id="6053" w:author="Fernandes, Richard (he, him, his | il, le, lui)" w:date="2026-05-06T09:35:00Z"/>
          <w:lang w:val="en-US"/>
        </w:rPr>
      </w:pPr>
    </w:p>
    <w:p w14:paraId="360E384B" w14:textId="77777777" w:rsidR="00F27899" w:rsidRPr="00142687" w:rsidRDefault="00F27899" w:rsidP="00142687">
      <w:pPr>
        <w:spacing w:line="360" w:lineRule="auto"/>
      </w:pPr>
    </w:p>
    <w:p w14:paraId="7B2AA8FF" w14:textId="77777777" w:rsidR="00142687" w:rsidRDefault="00142687" w:rsidP="00142687">
      <w:pPr>
        <w:spacing w:line="360" w:lineRule="auto"/>
        <w:rPr>
          <w:ins w:id="6054" w:author="Fernandes, Richard (he, him, his | il, le, lui)" w:date="2026-05-06T11:05:00Z" w16du:dateUtc="2026-05-06T15:05:00Z"/>
        </w:rPr>
      </w:pPr>
      <w:r w:rsidRPr="00142687">
        <w:t xml:space="preserve">United Nations (2022). Guidelines on Biophysical Modelling for Ecosystem Accounting. United Nations Department of Economic and Social Affairs, Statistics Division, New York. </w:t>
      </w:r>
      <w:hyperlink r:id="rId63">
        <w:r w:rsidRPr="00142687">
          <w:rPr>
            <w:rStyle w:val="Hyperlink"/>
          </w:rPr>
          <w:t>Biophysical modelling | System of Environmental Economic Accounting</w:t>
        </w:r>
      </w:hyperlink>
      <w:r w:rsidRPr="00142687">
        <w:t xml:space="preserve"> accessed at </w:t>
      </w:r>
      <w:hyperlink r:id="rId64">
        <w:r w:rsidRPr="00142687">
          <w:rPr>
            <w:rStyle w:val="Hyperlink"/>
          </w:rPr>
          <w:t>https://seea.un.org/ecosystem-accounting/biophysical-modelling</w:t>
        </w:r>
      </w:hyperlink>
      <w:r w:rsidRPr="00142687">
        <w:t xml:space="preserve"> on August 12, 2025.</w:t>
      </w:r>
    </w:p>
    <w:p w14:paraId="07BDA4F9" w14:textId="77777777" w:rsidR="00FF0156" w:rsidRDefault="00FF0156" w:rsidP="00142687">
      <w:pPr>
        <w:spacing w:line="360" w:lineRule="auto"/>
        <w:rPr>
          <w:ins w:id="6055" w:author="Fernandes, Richard (he, him, his | il, le, lui)" w:date="2026-05-06T11:05:00Z" w16du:dateUtc="2026-05-06T15:05:00Z"/>
        </w:rPr>
      </w:pPr>
    </w:p>
    <w:p w14:paraId="5AD01D1B" w14:textId="18D471BA" w:rsidR="00FF0156" w:rsidRPr="00AC7B85" w:rsidRDefault="00FF0156" w:rsidP="00142687">
      <w:pPr>
        <w:spacing w:line="360" w:lineRule="auto"/>
        <w:rPr>
          <w:ins w:id="6056" w:author="Fernandes, Richard (he, him, his | il, le, lui)" w:date="2026-05-06T11:05:00Z" w16du:dateUtc="2026-05-06T15:05:00Z"/>
        </w:rPr>
      </w:pPr>
      <w:ins w:id="6057" w:author="Fernandes, Richard (he, him, his | il, le, lui)" w:date="2026-05-06T11:05:00Z">
        <w:r w:rsidRPr="00FF0156">
          <w:lastRenderedPageBreak/>
          <w:t xml:space="preserve">Verger, A., Weiss, M., &amp; Baret, F. (2025). GEOV2-AVHRR: Continuous and consistent time series of global leaf area index and fraction absorbed PAR from 1981 to 2022. </w:t>
        </w:r>
        <w:r w:rsidRPr="00FF0156">
          <w:rPr>
            <w:i/>
            <w:iCs/>
          </w:rPr>
          <w:t>Remote Sensing of Environment</w:t>
        </w:r>
        <w:r w:rsidRPr="00FF0156">
          <w:t xml:space="preserve">, </w:t>
        </w:r>
        <w:r w:rsidRPr="00FF0156">
          <w:rPr>
            <w:i/>
            <w:iCs/>
          </w:rPr>
          <w:t>331</w:t>
        </w:r>
        <w:r w:rsidRPr="00FF0156">
          <w:t xml:space="preserve">, Article 115029. </w:t>
        </w:r>
        <w:r w:rsidRPr="00FF0156">
          <w:fldChar w:fldCharType="begin"/>
        </w:r>
        <w:r w:rsidRPr="00FF0156">
          <w:instrText>HYPERLINK "" \t "_blank"</w:instrText>
        </w:r>
        <w:r w:rsidRPr="00FF0156">
          <w:fldChar w:fldCharType="separate"/>
        </w:r>
        <w:r w:rsidRPr="00AC7B85">
          <w:rPr>
            <w:rStyle w:val="Hyperlink"/>
          </w:rPr>
          <w:t>https://doi.org/10.1016/j.rse.2025.115029</w:t>
        </w:r>
      </w:ins>
      <w:ins w:id="6058" w:author="Fernandes, Richard (he, him, his | il, le, lui)" w:date="2026-05-06T11:05:00Z" w16du:dateUtc="2026-05-06T15:05:00Z">
        <w:r w:rsidRPr="00FF0156">
          <w:fldChar w:fldCharType="end"/>
        </w:r>
      </w:ins>
    </w:p>
    <w:p w14:paraId="2F89EDB5" w14:textId="77777777" w:rsidR="00FF0156" w:rsidRPr="00AC7B85" w:rsidRDefault="00FF0156" w:rsidP="00142687">
      <w:pPr>
        <w:spacing w:line="360" w:lineRule="auto"/>
      </w:pPr>
    </w:p>
    <w:p w14:paraId="2EA22DD5" w14:textId="77777777" w:rsidR="00142687" w:rsidRPr="00142687" w:rsidRDefault="00142687" w:rsidP="00142687">
      <w:pPr>
        <w:spacing w:line="360" w:lineRule="auto"/>
      </w:pPr>
      <w:r>
        <w:fldChar w:fldCharType="begin"/>
      </w:r>
      <w:r w:rsidRPr="007B426F">
        <w:rPr>
          <w:lang w:val="fr-CA"/>
          <w:rPrChange w:id="6059" w:author="Fernandes, Richard (he, him, his | il, le, lui)" w:date="2026-05-11T08:56:00Z" w16du:dateUtc="2026-05-11T12:56:00Z">
            <w:rPr/>
          </w:rPrChange>
        </w:rPr>
        <w:instrText>HYPERLINK "https://www.sciencedirect.com/science/article/abs/pii/S0168192325002321"</w:instrText>
      </w:r>
      <w:r>
        <w:fldChar w:fldCharType="separate"/>
      </w:r>
      <w:r w:rsidRPr="00142687">
        <w:rPr>
          <w:rStyle w:val="Hyperlink"/>
          <w:lang w:val="fr-CA"/>
        </w:rPr>
        <w:t>Wang, Y., Fang, H., Li, Y., Li, S., &amp; Tang, H. (2025). </w:t>
      </w:r>
      <w:r w:rsidRPr="00142687">
        <w:rPr>
          <w:rStyle w:val="Hyperlink"/>
          <w:b/>
          <w:bCs/>
        </w:rPr>
        <w:t>Validation of the vertical plant area index profile product derived from GEDI over global forest sites.</w:t>
      </w:r>
      <w:r w:rsidRPr="00142687">
        <w:rPr>
          <w:rStyle w:val="Hyperlink"/>
        </w:rPr>
        <w:t> </w:t>
      </w:r>
      <w:r w:rsidRPr="00142687">
        <w:rPr>
          <w:rStyle w:val="Hyperlink"/>
          <w:i/>
          <w:iCs/>
        </w:rPr>
        <w:t>Agricultural and Forest Meteorology</w:t>
      </w:r>
      <w:r w:rsidRPr="00142687">
        <w:rPr>
          <w:rStyle w:val="Hyperlink"/>
        </w:rPr>
        <w:t>, </w:t>
      </w:r>
      <w:r w:rsidRPr="00142687">
        <w:rPr>
          <w:rStyle w:val="Hyperlink"/>
          <w:i/>
          <w:iCs/>
        </w:rPr>
        <w:t>371</w:t>
      </w:r>
      <w:r w:rsidRPr="00142687">
        <w:rPr>
          <w:rStyle w:val="Hyperlink"/>
        </w:rPr>
        <w:t>, 110612.</w:t>
      </w:r>
      <w:r>
        <w:fldChar w:fldCharType="end"/>
      </w:r>
    </w:p>
    <w:p w14:paraId="1EC50D23" w14:textId="77777777" w:rsidR="00142687" w:rsidRDefault="00142687" w:rsidP="00142687">
      <w:pPr>
        <w:spacing w:line="360" w:lineRule="auto"/>
      </w:pPr>
      <w:hyperlink r:id="rId65" w:history="1">
        <w:r w:rsidRPr="00A61A73">
          <w:rPr>
            <w:rStyle w:val="Hyperlink"/>
            <w:lang w:val="en-US"/>
          </w:rPr>
          <w:t>Wang, Y., Fang, H., Li, Y., Li, S., &amp; Tang, H. (2025). </w:t>
        </w:r>
        <w:r w:rsidRPr="0054032B">
          <w:rPr>
            <w:rStyle w:val="Hyperlink"/>
            <w:b/>
            <w:bCs/>
          </w:rPr>
          <w:t>Validation of the vertical plant area index profile product derived from GEDI over global forest sites.</w:t>
        </w:r>
        <w:r w:rsidRPr="0054032B">
          <w:rPr>
            <w:rStyle w:val="Hyperlink"/>
          </w:rPr>
          <w:t> </w:t>
        </w:r>
        <w:r w:rsidRPr="0054032B">
          <w:rPr>
            <w:rStyle w:val="Hyperlink"/>
            <w:i/>
            <w:iCs/>
          </w:rPr>
          <w:t>Agricultural and Forest Meteorology</w:t>
        </w:r>
        <w:r w:rsidRPr="0054032B">
          <w:rPr>
            <w:rStyle w:val="Hyperlink"/>
          </w:rPr>
          <w:t>, </w:t>
        </w:r>
        <w:r w:rsidRPr="0054032B">
          <w:rPr>
            <w:rStyle w:val="Hyperlink"/>
            <w:i/>
            <w:iCs/>
          </w:rPr>
          <w:t>371</w:t>
        </w:r>
        <w:r w:rsidRPr="0054032B">
          <w:rPr>
            <w:rStyle w:val="Hyperlink"/>
          </w:rPr>
          <w:t>, 110612.</w:t>
        </w:r>
      </w:hyperlink>
    </w:p>
    <w:p w14:paraId="0895B981" w14:textId="77777777" w:rsidR="00142687" w:rsidRPr="00142687" w:rsidRDefault="00142687" w:rsidP="00142687">
      <w:pPr>
        <w:spacing w:line="360" w:lineRule="auto"/>
        <w:rPr>
          <w:i/>
        </w:rPr>
      </w:pPr>
      <w:r w:rsidRPr="00142687">
        <w:t>Watson, D.J. (1947).  Comparative physiological studies in the growth of field crops. I. Variation in net assimilation rate and leaf area between species and varieties, and within and between years. </w:t>
      </w:r>
      <w:r w:rsidRPr="00142687">
        <w:rPr>
          <w:i/>
        </w:rPr>
        <w:t xml:space="preserve">Annals </w:t>
      </w:r>
      <w:r w:rsidRPr="00142687">
        <w:rPr>
          <w:iCs/>
        </w:rPr>
        <w:t xml:space="preserve">of Botany, 11, </w:t>
      </w:r>
      <w:hyperlink r:id="rId66">
        <w:r w:rsidRPr="00142687">
          <w:rPr>
            <w:rStyle w:val="Hyperlink"/>
            <w:iCs/>
          </w:rPr>
          <w:t>https://doi.org/10.1093/oxfordjournals.aob.a083148</w:t>
        </w:r>
      </w:hyperlink>
    </w:p>
    <w:p w14:paraId="72FA4FC5" w14:textId="77777777" w:rsidR="00142687" w:rsidRPr="00142687" w:rsidRDefault="00142687" w:rsidP="00142687">
      <w:pPr>
        <w:spacing w:line="360" w:lineRule="auto"/>
      </w:pPr>
      <w:r w:rsidRPr="00142687">
        <w:t>Widlowski, J.-L., (2015).  Conformity testing of satellite-derived quantitative surface variables</w:t>
      </w:r>
    </w:p>
    <w:p w14:paraId="07D32478" w14:textId="77777777" w:rsidR="00142687" w:rsidRPr="00142687" w:rsidRDefault="00142687" w:rsidP="00EA6B8E">
      <w:pPr>
        <w:spacing w:line="360" w:lineRule="auto"/>
        <w:rPr>
          <w:lang w:val="en-US"/>
        </w:rPr>
      </w:pPr>
      <w:r w:rsidRPr="00142687">
        <w:t>WMO (2022). GCOS Implementation Plan 2022: The Global Observing System for Climate. GCOS-245, GOOS-269, WMO- No. 1299. World Meteorological Organization. https://gcos.wmo.int/en/gcos-implementation-plan-2022</w:t>
      </w:r>
    </w:p>
    <w:p w14:paraId="4A2AB249" w14:textId="77777777" w:rsidR="00142687" w:rsidRPr="00142687" w:rsidRDefault="00142687" w:rsidP="00142687">
      <w:pPr>
        <w:spacing w:line="360" w:lineRule="auto"/>
      </w:pPr>
      <w:r w:rsidRPr="00142687">
        <w:rPr>
          <w:lang w:val="en-US"/>
        </w:rPr>
        <w:t xml:space="preserve">WMO (2025).  The 2022 GCOS ECVs Requirements 2022 edition - Updated in 2025, GCOS-245, </w:t>
      </w:r>
      <w:r w:rsidRPr="00142687">
        <w:br/>
      </w:r>
      <w:hyperlink r:id="rId67" w:history="1">
        <w:r w:rsidRPr="00142687">
          <w:rPr>
            <w:rStyle w:val="Hyperlink"/>
          </w:rPr>
          <w:t>https://library.wmo.int/idurl/4/58111</w:t>
        </w:r>
      </w:hyperlink>
      <w:r w:rsidRPr="00142687">
        <w:t>.</w:t>
      </w:r>
    </w:p>
    <w:p w14:paraId="6306782E" w14:textId="77777777" w:rsidR="00142687" w:rsidRPr="00142687" w:rsidRDefault="00142687" w:rsidP="00142687">
      <w:pPr>
        <w:spacing w:line="360" w:lineRule="auto"/>
      </w:pPr>
      <w:r w:rsidRPr="00142687">
        <w:t xml:space="preserve">Xu, B., Li, J., Park, T., Liu, Q., Zeng, Y., Yin, G., Zhao, J., Fan, W., Yang, L., Knyazikhin, Y., &amp; Myneni, R. B. (2018b). An integrated method for validating long-term leaf area index products using global networks of site-based measurements. </w:t>
      </w:r>
      <w:r w:rsidRPr="00142687">
        <w:rPr>
          <w:i/>
        </w:rPr>
        <w:t>Remote Sensing of Environment, 209,</w:t>
      </w:r>
      <w:r w:rsidRPr="00142687">
        <w:t xml:space="preserve"> 134–151. </w:t>
      </w:r>
      <w:hyperlink r:id="rId68">
        <w:r w:rsidRPr="00142687">
          <w:rPr>
            <w:rStyle w:val="Hyperlink"/>
          </w:rPr>
          <w:t>https://doi.org/10.1016/j.rse.2018.02.049</w:t>
        </w:r>
      </w:hyperlink>
      <w:r w:rsidRPr="00142687">
        <w:t>.</w:t>
      </w:r>
    </w:p>
    <w:p w14:paraId="0A3D5880" w14:textId="77777777" w:rsidR="00142687" w:rsidRDefault="00142687" w:rsidP="00142687">
      <w:pPr>
        <w:spacing w:line="360" w:lineRule="auto"/>
        <w:rPr>
          <w:ins w:id="6060" w:author="Fernandes, Richard (he, him, his | il, le, lui)" w:date="2026-05-15T14:06:00Z" w16du:dateUtc="2026-05-15T18:06:00Z"/>
        </w:rPr>
      </w:pPr>
      <w:r w:rsidRPr="00142687">
        <w:t xml:space="preserve">Xu, B., Park, T., Yan, K., Chen, C., Zeng, Y., Song, W., Yin, G., Li, J., Liu, Q, Knyazikhin, Y., Myneni, R.B. (2018a). Analysis of Global   LAI/FPAR Products from VIIRS and MODIS Sensors for Spatio-Temporal Consistency and Uncertainty from 2012–2016,   Forests, 2018, 9(2), 73. </w:t>
      </w:r>
      <w:hyperlink r:id="rId69">
        <w:r w:rsidRPr="00142687">
          <w:rPr>
            <w:rStyle w:val="Hyperlink"/>
          </w:rPr>
          <w:t>http://doi.org/10.3390/f9020073</w:t>
        </w:r>
      </w:hyperlink>
      <w:r w:rsidRPr="00142687">
        <w:t>.</w:t>
      </w:r>
    </w:p>
    <w:p w14:paraId="18A577A8" w14:textId="77777777" w:rsidR="002E1A17" w:rsidRDefault="002E1A17" w:rsidP="00142687">
      <w:pPr>
        <w:spacing w:line="360" w:lineRule="auto"/>
        <w:rPr>
          <w:ins w:id="6061" w:author="Fernandes, Richard (he, him, his | il, le, lui)" w:date="2026-05-15T14:06:00Z" w16du:dateUtc="2026-05-15T18:06:00Z"/>
        </w:rPr>
      </w:pPr>
    </w:p>
    <w:p w14:paraId="2B3E7E89" w14:textId="62079C33" w:rsidR="002E1A17" w:rsidRPr="00142687" w:rsidRDefault="002E1A17" w:rsidP="00142687">
      <w:pPr>
        <w:spacing w:line="360" w:lineRule="auto"/>
      </w:pPr>
      <w:ins w:id="6062" w:author="Fernandes, Richard (he, him, his | il, le, lui)" w:date="2026-05-15T14:06:00Z">
        <w:r w:rsidRPr="002E1A17">
          <w:lastRenderedPageBreak/>
          <w:t>Pai, F.-Y., Yeh, T.-M., &amp; Hung, Y.-H. (2015). Analysis on Accuracy of Bias, Linearity and Stability of Measurement System in Ball screw Processes by Simulation. </w:t>
        </w:r>
        <w:r w:rsidRPr="002E1A17">
          <w:rPr>
            <w:i/>
            <w:iCs/>
          </w:rPr>
          <w:t>Sustainability</w:t>
        </w:r>
        <w:r w:rsidRPr="002E1A17">
          <w:t>, </w:t>
        </w:r>
        <w:r w:rsidRPr="002E1A17">
          <w:rPr>
            <w:i/>
            <w:iCs/>
          </w:rPr>
          <w:t>7</w:t>
        </w:r>
        <w:r w:rsidRPr="002E1A17">
          <w:t>(11), 15464-15486. https://doi.org/10.3390/su71115464</w:t>
        </w:r>
      </w:ins>
    </w:p>
    <w:p w14:paraId="4BC7559D" w14:textId="77777777" w:rsidR="0054032B" w:rsidRDefault="0054032B" w:rsidP="00142687">
      <w:pPr>
        <w:spacing w:line="360" w:lineRule="auto"/>
      </w:pPr>
    </w:p>
    <w:p w14:paraId="730A52FB" w14:textId="6E1E6CB4" w:rsidR="0054032B" w:rsidRDefault="0054032B">
      <w:r>
        <w:br w:type="page"/>
      </w:r>
    </w:p>
    <w:p w14:paraId="5C117712" w14:textId="5F780E97" w:rsidR="009D3801" w:rsidRDefault="009D3801">
      <w:r>
        <w:lastRenderedPageBreak/>
        <w:br w:type="page"/>
      </w:r>
    </w:p>
    <w:p w14:paraId="1BD4A4B4" w14:textId="77777777" w:rsidR="004D5E30" w:rsidRPr="004D5E30" w:rsidRDefault="004D5E30" w:rsidP="00F52D90"/>
    <w:p w14:paraId="79AA70A3" w14:textId="77777777" w:rsidR="004E7AB9" w:rsidRPr="004D5E30" w:rsidRDefault="004E7AB9" w:rsidP="00F52D90"/>
    <w:p w14:paraId="42B7B7BB" w14:textId="5BE9951A" w:rsidR="004E7AB9" w:rsidRPr="004D5E30" w:rsidRDefault="004E7AB9">
      <w:r w:rsidRPr="004D5E30">
        <w:br w:type="page"/>
      </w:r>
    </w:p>
    <w:bookmarkEnd w:id="5959"/>
    <w:p w14:paraId="43B5449D" w14:textId="77777777" w:rsidR="009D3801" w:rsidRDefault="009D3801" w:rsidP="009D3801"/>
    <w:p w14:paraId="1C160F8F" w14:textId="77777777" w:rsidR="009D3801" w:rsidRDefault="009D3801" w:rsidP="009D3801">
      <w:r w:rsidRPr="009D3801">
        <w:t xml:space="preserve">JCGM-100, 2008. Evaluation of Measurement data – Guide to the Expression of Uncertainty in Measurement (GUM 1995 With Minor Corrections), Joint Committee for Guides in Metrology, JCGM 100:2008. Available from </w:t>
      </w:r>
      <w:hyperlink r:id="rId70" w:history="1">
        <w:r w:rsidRPr="00811BEE">
          <w:rPr>
            <w:rStyle w:val="Hyperlink"/>
          </w:rPr>
          <w:t>http://www.bipm.org/</w:t>
        </w:r>
      </w:hyperlink>
    </w:p>
    <w:p w14:paraId="2B09FB7C" w14:textId="77777777" w:rsidR="009F41C6" w:rsidRPr="004D5E30" w:rsidRDefault="009F41C6" w:rsidP="00F52D90"/>
    <w:p w14:paraId="7F6D016D" w14:textId="3258B98F" w:rsidR="00CB75FC" w:rsidRDefault="00D8059B">
      <w:r>
        <w:t>Box, George E. P..  Hunter, J.S., Hunter, W.</w:t>
      </w:r>
      <w:r w:rsidR="00D850B3">
        <w:t xml:space="preserve"> (2005).</w:t>
      </w:r>
      <w:r>
        <w:rPr>
          <w:b/>
        </w:rPr>
        <w:t>Statistics for experimenters : design, discovery, and innovation</w:t>
      </w:r>
      <w:r>
        <w:t>, .,  2</w:t>
      </w:r>
      <w:r>
        <w:rPr>
          <w:vertAlign w:val="superscript"/>
        </w:rPr>
        <w:t>nd</w:t>
      </w:r>
      <w:r>
        <w:t xml:space="preserve"> ed, Wiley, SBN: 978-0-471-71813-0.</w:t>
      </w:r>
    </w:p>
    <w:p w14:paraId="3EDCCA61" w14:textId="77777777" w:rsidR="00014426" w:rsidRDefault="00014426">
      <w:pPr>
        <w:rPr>
          <w:ins w:id="6063" w:author="Fernandes, Richard (he, him, his | il, le, lui)" w:date="2026-05-19T12:06:00Z" w16du:dateUtc="2026-05-19T16:06:00Z"/>
        </w:rPr>
      </w:pPr>
    </w:p>
    <w:p w14:paraId="79C7A249" w14:textId="0FBCF006" w:rsidR="00615FFA" w:rsidRDefault="00615FFA"/>
    <w:p w14:paraId="610E9ACD" w14:textId="71B4B542" w:rsidR="009F063B" w:rsidRPr="009F063B" w:rsidRDefault="009F063B" w:rsidP="009F063B">
      <w:pPr>
        <w:rPr>
          <w:rStyle w:val="Hyperlink"/>
          <w:lang w:val="en-US"/>
        </w:rPr>
      </w:pPr>
      <w:r>
        <w:t xml:space="preserve">WMO, (2025b).  </w:t>
      </w:r>
      <w:r w:rsidRPr="009F063B">
        <w:rPr>
          <w:lang w:val="en-US"/>
        </w:rPr>
        <w:fldChar w:fldCharType="begin"/>
      </w:r>
      <w:r w:rsidRPr="009F063B">
        <w:rPr>
          <w:lang w:val="en-US"/>
        </w:rPr>
        <w:instrText>HYPERLINK "https://www.google.com/url?sa=t&amp;rct=j&amp;q=&amp;esrc=s&amp;source=web&amp;cd=&amp;cad=rja&amp;uact=8&amp;ved=2ahUKEwjorPGPy8-QAxX5pokEHdEZHckQFnoECBgQAQ&amp;url=https%3A%2F%2Fmeetings.wmo.int%2FINFCOM-3%2FEnglish%2F2.%2520PROVISIONAL%2520REPORT%2520(Approved%2520documents)%2FINFCOM-3-d08-1(2)-WIGOS-GUIDE-AND-RWC-GUIDELINES-UPDATE-approved_en.docx&amp;usg=AOvVaw0aJarYUJ76hFld4HK4cQHB&amp;opi=89978449"</w:instrText>
      </w:r>
      <w:r w:rsidRPr="009F063B">
        <w:rPr>
          <w:lang w:val="en-US"/>
        </w:rPr>
      </w:r>
      <w:r w:rsidRPr="009F063B">
        <w:rPr>
          <w:lang w:val="en-US"/>
        </w:rPr>
        <w:fldChar w:fldCharType="separate"/>
      </w:r>
      <w:r w:rsidRPr="009F063B">
        <w:rPr>
          <w:rStyle w:val="Hyperlink"/>
          <w:lang w:val="en-US"/>
        </w:rPr>
        <w:t>INFCOM-3-d08-1(2)-WIGOS-GUIDE-AND-RWC- ...</w:t>
      </w:r>
    </w:p>
    <w:p w14:paraId="0855A043" w14:textId="77777777" w:rsidR="009F063B" w:rsidRPr="009F063B" w:rsidRDefault="009F063B" w:rsidP="009F063B">
      <w:pPr>
        <w:rPr>
          <w:rStyle w:val="Hyperlink"/>
          <w:lang w:val="en-US"/>
        </w:rPr>
      </w:pPr>
      <w:r w:rsidRPr="009F063B">
        <w:rPr>
          <w:rStyle w:val="Hyperlink"/>
          <w:lang w:val="en-US"/>
        </w:rPr>
        <w:br/>
      </w:r>
    </w:p>
    <w:p w14:paraId="1C1E9392" w14:textId="284240A3" w:rsidR="00B0251E" w:rsidRDefault="009F063B" w:rsidP="004D5E30">
      <w:r w:rsidRPr="009F063B">
        <w:fldChar w:fldCharType="end"/>
      </w:r>
      <w:r w:rsidR="009D3801" w:rsidRPr="009D3801">
        <w:rPr>
          <w:rFonts w:ascii="PADLP G+ Adv P 101 D C 5" w:hAnsi="PADLP G+ Adv P 101 D C 5" w:cs="PADLP G+ Adv P 101 D C 5"/>
          <w:color w:val="000000"/>
          <w:sz w:val="15"/>
          <w:szCs w:val="15"/>
        </w:rPr>
        <w:t xml:space="preserve"> </w:t>
      </w:r>
      <w:r w:rsidR="009D3801" w:rsidRPr="009D3801">
        <w:t>JCGM-106, 2012. Evaluation of Measurement Data – The role of Measurement Uncertainty in Conformity Assessment, JCGM 106:2012. Available from http://www.bipm.org/</w:t>
      </w:r>
    </w:p>
    <w:p w14:paraId="48F8BB5A" w14:textId="77777777" w:rsidR="00B0251E" w:rsidRDefault="00B0251E"/>
    <w:p w14:paraId="1FC21E98" w14:textId="309115A9" w:rsidR="00B0251E" w:rsidRDefault="00B0251E">
      <w:r w:rsidRPr="00B0251E">
        <w:t>WELMEC, 2006. Elements for Deciding the Appropriate Level of Confidence in Regulated Measurements, WELMEC 4.2, European co-operation in legal metrology. http://www. welmec.org/fileadmin/user_files/publications/4-2.pdf.</w:t>
      </w:r>
    </w:p>
    <w:p w14:paraId="074133E8" w14:textId="77777777" w:rsidR="00A42340" w:rsidRPr="00A42340" w:rsidRDefault="00A42340" w:rsidP="006E2712"/>
    <w:p w14:paraId="39D226EA" w14:textId="6C3EE655" w:rsidR="006E2712" w:rsidRDefault="006E2712" w:rsidP="006E2712">
      <w:r w:rsidRPr="006E2712">
        <w:t>Loew, A., et al. (2017), Validation practices for satellite-based Earth observation data across communities, </w:t>
      </w:r>
      <w:r w:rsidRPr="006E2712">
        <w:rPr>
          <w:i/>
          <w:iCs/>
        </w:rPr>
        <w:t>Rev. Geophys.</w:t>
      </w:r>
      <w:r w:rsidRPr="006E2712">
        <w:t>, 55, 779–817, doi:</w:t>
      </w:r>
      <w:hyperlink r:id="rId71" w:tgtFrame="_blank" w:tooltip="Link to external resource: 10.1002/2017RG000562" w:history="1">
        <w:r w:rsidRPr="006E2712">
          <w:rPr>
            <w:rStyle w:val="Hyperlink"/>
          </w:rPr>
          <w:t>10.1002/2017RG000562</w:t>
        </w:r>
      </w:hyperlink>
      <w:r w:rsidRPr="006E2712">
        <w:t>.</w:t>
      </w:r>
    </w:p>
    <w:p w14:paraId="53D5C41C" w14:textId="77777777" w:rsidR="006E2712" w:rsidRDefault="006E2712" w:rsidP="006E2712"/>
    <w:p w14:paraId="7F6D016F" w14:textId="77777777" w:rsidR="00CB75FC" w:rsidRDefault="00D8059B">
      <w:r w:rsidRPr="00EA6B8E">
        <w:rPr>
          <w:lang w:val="en-US"/>
        </w:rPr>
        <w:t xml:space="preserve">Gobron N. et. al. 2008. </w:t>
      </w:r>
      <w:r>
        <w:t>Uncertainty estimates for the FAPAR operational products derived from MERIS — Impact of   TOA radiance uncertainties and validation with field data, </w:t>
      </w:r>
      <w:r>
        <w:rPr>
          <w:i/>
        </w:rPr>
        <w:t>Remote Sensing of Environment</w:t>
      </w:r>
      <w:r>
        <w:t>, Vol. 112, pp   1871&amp;—1883, doi:10.1016/j.rse.2007.09.011.</w:t>
      </w:r>
    </w:p>
    <w:p w14:paraId="7F6D0170" w14:textId="77777777" w:rsidR="00CB75FC" w:rsidRDefault="00CB75FC"/>
    <w:p w14:paraId="7F6D0171" w14:textId="77777777" w:rsidR="00CB75FC" w:rsidRDefault="00D8059B">
      <w:r>
        <w:t>Stehman, S. V., &amp; Foody, G. M. (2019). Key Issues in Rigorous Accuracy Assessment of Land Cover Products. Remote Sensing of Environment, 231, Article ID: 111199.</w:t>
      </w:r>
      <w:r>
        <w:br/>
        <w:t>https://doi.org/10.1016/j.rse.2019.05.018</w:t>
      </w:r>
    </w:p>
    <w:p w14:paraId="2AE5C9E4" w14:textId="77777777" w:rsidR="009F41C6" w:rsidRDefault="009F41C6" w:rsidP="009F41C6"/>
    <w:p w14:paraId="4C7EFC8E" w14:textId="77777777" w:rsidR="009F41C6" w:rsidRPr="00EA6B8E" w:rsidRDefault="009F41C6" w:rsidP="009F41C6">
      <w:pPr>
        <w:rPr>
          <w:lang w:val="fr-CA"/>
        </w:rPr>
      </w:pPr>
      <w:r w:rsidRPr="00EA6B8E">
        <w:rPr>
          <w:lang w:val="fr-CA"/>
        </w:rPr>
        <w:t xml:space="preserve">Mason et al., 2012.  </w:t>
      </w:r>
      <w:r>
        <w:fldChar w:fldCharType="begin"/>
      </w:r>
      <w:r w:rsidRPr="007B426F">
        <w:rPr>
          <w:lang w:val="fr-CA"/>
          <w:rPrChange w:id="6064" w:author="Fernandes, Richard (he, him, his | il, le, lui)" w:date="2026-05-11T08:56:00Z" w16du:dateUtc="2026-05-11T12:56:00Z">
            <w:rPr/>
          </w:rPrChange>
        </w:rPr>
        <w:instrText>HYPERLINK "https://doi.org/10.1016/j.agrformet.2012.06.013" \h</w:instrText>
      </w:r>
      <w:r>
        <w:fldChar w:fldCharType="separate"/>
      </w:r>
      <w:r w:rsidRPr="00EA6B8E">
        <w:rPr>
          <w:color w:val="467886"/>
          <w:u w:val="single"/>
          <w:lang w:val="fr-CA"/>
        </w:rPr>
        <w:t>https://doi.org/10.1016/j.agrformet.2012.06.013</w:t>
      </w:r>
      <w:r>
        <w:fldChar w:fldCharType="end"/>
      </w:r>
    </w:p>
    <w:p w14:paraId="3EABAD6D" w14:textId="77777777" w:rsidR="009F41C6" w:rsidRPr="00EA6B8E" w:rsidRDefault="009F41C6" w:rsidP="009F41C6">
      <w:pPr>
        <w:rPr>
          <w:lang w:val="fr-CA"/>
        </w:rPr>
      </w:pPr>
    </w:p>
    <w:p w14:paraId="5B290045" w14:textId="77777777" w:rsidR="009F41C6" w:rsidRPr="00EA6B8E" w:rsidRDefault="009F41C6" w:rsidP="009F41C6">
      <w:pPr>
        <w:rPr>
          <w:lang w:val="fr-CA"/>
        </w:rPr>
      </w:pPr>
      <w:r w:rsidRPr="00EA6B8E">
        <w:rPr>
          <w:lang w:val="fr-CA"/>
        </w:rPr>
        <w:t>Malon et al., 2002. DOI:</w:t>
      </w:r>
      <w:r>
        <w:fldChar w:fldCharType="begin"/>
      </w:r>
      <w:r w:rsidRPr="007B426F">
        <w:rPr>
          <w:lang w:val="fr-CA"/>
          <w:rPrChange w:id="6065" w:author="Fernandes, Richard (he, him, his | il, le, lui)" w:date="2026-05-11T08:56:00Z" w16du:dateUtc="2026-05-11T12:56:00Z">
            <w:rPr/>
          </w:rPrChange>
        </w:rPr>
        <w:instrText>HYPERLINK "https://doi.org/10.2134/agronj2002.1012?urlappend=%3Futm_source%3Dresearchgate" \h</w:instrText>
      </w:r>
      <w:r>
        <w:fldChar w:fldCharType="separate"/>
      </w:r>
      <w:r w:rsidRPr="00EA6B8E">
        <w:rPr>
          <w:color w:val="467886"/>
          <w:u w:val="single"/>
          <w:lang w:val="fr-CA"/>
        </w:rPr>
        <w:t>10.2134/agronj2002.1012</w:t>
      </w:r>
      <w:r>
        <w:fldChar w:fldCharType="end"/>
      </w:r>
    </w:p>
    <w:p w14:paraId="4EFC3075" w14:textId="77777777" w:rsidR="009F41C6" w:rsidRPr="00EA6B8E" w:rsidRDefault="009F41C6" w:rsidP="009F41C6">
      <w:pPr>
        <w:rPr>
          <w:lang w:val="fr-CA"/>
        </w:rPr>
      </w:pPr>
      <w:r w:rsidRPr="00EA6B8E">
        <w:rPr>
          <w:lang w:val="fr-CA"/>
        </w:rPr>
        <w:lastRenderedPageBreak/>
        <w:t xml:space="preserve">Stenberg et al., 1994.  </w:t>
      </w:r>
      <w:r>
        <w:fldChar w:fldCharType="begin"/>
      </w:r>
      <w:r w:rsidRPr="007B426F">
        <w:rPr>
          <w:lang w:val="fr-CA"/>
          <w:rPrChange w:id="6066" w:author="Fernandes, Richard (he, him, his | il, le, lui)" w:date="2026-05-11T08:56:00Z" w16du:dateUtc="2026-05-11T12:56:00Z">
            <w:rPr/>
          </w:rPrChange>
        </w:rPr>
        <w:instrText>HYPERLINK "https://doi.org/10.1093/treephys/14.7-8-9.981" \h</w:instrText>
      </w:r>
      <w:r>
        <w:fldChar w:fldCharType="separate"/>
      </w:r>
      <w:r w:rsidRPr="00EA6B8E">
        <w:rPr>
          <w:color w:val="467886"/>
          <w:u w:val="single"/>
          <w:lang w:val="fr-CA"/>
        </w:rPr>
        <w:t>https://doi.org/10.1093/treephys/14.7-8-9.981</w:t>
      </w:r>
      <w:r>
        <w:fldChar w:fldCharType="end"/>
      </w:r>
    </w:p>
    <w:p w14:paraId="1AF85436" w14:textId="77777777" w:rsidR="00A42340" w:rsidRPr="00EA6B8E" w:rsidRDefault="00A42340">
      <w:pPr>
        <w:rPr>
          <w:lang w:val="fr-CA"/>
        </w:rPr>
      </w:pPr>
    </w:p>
    <w:p w14:paraId="7F6D0179" w14:textId="77777777" w:rsidR="00CB75FC" w:rsidRDefault="00D8059B">
      <w:r w:rsidRPr="00EA6B8E">
        <w:rPr>
          <w:lang w:val="fr-CA"/>
        </w:rPr>
        <w:t xml:space="preserve">Demarez, V., Sylvie Duthoit, Frédéric Baret, Marie Weiss, Gérard Dedieu. </w:t>
      </w:r>
      <w:r>
        <w:t>Estimation of leaf area</w:t>
      </w:r>
    </w:p>
    <w:p w14:paraId="7F6D017A" w14:textId="77777777" w:rsidR="00CB75FC" w:rsidRDefault="00D8059B">
      <w:r>
        <w:t>and clumping indexes of crops with hemispherical photographs. Agricultural and Forest Meteorology,</w:t>
      </w:r>
    </w:p>
    <w:p w14:paraId="7F6D017B" w14:textId="77777777" w:rsidR="00CB75FC" w:rsidRDefault="00D8059B">
      <w:r>
        <w:t>2008, 148 (4), pp.644-655. 10.1016/j.agrformet.2007.11.015. ird-00421578</w:t>
      </w:r>
    </w:p>
    <w:p w14:paraId="7F6D017C" w14:textId="77777777" w:rsidR="00CB75FC" w:rsidRDefault="00CB75FC"/>
    <w:p w14:paraId="7F6D017D" w14:textId="77777777" w:rsidR="00CB75FC" w:rsidRDefault="00D8059B">
      <w:pPr>
        <w:spacing w:line="360" w:lineRule="auto"/>
      </w:pPr>
      <w:r>
        <w:t>Gower, S.T., Kucharik, C.J. and Norman, J.M. (1999) Direct and Indirect Estimation of Leaf Area Index, fAPAR, and Net Primary Production of Terrestrial Ecosystems. Remote Sensing of Environment, 70, 29-51.</w:t>
      </w:r>
      <w:r>
        <w:br/>
      </w:r>
      <w:hyperlink r:id="rId72">
        <w:r w:rsidR="00CB75FC">
          <w:rPr>
            <w:color w:val="467886"/>
            <w:u w:val="single"/>
          </w:rPr>
          <w:t>http://dx.doi.org/10.1016/S0034-4257(99)00056-5</w:t>
        </w:r>
      </w:hyperlink>
    </w:p>
    <w:p w14:paraId="3586FF02" w14:textId="77777777" w:rsidR="004E7AB9" w:rsidRDefault="004E7AB9">
      <w:pPr>
        <w:rPr>
          <w:b/>
        </w:rPr>
      </w:pPr>
    </w:p>
    <w:p w14:paraId="7F6D017F" w14:textId="40591BA9" w:rsidR="00CB75FC" w:rsidRDefault="00D8059B">
      <w:r w:rsidRPr="00A61A73">
        <w:rPr>
          <w:lang w:val="en-US"/>
        </w:rPr>
        <w:t xml:space="preserve">Goryl, P., Fox, N., Donlon, C., &amp; Castracane, P. (2023). </w:t>
      </w:r>
      <w:r>
        <w:t>Fiducial Reference Measurements (FRMs): What Are They? </w:t>
      </w:r>
      <w:r>
        <w:rPr>
          <w:i/>
        </w:rPr>
        <w:t>Remote Sensing</w:t>
      </w:r>
      <w:r>
        <w:t>, </w:t>
      </w:r>
      <w:r>
        <w:rPr>
          <w:i/>
        </w:rPr>
        <w:t>15</w:t>
      </w:r>
      <w:r>
        <w:t>(20), 5017. https://doi.org/10.3390/rs15205017</w:t>
      </w:r>
    </w:p>
    <w:p w14:paraId="7F6D0180" w14:textId="77777777" w:rsidR="00CB75FC" w:rsidRDefault="00CB75FC"/>
    <w:p w14:paraId="7F6D0181" w14:textId="77777777" w:rsidR="00CB75FC" w:rsidRDefault="00D8059B">
      <w:pPr>
        <w:spacing w:line="360" w:lineRule="auto"/>
        <w:rPr>
          <w:b/>
        </w:rPr>
      </w:pPr>
      <w:r>
        <w:rPr>
          <w:b/>
        </w:rPr>
        <w:t>Fang et al. (2013)  </w:t>
      </w:r>
      <w:hyperlink r:id="rId73">
        <w:r w:rsidR="00CB75FC">
          <w:rPr>
            <w:b/>
            <w:color w:val="467886"/>
            <w:u w:val="single"/>
          </w:rPr>
          <w:t>https://doi.org/10.1002/jgrg.20051</w:t>
        </w:r>
      </w:hyperlink>
    </w:p>
    <w:p w14:paraId="7F6D0182" w14:textId="77777777" w:rsidR="00CB75FC" w:rsidRDefault="00D8059B" w:rsidP="00AB6FB0">
      <w:pPr>
        <w:numPr>
          <w:ilvl w:val="0"/>
          <w:numId w:val="1"/>
        </w:numPr>
        <w:spacing w:line="360" w:lineRule="auto"/>
        <w:rPr>
          <w:b/>
        </w:rPr>
      </w:pPr>
      <w:r w:rsidRPr="00EA6B8E">
        <w:rPr>
          <w:b/>
          <w:lang w:val="fr-CA"/>
        </w:rPr>
        <w:t xml:space="preserve">Brown, L.A.; Camacho, F.; García-Santos, V.; et al (2021). </w:t>
      </w:r>
      <w:r>
        <w:rPr>
          <w:b/>
        </w:rPr>
        <w:t>Fiducial Reference Measurements for Vegetation Bio-Geophysical Variables: An End-to-End Uncertainty Evaluation Framework. Remote Sens, 13, 3194.</w:t>
      </w:r>
    </w:p>
    <w:p w14:paraId="7F6D0184" w14:textId="77777777" w:rsidR="00CB75FC" w:rsidRDefault="00D8059B" w:rsidP="00AB6FB0">
      <w:pPr>
        <w:numPr>
          <w:ilvl w:val="0"/>
          <w:numId w:val="1"/>
        </w:numPr>
        <w:spacing w:line="360" w:lineRule="auto"/>
        <w:rPr>
          <w:b/>
        </w:rPr>
      </w:pPr>
      <w:r w:rsidRPr="00EA6B8E">
        <w:rPr>
          <w:b/>
          <w:lang w:val="fr-CA"/>
        </w:rPr>
        <w:t xml:space="preserve">Camacho, F.; Fuster, B.; Li, W.; et al. </w:t>
      </w:r>
      <w:r>
        <w:rPr>
          <w:b/>
        </w:rPr>
        <w:t>(2021). Crop specific algorithms trained over ground measurements provide the best performance for GAI and fAPAR estimates from Landsat-8 observations. Remote Sens. Environ, 260, 112453.</w:t>
      </w:r>
    </w:p>
    <w:p w14:paraId="7F6D0188" w14:textId="77777777" w:rsidR="00CB75FC" w:rsidRDefault="00CB75FC">
      <w:pPr>
        <w:spacing w:line="360" w:lineRule="auto"/>
        <w:rPr>
          <w:b/>
        </w:rPr>
      </w:pPr>
    </w:p>
    <w:p w14:paraId="7F6D0189" w14:textId="77777777" w:rsidR="00CB75FC" w:rsidRDefault="00CB75FC">
      <w:pPr>
        <w:spacing w:line="360" w:lineRule="auto"/>
        <w:rPr>
          <w:b/>
        </w:rPr>
      </w:pPr>
    </w:p>
    <w:p w14:paraId="7F6D018A" w14:textId="77777777" w:rsidR="00CB75FC" w:rsidRDefault="00D8059B">
      <w:pPr>
        <w:spacing w:line="360" w:lineRule="auto"/>
      </w:pPr>
      <w:r w:rsidRPr="00EA6B8E">
        <w:rPr>
          <w:lang w:val="fr-CA"/>
        </w:rPr>
        <w:t xml:space="preserve">Frédéric Baret, Marie Weiss, Denis Allard, Sébastien Garrigues, Marc Leroy, et al.. </w:t>
      </w:r>
      <w:r>
        <w:t>VALERI: a</w:t>
      </w:r>
    </w:p>
    <w:p w14:paraId="7F6D018B" w14:textId="77777777" w:rsidR="00CB75FC" w:rsidRDefault="00D8059B">
      <w:pPr>
        <w:spacing w:line="360" w:lineRule="auto"/>
      </w:pPr>
      <w:r>
        <w:t>network of sites and a methodology for the validation of medium spatial resolution land satellite</w:t>
      </w:r>
    </w:p>
    <w:p w14:paraId="7F6D018C" w14:textId="77777777" w:rsidR="00CB75FC" w:rsidRDefault="00D8059B">
      <w:pPr>
        <w:spacing w:line="360" w:lineRule="auto"/>
      </w:pPr>
      <w:r>
        <w:t>products. 2021. hal-03221068</w:t>
      </w:r>
    </w:p>
    <w:p w14:paraId="7F6D018D" w14:textId="77777777" w:rsidR="00CB75FC" w:rsidRDefault="00D8059B" w:rsidP="00AB6FB0">
      <w:pPr>
        <w:numPr>
          <w:ilvl w:val="0"/>
          <w:numId w:val="2"/>
        </w:numPr>
        <w:spacing w:line="360" w:lineRule="auto"/>
      </w:pPr>
      <w:r>
        <w:lastRenderedPageBreak/>
        <w:t>Weiss et al., (2014). On Line Validation Exercise (OLIVE): A Web Based Service for the Validation of Medium Resolution Land Products. Application to FAPAR Products. Remote Sens, 6, 4190-4216</w:t>
      </w:r>
    </w:p>
    <w:p w14:paraId="7F6D0196" w14:textId="77777777" w:rsidR="00CB75FC" w:rsidRDefault="00CB75FC">
      <w:pPr>
        <w:spacing w:line="360" w:lineRule="auto"/>
      </w:pPr>
    </w:p>
    <w:p w14:paraId="7F6D0197" w14:textId="77777777" w:rsidR="00CB75FC" w:rsidRDefault="00D8059B">
      <w:pPr>
        <w:spacing w:line="360" w:lineRule="auto"/>
      </w:pPr>
      <w:r>
        <w:t>Cao, S., Li, M., Zhu, Z., Wang, Z., Zha, J., Zhao, W., Duanmu, Z., Chen, J., Zheng, Y., Chen, Y., Myneni, R. B., and Piao, S.: Spatiotemporally consistent global dataset of the GIMMS leaf area index (GIMMS LAI4g) from 1982 to 2020, Earth Syst. Sci. Data, 15, 4877–4899, https://doi.org/10.5194/essd-15-4877-2023, 2023.</w:t>
      </w:r>
    </w:p>
    <w:p w14:paraId="7F6D019F" w14:textId="77777777" w:rsidR="00CB75FC" w:rsidRDefault="00CB75FC">
      <w:pPr>
        <w:spacing w:line="360" w:lineRule="auto"/>
      </w:pPr>
    </w:p>
    <w:p w14:paraId="7F6D01A3" w14:textId="77777777" w:rsidR="00CB75FC" w:rsidRDefault="00D8059B">
      <w:pPr>
        <w:spacing w:line="360" w:lineRule="auto"/>
      </w:pPr>
      <w:r>
        <w:br w:type="page"/>
      </w:r>
    </w:p>
    <w:p w14:paraId="7F6D01A4" w14:textId="77777777" w:rsidR="00CB75FC" w:rsidRDefault="00CB75FC">
      <w:pPr>
        <w:spacing w:line="360" w:lineRule="auto"/>
      </w:pPr>
    </w:p>
    <w:p w14:paraId="7F6D01A5" w14:textId="77777777" w:rsidR="00CB75FC" w:rsidRDefault="00D8059B">
      <w:pPr>
        <w:spacing w:line="360" w:lineRule="auto"/>
      </w:pPr>
      <w:r>
        <w:t xml:space="preserve">Fernandes, R., Tang, H., and Brown, L., 2024. Proposed definition of leaf area index by the Committee of Earth Observation Satellites; Geomatics Canada, Open File 86, 7 p. </w:t>
      </w:r>
      <w:hyperlink r:id="rId74">
        <w:r w:rsidR="00CB75FC">
          <w:rPr>
            <w:color w:val="467886"/>
            <w:u w:val="single"/>
          </w:rPr>
          <w:t>https://doi.org/10.4095/p9fzmg1djq</w:t>
        </w:r>
      </w:hyperlink>
    </w:p>
    <w:p w14:paraId="7F6D01A6" w14:textId="77777777" w:rsidR="00CB75FC" w:rsidRDefault="00CB75FC">
      <w:pPr>
        <w:spacing w:line="360" w:lineRule="auto"/>
      </w:pPr>
    </w:p>
    <w:p w14:paraId="7F6D01A7" w14:textId="77777777" w:rsidR="00CB75FC" w:rsidRDefault="00D8059B">
      <w:pPr>
        <w:spacing w:line="360" w:lineRule="auto"/>
      </w:pPr>
      <w:r>
        <w:t xml:space="preserve">Fernandes, R., Tang, H., and Brown, L., 2024. Proposed definition of fraction of absorbed photosynthetically activeradiation by the Committee of Earth Observation Satellites; Geomatics Canada, Open File 85, ver. 1.0, 6 p. </w:t>
      </w:r>
      <w:hyperlink r:id="rId75">
        <w:r w:rsidR="00CB75FC">
          <w:rPr>
            <w:color w:val="467886"/>
            <w:u w:val="single"/>
          </w:rPr>
          <w:t>https://doi.org/10.4095/p3gy844zex</w:t>
        </w:r>
      </w:hyperlink>
    </w:p>
    <w:p w14:paraId="7F6D01A8" w14:textId="77777777" w:rsidR="00CB75FC" w:rsidRDefault="00CB75FC">
      <w:pPr>
        <w:spacing w:line="360" w:lineRule="auto"/>
      </w:pPr>
    </w:p>
    <w:p w14:paraId="7F6D01A9" w14:textId="77777777" w:rsidR="00CB75FC" w:rsidRDefault="00D8059B">
      <w:pPr>
        <w:spacing w:line="360" w:lineRule="auto"/>
      </w:pPr>
      <w:r>
        <w:t>Hu, Q., Yang, J., Xu, B., Huang, J., Memon, M. S., Yin, G., Zeng, Y., Zhao, J., &amp; Liu, K. (2020). Evaluation of Global Decametric-Resolution LAI, FAPAR and FVC Estimates Derived from Sentinel-2 Imagery. </w:t>
      </w:r>
      <w:r>
        <w:rPr>
          <w:i/>
        </w:rPr>
        <w:t>Remote Sensing</w:t>
      </w:r>
      <w:r>
        <w:t>, </w:t>
      </w:r>
      <w:r>
        <w:rPr>
          <w:i/>
        </w:rPr>
        <w:t>12</w:t>
      </w:r>
      <w:r>
        <w:t xml:space="preserve">(6), 912. </w:t>
      </w:r>
      <w:hyperlink r:id="rId76">
        <w:r w:rsidR="00CB75FC">
          <w:rPr>
            <w:color w:val="467886"/>
            <w:u w:val="single"/>
          </w:rPr>
          <w:t>https://doi.org/10.3390/rs12060912</w:t>
        </w:r>
      </w:hyperlink>
    </w:p>
    <w:p w14:paraId="7F6D01AA" w14:textId="77777777" w:rsidR="00CB75FC" w:rsidRDefault="00CB75FC">
      <w:pPr>
        <w:spacing w:line="360" w:lineRule="auto"/>
      </w:pPr>
    </w:p>
    <w:p w14:paraId="7F6D01AB" w14:textId="77777777" w:rsidR="00CB75FC" w:rsidRDefault="00CB75FC">
      <w:pPr>
        <w:spacing w:line="360" w:lineRule="auto"/>
      </w:pPr>
      <w:hyperlink r:id="rId77">
        <w:r>
          <w:rPr>
            <w:color w:val="467886"/>
            <w:u w:val="single"/>
          </w:rPr>
          <w:t>Validation of global moderate resolution leaf area index (LAI) products over croplands in northeastern China - ScienceDirect</w:t>
        </w:r>
      </w:hyperlink>
    </w:p>
    <w:p w14:paraId="7F6D01AC" w14:textId="77777777" w:rsidR="00CB75FC" w:rsidRDefault="00CB75FC">
      <w:pPr>
        <w:spacing w:line="360" w:lineRule="auto"/>
      </w:pPr>
    </w:p>
    <w:p w14:paraId="7F6D01AD" w14:textId="77777777" w:rsidR="00CB75FC" w:rsidRDefault="00CB75FC">
      <w:pPr>
        <w:spacing w:line="360" w:lineRule="auto"/>
      </w:pPr>
      <w:hyperlink r:id="rId78">
        <w:r>
          <w:rPr>
            <w:color w:val="467886"/>
            <w:u w:val="single"/>
          </w:rPr>
          <w:t>ValLAI_Crop, a validation dataset for coarse-resolution satellite LAI products over Chinese cropland | Scientific Data</w:t>
        </w:r>
      </w:hyperlink>
    </w:p>
    <w:p w14:paraId="7F6D01AE" w14:textId="77777777" w:rsidR="00CB75FC" w:rsidRDefault="00CB75FC">
      <w:pPr>
        <w:spacing w:line="360" w:lineRule="auto"/>
      </w:pPr>
    </w:p>
    <w:p w14:paraId="7F6D01AF" w14:textId="77777777" w:rsidR="00CB75FC" w:rsidRDefault="00D8059B">
      <w:pPr>
        <w:spacing w:line="360" w:lineRule="auto"/>
      </w:pPr>
      <w:r>
        <w:t>Document Reference ESA</w:t>
      </w:r>
      <w:r>
        <w:rPr>
          <w:rFonts w:ascii="Cambria Math" w:eastAsia="Cambria Math" w:hAnsi="Cambria Math" w:cs="Cambria Math"/>
        </w:rPr>
        <w:t>‐</w:t>
      </w:r>
      <w:r>
        <w:t>ECO</w:t>
      </w:r>
      <w:r>
        <w:rPr>
          <w:rFonts w:ascii="Cambria Math" w:eastAsia="Cambria Math" w:hAnsi="Cambria Math" w:cs="Cambria Math"/>
        </w:rPr>
        <w:t>‐</w:t>
      </w:r>
      <w:r>
        <w:t>EOPS</w:t>
      </w:r>
      <w:r>
        <w:rPr>
          <w:rFonts w:ascii="Cambria Math" w:eastAsia="Cambria Math" w:hAnsi="Cambria Math" w:cs="Cambria Math"/>
        </w:rPr>
        <w:t>‐</w:t>
      </w:r>
      <w:r>
        <w:t>WGCL</w:t>
      </w:r>
      <w:r>
        <w:rPr>
          <w:rFonts w:ascii="Cambria Math" w:eastAsia="Cambria Math" w:hAnsi="Cambria Math" w:cs="Cambria Math"/>
        </w:rPr>
        <w:t>‐</w:t>
      </w:r>
      <w:r>
        <w:t>RP</w:t>
      </w:r>
      <w:r>
        <w:rPr>
          <w:rFonts w:ascii="Cambria Math" w:eastAsia="Cambria Math" w:hAnsi="Cambria Math" w:cs="Cambria Math"/>
        </w:rPr>
        <w:t>‐</w:t>
      </w:r>
      <w:r>
        <w:t>17</w:t>
      </w:r>
      <w:r>
        <w:rPr>
          <w:rFonts w:ascii="Cambria Math" w:eastAsia="Cambria Math" w:hAnsi="Cambria Math" w:cs="Cambria Math"/>
        </w:rPr>
        <w:t>‐</w:t>
      </w:r>
      <w:r>
        <w:t>0061. Version 2.2.1</w:t>
      </w:r>
    </w:p>
    <w:p w14:paraId="7F6D01B0" w14:textId="77777777" w:rsidR="00CB75FC" w:rsidRDefault="00CB75FC">
      <w:pPr>
        <w:spacing w:line="360" w:lineRule="auto"/>
        <w:rPr>
          <w:i/>
        </w:rPr>
      </w:pPr>
    </w:p>
    <w:p w14:paraId="7F6D01B1" w14:textId="77777777" w:rsidR="00CB75FC" w:rsidRDefault="00CB75FC">
      <w:pPr>
        <w:spacing w:line="360" w:lineRule="auto"/>
        <w:rPr>
          <w:i/>
        </w:rPr>
      </w:pPr>
    </w:p>
    <w:p w14:paraId="7F6D01B2" w14:textId="77777777" w:rsidR="00CB75FC" w:rsidRDefault="00D8059B">
      <w:pPr>
        <w:spacing w:line="360" w:lineRule="auto"/>
      </w:pPr>
      <w:r>
        <w:t xml:space="preserve">CEOS (2025). </w:t>
      </w:r>
      <w:hyperlink r:id="rId79">
        <w:r w:rsidR="00CB75FC">
          <w:rPr>
            <w:color w:val="467886"/>
            <w:u w:val="single"/>
          </w:rPr>
          <w:t>Searchable Table of Earth Observation Satellite Missions | CEOS Database</w:t>
        </w:r>
      </w:hyperlink>
      <w:r>
        <w:t xml:space="preserve">, accessed at </w:t>
      </w:r>
      <w:hyperlink r:id="rId80">
        <w:r w:rsidR="00CB75FC">
          <w:rPr>
            <w:color w:val="467886"/>
            <w:u w:val="single"/>
          </w:rPr>
          <w:t>https://database.eohandbook.com/database/missiontable.aspx on September 25</w:t>
        </w:r>
      </w:hyperlink>
      <w:r>
        <w:t>, 2025.</w:t>
      </w:r>
    </w:p>
    <w:p w14:paraId="7F6D01B3" w14:textId="77777777" w:rsidR="00CB75FC" w:rsidRDefault="00CB75FC">
      <w:pPr>
        <w:spacing w:line="360" w:lineRule="auto"/>
      </w:pPr>
    </w:p>
    <w:p w14:paraId="7F6D01B5" w14:textId="77777777" w:rsidR="00CB75FC" w:rsidRDefault="00CB75FC">
      <w:pPr>
        <w:spacing w:line="360" w:lineRule="auto"/>
        <w:rPr>
          <w:i/>
        </w:rPr>
      </w:pPr>
    </w:p>
    <w:p w14:paraId="7F6D01B6" w14:textId="77777777" w:rsidR="00CB75FC" w:rsidRDefault="00D8059B">
      <w:pPr>
        <w:spacing w:line="360" w:lineRule="auto"/>
        <w:rPr>
          <w:i/>
        </w:rPr>
      </w:pPr>
      <w:r>
        <w:rPr>
          <w:i/>
        </w:rPr>
        <w:lastRenderedPageBreak/>
        <w:t>Fang, H., Baret, F., Plummer, S., &amp; Schaepman-Strub, G. (2019). An overview of global leaf area index (LAI): Methods, products, validation, and applications. Reviews of Geophysics. 57, 739–799. </w:t>
      </w:r>
      <w:hyperlink r:id="rId81">
        <w:r w:rsidR="00CB75FC">
          <w:rPr>
            <w:b/>
            <w:i/>
            <w:color w:val="467886"/>
            <w:u w:val="single"/>
          </w:rPr>
          <w:t>https://doi.org/10.1029/2018RG000608</w:t>
        </w:r>
      </w:hyperlink>
    </w:p>
    <w:p w14:paraId="7F6D01B7" w14:textId="77777777" w:rsidR="00CB75FC" w:rsidRDefault="00CB75FC">
      <w:pPr>
        <w:spacing w:line="360" w:lineRule="auto"/>
        <w:rPr>
          <w:i/>
        </w:rPr>
      </w:pPr>
    </w:p>
    <w:p w14:paraId="7F6D01B8" w14:textId="77777777" w:rsidR="00CB75FC" w:rsidRDefault="00D8059B">
      <w:pPr>
        <w:spacing w:line="360" w:lineRule="auto"/>
      </w:pPr>
      <w:r>
        <w:t xml:space="preserve">Fernandes, R., Butson, C., Leblanc, S., &amp; Latifovic, R. (2003). Landsat-5 TM and Landsat-7 ETM+ based accuracy assessment of leaf area index products for Canada derived from SPOT-4 VEGETATION data. Canadian Journal of Remote Sensing, 29(2), 241–258. </w:t>
      </w:r>
      <w:hyperlink r:id="rId82">
        <w:r w:rsidR="00CB75FC">
          <w:rPr>
            <w:color w:val="467886"/>
            <w:u w:val="single"/>
          </w:rPr>
          <w:t>https://doi.org/10.5589/m02-09</w:t>
        </w:r>
      </w:hyperlink>
    </w:p>
    <w:p w14:paraId="7F6D01B9" w14:textId="77777777" w:rsidR="00CB75FC" w:rsidRDefault="00CB75FC">
      <w:pPr>
        <w:spacing w:line="360" w:lineRule="auto"/>
      </w:pPr>
    </w:p>
    <w:p w14:paraId="7F6D01BA" w14:textId="77777777" w:rsidR="00CB75FC" w:rsidRDefault="00D8059B">
      <w:pPr>
        <w:spacing w:line="360" w:lineRule="auto"/>
      </w:pPr>
      <w:r>
        <w:t>Garrigues, S., et al. (2008), Validation and intercomparison of global Leaf Area Index products derived from remote sensing data, </w:t>
      </w:r>
      <w:r>
        <w:rPr>
          <w:i/>
        </w:rPr>
        <w:t>J. Geophys. Res.</w:t>
      </w:r>
      <w:r>
        <w:t>, 113, G02028, doi:</w:t>
      </w:r>
      <w:hyperlink r:id="rId83">
        <w:r w:rsidR="00CB75FC">
          <w:rPr>
            <w:color w:val="467886"/>
            <w:u w:val="single"/>
          </w:rPr>
          <w:t>10.1029/2007JG000635</w:t>
        </w:r>
      </w:hyperlink>
      <w:r>
        <w:t>.</w:t>
      </w:r>
    </w:p>
    <w:p w14:paraId="7F6D01BB" w14:textId="77777777" w:rsidR="00CB75FC" w:rsidRDefault="00CB75FC">
      <w:pPr>
        <w:spacing w:line="360" w:lineRule="auto"/>
      </w:pPr>
    </w:p>
    <w:p w14:paraId="7F6D01BD" w14:textId="77777777" w:rsidR="00CB75FC" w:rsidRDefault="00CB75FC">
      <w:pPr>
        <w:spacing w:line="360" w:lineRule="auto"/>
      </w:pPr>
    </w:p>
    <w:p w14:paraId="7F6D01BE" w14:textId="77777777" w:rsidR="00CB75FC" w:rsidRDefault="00D8059B">
      <w:pPr>
        <w:spacing w:line="360" w:lineRule="auto"/>
        <w:rPr>
          <w:b/>
        </w:rPr>
      </w:pPr>
      <w:r>
        <w:rPr>
          <w:b/>
        </w:rPr>
        <w:t>JCGM, (2008).  Evaluation of measurement data — Guide to the expression of uncertainty in measurement, JCGM 100:2008, https://doi.org/10.59161/JCGM100-2008E.</w:t>
      </w:r>
    </w:p>
    <w:p w14:paraId="7F6D01BF" w14:textId="77777777" w:rsidR="00CB75FC" w:rsidRDefault="00CB75FC">
      <w:pPr>
        <w:spacing w:line="360" w:lineRule="auto"/>
      </w:pPr>
    </w:p>
    <w:p w14:paraId="7F6D01C0" w14:textId="77777777" w:rsidR="00CB75FC" w:rsidRDefault="00D8059B">
      <w:pPr>
        <w:spacing w:line="360" w:lineRule="auto"/>
      </w:pPr>
      <w:r w:rsidRPr="00EA6B8E">
        <w:rPr>
          <w:lang w:val="fr-CA"/>
        </w:rPr>
        <w:t xml:space="preserve">Lu, X., Wang, X., &amp; Yang, Z. (2023). </w:t>
      </w:r>
      <w:r>
        <w:t>Leaf area index estimation from the time-series SAR data using the AIEM-MWCM model. </w:t>
      </w:r>
      <w:r>
        <w:rPr>
          <w:i/>
        </w:rPr>
        <w:t>International Journal of Digital Earth</w:t>
      </w:r>
      <w:r>
        <w:t>, </w:t>
      </w:r>
      <w:r>
        <w:rPr>
          <w:i/>
        </w:rPr>
        <w:t>16</w:t>
      </w:r>
      <w:r>
        <w:t>(2), 4385–4403. https://doi.org/10.1080/17538947.2023.2271879</w:t>
      </w:r>
    </w:p>
    <w:p w14:paraId="7F6D01C1" w14:textId="77777777" w:rsidR="00CB75FC" w:rsidRDefault="00CB75FC">
      <w:pPr>
        <w:spacing w:line="360" w:lineRule="auto"/>
      </w:pPr>
    </w:p>
    <w:p w14:paraId="7F6D01C5" w14:textId="77777777" w:rsidR="00CB75FC" w:rsidRDefault="00CB75FC">
      <w:pPr>
        <w:spacing w:line="360" w:lineRule="auto"/>
      </w:pPr>
    </w:p>
    <w:p w14:paraId="7F6D01C6" w14:textId="77777777" w:rsidR="00CB75FC" w:rsidRDefault="00D8059B">
      <w:pPr>
        <w:spacing w:line="360" w:lineRule="auto"/>
      </w:pPr>
      <w:r>
        <w:t xml:space="preserve">Pisek, J., &amp; Chen, J. M. (2007). Comparison and validation of MODIS and VEGETATION global LAI products over four BigFoot sites in North America. </w:t>
      </w:r>
      <w:r>
        <w:rPr>
          <w:i/>
        </w:rPr>
        <w:t>Remote Sensing of Environment, 109</w:t>
      </w:r>
      <w:r>
        <w:t xml:space="preserve">(1), 81–94. </w:t>
      </w:r>
      <w:hyperlink r:id="rId84">
        <w:r w:rsidR="00CB75FC">
          <w:rPr>
            <w:color w:val="467886"/>
            <w:u w:val="single"/>
          </w:rPr>
          <w:t>https://doi.org/10.1016/j.rse.2006.12.004</w:t>
        </w:r>
      </w:hyperlink>
    </w:p>
    <w:p w14:paraId="7F6D01C7" w14:textId="77777777" w:rsidR="00CB75FC" w:rsidRDefault="00CB75FC">
      <w:pPr>
        <w:spacing w:line="360" w:lineRule="auto"/>
      </w:pPr>
    </w:p>
    <w:p w14:paraId="7F6D01C8" w14:textId="77777777" w:rsidR="00CB75FC" w:rsidRDefault="00D8059B">
      <w:pPr>
        <w:spacing w:line="360" w:lineRule="auto"/>
      </w:pPr>
      <w:r>
        <w:lastRenderedPageBreak/>
        <w:t xml:space="preserve">Tao, X., Liang, S., &amp; Wang, D. (2015). Assessment of five global satellite products of fraction of absorbed photosynthetically active radiation: Intercomparison and direct validation against ground-based data. </w:t>
      </w:r>
      <w:r>
        <w:rPr>
          <w:i/>
        </w:rPr>
        <w:t>Remote Sensing of Environment, 163,</w:t>
      </w:r>
      <w:r>
        <w:t xml:space="preserve"> 270–285. </w:t>
      </w:r>
      <w:hyperlink r:id="rId85">
        <w:r w:rsidR="00CB75FC">
          <w:rPr>
            <w:color w:val="467886"/>
            <w:u w:val="single"/>
          </w:rPr>
          <w:t>https://doi.org/10.1016/j.rse.2015.03.025</w:t>
        </w:r>
      </w:hyperlink>
    </w:p>
    <w:p w14:paraId="7F6D01CD" w14:textId="77777777" w:rsidR="00CB75FC" w:rsidRDefault="00CB75FC">
      <w:pPr>
        <w:spacing w:line="360" w:lineRule="auto"/>
        <w:rPr>
          <w:i/>
        </w:rPr>
      </w:pPr>
    </w:p>
    <w:p w14:paraId="7F6D01CE" w14:textId="77777777" w:rsidR="00CB75FC" w:rsidRDefault="00D8059B">
      <w:pPr>
        <w:spacing w:line="360" w:lineRule="auto"/>
        <w:rPr>
          <w:i/>
        </w:rPr>
      </w:pPr>
      <w:r w:rsidRPr="0051004B">
        <w:rPr>
          <w:i/>
        </w:rPr>
        <w:t xml:space="preserve">Frédéric Baret, Marie Weiss, Denis Allard, Sébastien Garrigues, Marc Leroy, et al.. </w:t>
      </w:r>
      <w:r>
        <w:rPr>
          <w:i/>
        </w:rPr>
        <w:t>VALERI: a</w:t>
      </w:r>
    </w:p>
    <w:p w14:paraId="7F6D01CF" w14:textId="77777777" w:rsidR="00CB75FC" w:rsidRDefault="00D8059B">
      <w:pPr>
        <w:spacing w:line="360" w:lineRule="auto"/>
        <w:rPr>
          <w:i/>
        </w:rPr>
      </w:pPr>
      <w:r>
        <w:rPr>
          <w:i/>
        </w:rPr>
        <w:t>network of sites and a methodology for the validation of medium spatial resolution land satellite</w:t>
      </w:r>
    </w:p>
    <w:p w14:paraId="7F6D01D0" w14:textId="77777777" w:rsidR="00CB75FC" w:rsidRDefault="00D8059B">
      <w:pPr>
        <w:spacing w:line="360" w:lineRule="auto"/>
        <w:rPr>
          <w:i/>
        </w:rPr>
      </w:pPr>
      <w:r>
        <w:rPr>
          <w:i/>
        </w:rPr>
        <w:t xml:space="preserve">products. 2021. </w:t>
      </w:r>
    </w:p>
    <w:p w14:paraId="7F6D01D1" w14:textId="77777777" w:rsidR="00CB75FC" w:rsidRDefault="00CB75FC">
      <w:pPr>
        <w:spacing w:line="360" w:lineRule="auto"/>
        <w:rPr>
          <w:i/>
        </w:rPr>
      </w:pPr>
    </w:p>
    <w:p w14:paraId="7F6D01D2" w14:textId="77777777" w:rsidR="00CB75FC" w:rsidRDefault="00D8059B">
      <w:pPr>
        <w:spacing w:line="360" w:lineRule="auto"/>
        <w:rPr>
          <w:i/>
        </w:rPr>
      </w:pPr>
      <w:r>
        <w:rPr>
          <w:i/>
        </w:rPr>
        <w:t>Cohen, Warren B.; Maiersperger, Thomas K.; Turner, David P.; Ritts, William D.; Pflugmacher, Dirk; Kennedy, Robert E.; Kirschbaum, Alan; Running, Steven W.; Costa, Marcos; Gower, Stith T. 2006. MODIS land cover and LAI collection 4 product quality across nine states in the western hemisphere. IEEE Transactions on Geoscience and Remote Sensing. 44(7): 1843-1857</w:t>
      </w:r>
    </w:p>
    <w:p w14:paraId="7F6D01D3" w14:textId="77777777" w:rsidR="00CB75FC" w:rsidRDefault="00D8059B">
      <w:pPr>
        <w:spacing w:line="360" w:lineRule="auto"/>
        <w:rPr>
          <w:i/>
        </w:rPr>
      </w:pPr>
      <w:r>
        <w:br w:type="page"/>
      </w:r>
    </w:p>
    <w:p w14:paraId="7F6D01D4" w14:textId="7BBC5230" w:rsidR="00CB75FC" w:rsidRDefault="00D8059B">
      <w:pPr>
        <w:spacing w:line="360" w:lineRule="auto"/>
      </w:pPr>
      <w:r>
        <w:lastRenderedPageBreak/>
        <w:t xml:space="preserve">WMO (2022). The 2022 GCOS Implementation Plan (GCOS-244). World Meteorological Organization. Accessed at </w:t>
      </w:r>
      <w:hyperlink r:id="rId86">
        <w:r w:rsidR="00CB75FC">
          <w:rPr>
            <w:color w:val="467886"/>
            <w:u w:val="single"/>
          </w:rPr>
          <w:t>https://library.wmo.int/records/item/58104-the-2022-gcos-implementation-plan-gcos-244</w:t>
        </w:r>
      </w:hyperlink>
      <w:r>
        <w:rPr>
          <w:rFonts w:ascii="Arial" w:eastAsia="Arial" w:hAnsi="Arial" w:cs="Arial"/>
        </w:rPr>
        <w:t>​</w:t>
      </w:r>
      <w:hyperlink r:id="rId87">
        <w:r w:rsidR="00CB75FC">
          <w:rPr>
            <w:color w:val="467886"/>
            <w:u w:val="single"/>
          </w:rPr>
          <w:t>WMO e-Library</w:t>
        </w:r>
      </w:hyperlink>
      <w:r>
        <w:t xml:space="preserve"> on August 12, 2025.</w:t>
      </w:r>
    </w:p>
    <w:p w14:paraId="7F6D01D5" w14:textId="77777777" w:rsidR="00CB75FC" w:rsidRDefault="00CB75FC">
      <w:pPr>
        <w:spacing w:line="360" w:lineRule="auto"/>
      </w:pPr>
    </w:p>
    <w:p w14:paraId="5216ADD5" w14:textId="0B7ACDD1" w:rsidR="00102D4F" w:rsidRDefault="00102D4F" w:rsidP="00102D4F">
      <w:pPr>
        <w:spacing w:line="360" w:lineRule="auto"/>
      </w:pPr>
      <w:r>
        <w:t xml:space="preserve">WMO  (2025). The 2022 GCOS ECV Requirements (GCOS-245). World Meteorological Organization. </w:t>
      </w:r>
      <w:r w:rsidRPr="00102D4F">
        <w:t>https://library.wmo.int/idurl/4/58111</w:t>
      </w:r>
    </w:p>
    <w:p w14:paraId="5C2E6D83" w14:textId="77777777" w:rsidR="00102D4F" w:rsidRDefault="00102D4F">
      <w:pPr>
        <w:spacing w:line="360" w:lineRule="auto"/>
      </w:pPr>
    </w:p>
    <w:p w14:paraId="7F6D01D6" w14:textId="77777777" w:rsidR="00CB75FC" w:rsidRDefault="00D8059B">
      <w:pPr>
        <w:spacing w:line="360" w:lineRule="auto"/>
      </w:pPr>
      <w:r>
        <w:t xml:space="preserve">Zhou, Q., Neigh, C. S. R., Ju, J., Dabney, P., Cook, B., Zhu, Z., Crawford, C. J., Gascon, F., Strobl, P., &amp; Sridhar, M. (2025). Towards seamless global 30-meter terrestrial monitoring: Evaluating 2022 cloud free coverage of harmonized Landsat and Sentinel-2 (HLS) V2.0. </w:t>
      </w:r>
      <w:r>
        <w:rPr>
          <w:i/>
        </w:rPr>
        <w:t>IEEE Geoscience and Remote Sensing Letters,</w:t>
      </w:r>
      <w:r>
        <w:t xml:space="preserve"> 1. </w:t>
      </w:r>
      <w:hyperlink r:id="rId88">
        <w:r w:rsidR="00CB75FC">
          <w:rPr>
            <w:color w:val="467886"/>
            <w:u w:val="single"/>
          </w:rPr>
          <w:t>https://doi.org/10.1109/LGRS.2025.3533923</w:t>
        </w:r>
      </w:hyperlink>
    </w:p>
    <w:p w14:paraId="7F6D01D7" w14:textId="77777777" w:rsidR="00CB75FC" w:rsidRDefault="00CB75FC">
      <w:pPr>
        <w:spacing w:line="360" w:lineRule="auto"/>
      </w:pPr>
    </w:p>
    <w:p w14:paraId="7F6D01D8" w14:textId="77777777" w:rsidR="00CB75FC" w:rsidRDefault="00D8059B">
      <w:pPr>
        <w:spacing w:line="360" w:lineRule="auto"/>
      </w:pPr>
      <w:r>
        <w:t>Thompson, A. and Taylor, B.  (2008).  Guide for the use of international system of units (SI).  NIST Special Publication 811, 2008 Edition, National Institute of Standards and Technology (NIST), https://doi.org/</w:t>
      </w:r>
      <w:r>
        <w:rPr>
          <w:rFonts w:ascii="Roboto" w:eastAsia="Roboto" w:hAnsi="Roboto" w:cs="Roboto"/>
          <w:color w:val="001D35"/>
          <w:highlight w:val="white"/>
        </w:rPr>
        <w:t xml:space="preserve"> </w:t>
      </w:r>
      <w:r>
        <w:t>10.6028/NIST.SP.811e2008.</w:t>
      </w:r>
    </w:p>
    <w:p w14:paraId="7F6D01D9" w14:textId="77777777" w:rsidR="00CB75FC" w:rsidRDefault="00CB75FC">
      <w:pPr>
        <w:spacing w:line="360" w:lineRule="auto"/>
        <w:rPr>
          <w:b/>
        </w:rPr>
      </w:pPr>
    </w:p>
    <w:p w14:paraId="7F6D01DA" w14:textId="77777777" w:rsidR="00CB75FC" w:rsidRDefault="00D8059B">
      <w:pPr>
        <w:spacing w:line="360" w:lineRule="auto"/>
        <w:rPr>
          <w:b/>
        </w:rPr>
      </w:pPr>
      <w:r>
        <w:rPr>
          <w:b/>
        </w:rPr>
        <w:t xml:space="preserve">CEOS.  (2025).  Table of Definitions.  CEOS Missions, Instruments and Measurements Database, accessed at </w:t>
      </w:r>
      <w:hyperlink r:id="rId89">
        <w:r w:rsidR="00CB75FC">
          <w:rPr>
            <w:b/>
            <w:color w:val="467886"/>
            <w:u w:val="single"/>
          </w:rPr>
          <w:t>https://database.eohandbook.com/survey/PDF/CEOS_MIM_DB_TableDefinitionsAndValidValues.pdf on October 12</w:t>
        </w:r>
      </w:hyperlink>
      <w:r>
        <w:rPr>
          <w:b/>
        </w:rPr>
        <w:t>, 2025.</w:t>
      </w:r>
    </w:p>
    <w:p w14:paraId="060BAABA" w14:textId="77777777" w:rsidR="00797225" w:rsidRDefault="00797225"/>
    <w:p w14:paraId="788DE5CD" w14:textId="0055AE8A" w:rsidR="000814DE" w:rsidRDefault="00797225">
      <w:r w:rsidRPr="00797225">
        <w:t>Dubayah, R., Tang, H., Armston, J., Luthcke, S., Hofton, M., &amp; Blair, J. (2021). </w:t>
      </w:r>
      <w:r w:rsidRPr="00797225">
        <w:rPr>
          <w:i/>
          <w:iCs/>
        </w:rPr>
        <w:t>GEDI L2B Canopy Cover and Vertical Profile Metrics Data Global Footprint Level V002</w:t>
      </w:r>
      <w:r w:rsidRPr="00797225">
        <w:t> [Data set]. NASA Land Processes Distributed Active Archive Center. https://doi.org/10.5067/GEDI/GEDI02_B.002 Date Accessed: 2025-11-03</w:t>
      </w:r>
    </w:p>
    <w:p w14:paraId="72158F4A" w14:textId="77777777" w:rsidR="000814DE" w:rsidRDefault="000814DE">
      <w:r>
        <w:br w:type="page"/>
      </w:r>
    </w:p>
    <w:p w14:paraId="006DC400" w14:textId="77777777" w:rsidR="00EA326E" w:rsidRDefault="00EA326E" w:rsidP="00EA326E">
      <w:pPr>
        <w:pStyle w:val="Heading1"/>
      </w:pPr>
      <w:r>
        <w:lastRenderedPageBreak/>
        <w:t>Supplementary Material S1.  Definitions of Quantities</w:t>
      </w:r>
    </w:p>
    <w:p w14:paraId="0E04EE73" w14:textId="77777777" w:rsidR="00EA326E" w:rsidRDefault="00EA326E" w:rsidP="00EA326E">
      <w:pPr>
        <w:spacing w:line="360" w:lineRule="auto"/>
      </w:pPr>
    </w:p>
    <w:p w14:paraId="6E3C58F7" w14:textId="77777777" w:rsidR="00EA326E" w:rsidRDefault="00EA326E" w:rsidP="00EA326E">
      <w:pPr>
        <w:spacing w:line="360" w:lineRule="auto"/>
      </w:pPr>
    </w:p>
    <w:p w14:paraId="1C2DE100" w14:textId="77777777" w:rsidR="00EA326E" w:rsidRDefault="00EA326E" w:rsidP="00EA326E">
      <w:pPr>
        <w:spacing w:line="360" w:lineRule="auto"/>
      </w:pPr>
      <w:r>
        <w:t xml:space="preserve">Definitions of metrological quantities used to validate uncertainty and stability  (Table 4) and thematic and geographical aspects of products and FRM (Table 5 and Table 6) are fundamental to ensure there is community agreement on good practice.  </w:t>
      </w:r>
    </w:p>
    <w:p w14:paraId="271D7007" w14:textId="7E4D05F9" w:rsidR="00EA326E" w:rsidRDefault="006915CB" w:rsidP="00EA326E">
      <w:pPr>
        <w:spacing w:line="360" w:lineRule="auto"/>
      </w:pPr>
      <w:ins w:id="6067" w:author="Fernandes, Richard (he, him, his | il, le, lui)" w:date="2026-05-07T15:25:00Z" w16du:dateUtc="2026-05-07T19:25:00Z">
        <w:r>
          <w:t xml:space="preserve">based on definitions from the Global Climate Observing System (GCOS, </w:t>
        </w:r>
        <w:r>
          <w:fldChar w:fldCharType="begin"/>
        </w:r>
        <w:r>
          <w:instrText>HYPERLINK "</w:instrText>
        </w:r>
        <w:r w:rsidRPr="008D0720">
          <w:instrText>https://obssea4clim.eu/about-2/glossary/</w:instrText>
        </w:r>
        <w:r>
          <w:instrText>"</w:instrText>
        </w:r>
        <w:r>
          <w:fldChar w:fldCharType="separate"/>
        </w:r>
        <w:r w:rsidRPr="00BA4B71">
          <w:rPr>
            <w:rStyle w:val="Hyperlink"/>
          </w:rPr>
          <w:t>https://obssea4clim.eu/about-2/glossary/</w:t>
        </w:r>
        <w:r>
          <w:fldChar w:fldCharType="end"/>
        </w:r>
        <w:r>
          <w:t xml:space="preserve">) the_ </w:t>
        </w:r>
        <w:commentRangeStart w:id="6068"/>
        <w:r>
          <w:t xml:space="preserve">Joint Committee for Guides in Metrology (JGCM, 2021), </w:t>
        </w:r>
        <w:commentRangeEnd w:id="6068"/>
        <w:r>
          <w:rPr>
            <w:rStyle w:val="CommentReference"/>
            <w:sz w:val="22"/>
            <w:szCs w:val="22"/>
          </w:rPr>
          <w:commentReference w:id="6068"/>
        </w:r>
        <w:r>
          <w:t xml:space="preserve">the Quality Assurance Framework for Earth Obswervation (QA4EO, </w:t>
        </w:r>
        <w:r w:rsidRPr="009A48DA">
          <w:rPr>
            <w:lang w:val="en-US"/>
          </w:rPr>
          <w:t xml:space="preserve">NPL QA4EO team </w:t>
        </w:r>
        <w:r>
          <w:rPr>
            <w:lang w:val="en-US"/>
          </w:rPr>
          <w:t xml:space="preserve">, 2022) </w:t>
        </w:r>
        <w:r>
          <w:t>or the Committee of Earth Observation Satellites  (CEOS,</w:t>
        </w:r>
        <w:r w:rsidRPr="00B22E00">
          <w:t xml:space="preserve"> https://ceos-org.github.io/eo-glossary/</w:t>
        </w:r>
        <w:r>
          <w:t xml:space="preserve"> ).  </w:t>
        </w:r>
      </w:ins>
    </w:p>
    <w:p w14:paraId="2F5F8AC5" w14:textId="77777777" w:rsidR="00EA326E" w:rsidRDefault="00EA326E" w:rsidP="00EA326E">
      <w:pPr>
        <w:pStyle w:val="Heading2"/>
      </w:pPr>
      <w:r>
        <w:t>Metrological Definitions</w:t>
      </w:r>
    </w:p>
    <w:p w14:paraId="7F5B7351" w14:textId="77777777" w:rsidR="00EA326E" w:rsidRDefault="00EA326E" w:rsidP="00EA326E">
      <w:pPr>
        <w:spacing w:line="360" w:lineRule="auto"/>
      </w:pPr>
    </w:p>
    <w:p w14:paraId="7263DCC3" w14:textId="77777777" w:rsidR="00EA326E" w:rsidRPr="00442EA3" w:rsidRDefault="00EA326E" w:rsidP="00EA326E">
      <w:pPr>
        <w:spacing w:line="360" w:lineRule="auto"/>
      </w:pPr>
      <w:r>
        <w:t xml:space="preserve">Metrological definitions for quantities required to quantify uncertainty and stability are taken from the </w:t>
      </w:r>
      <w:r w:rsidRPr="003D1751">
        <w:t>Guide to the Expression of Uncertainty in Measurement</w:t>
      </w:r>
      <w:r>
        <w:t xml:space="preserve"> (JCGM, 2008) where applicable (</w:t>
      </w:r>
      <w:r>
        <w:fldChar w:fldCharType="begin"/>
      </w:r>
      <w:r>
        <w:instrText xml:space="preserve"> REF _Ref209616083 \h </w:instrText>
      </w:r>
      <w:r>
        <w:fldChar w:fldCharType="separate"/>
      </w:r>
      <w:r w:rsidRPr="00AF7D8D">
        <w:rPr>
          <w:sz w:val="20"/>
          <w:szCs w:val="20"/>
        </w:rPr>
        <w:t xml:space="preserve">Table </w:t>
      </w:r>
      <w:r>
        <w:rPr>
          <w:noProof/>
          <w:sz w:val="20"/>
          <w:szCs w:val="20"/>
        </w:rPr>
        <w:t>6</w:t>
      </w:r>
      <w:r>
        <w:fldChar w:fldCharType="end"/>
      </w:r>
      <w:r>
        <w:t xml:space="preserve">).  Additional definitions, relevant to validating LAI/FAPAR products are also included.  All validated quantities are defined with respect to a condition that, for CEOS Stage 4, corresponds to </w:t>
      </w:r>
      <w:r w:rsidRPr="00340A2C">
        <w:rPr>
          <w:rFonts w:eastAsia="Times New Roman" w:cs="Arial"/>
          <w:color w:val="000000"/>
          <w:lang w:val="en-US"/>
        </w:rPr>
        <w:t>set of locations and time periods representing global conditions</w:t>
      </w:r>
      <w:r>
        <w:rPr>
          <w:rFonts w:eastAsia="Times New Roman" w:cs="Arial"/>
          <w:color w:val="000000"/>
          <w:lang w:val="en-US"/>
        </w:rPr>
        <w:t xml:space="preserve"> spanning multiple years</w:t>
      </w:r>
      <w:r>
        <w:t xml:space="preserve">.  </w:t>
      </w:r>
    </w:p>
    <w:p w14:paraId="7C192C3B" w14:textId="6FD5724C" w:rsidR="00EA326E" w:rsidRPr="00AF7D8D" w:rsidRDefault="00EA326E" w:rsidP="00EA326E">
      <w:pPr>
        <w:pStyle w:val="Caption"/>
        <w:keepNext/>
        <w:spacing w:line="360" w:lineRule="auto"/>
        <w:rPr>
          <w:sz w:val="20"/>
          <w:szCs w:val="20"/>
        </w:rPr>
      </w:pPr>
      <w:bookmarkStart w:id="6069" w:name="_Ref209616083"/>
      <w:r w:rsidRPr="00AF7D8D">
        <w:rPr>
          <w:sz w:val="20"/>
          <w:szCs w:val="20"/>
        </w:rPr>
        <w:t xml:space="preserve">Table </w:t>
      </w:r>
      <w:r>
        <w:rPr>
          <w:sz w:val="20"/>
          <w:szCs w:val="20"/>
        </w:rPr>
        <w:fldChar w:fldCharType="begin"/>
      </w:r>
      <w:r>
        <w:rPr>
          <w:sz w:val="20"/>
          <w:szCs w:val="20"/>
        </w:rPr>
        <w:instrText xml:space="preserve"> SEQ Table \* ARABIC </w:instrText>
      </w:r>
      <w:r>
        <w:rPr>
          <w:sz w:val="20"/>
          <w:szCs w:val="20"/>
        </w:rPr>
        <w:fldChar w:fldCharType="separate"/>
      </w:r>
      <w:ins w:id="6070" w:author="Fernandes, Richard (he, him, his | il, le, lui)" w:date="2026-06-05T16:37:00Z" w16du:dateUtc="2026-06-05T20:37:00Z">
        <w:r w:rsidR="00855E90">
          <w:rPr>
            <w:noProof/>
            <w:sz w:val="20"/>
            <w:szCs w:val="20"/>
          </w:rPr>
          <w:t>16</w:t>
        </w:r>
      </w:ins>
      <w:del w:id="6071" w:author="Fernandes, Richard (he, him, his | il, le, lui)" w:date="2026-05-11T11:37:00Z" w16du:dateUtc="2026-05-11T15:37:00Z">
        <w:r w:rsidDel="00CF12E0">
          <w:rPr>
            <w:noProof/>
            <w:sz w:val="20"/>
            <w:szCs w:val="20"/>
          </w:rPr>
          <w:delText>6</w:delText>
        </w:r>
      </w:del>
      <w:r>
        <w:rPr>
          <w:sz w:val="20"/>
          <w:szCs w:val="20"/>
        </w:rPr>
        <w:fldChar w:fldCharType="end"/>
      </w:r>
      <w:bookmarkEnd w:id="6069"/>
      <w:r w:rsidRPr="00AF7D8D">
        <w:rPr>
          <w:sz w:val="20"/>
          <w:szCs w:val="20"/>
        </w:rPr>
        <w:t xml:space="preserve">.  Metrological terms (terms and defintitions in bold are taken from GUM xx).   </w:t>
      </w:r>
    </w:p>
    <w:tbl>
      <w:tblPr>
        <w:tblStyle w:val="TableGrid"/>
        <w:tblW w:w="0" w:type="auto"/>
        <w:tblLook w:val="04A0" w:firstRow="1" w:lastRow="0" w:firstColumn="1" w:lastColumn="0" w:noHBand="0" w:noVBand="1"/>
      </w:tblPr>
      <w:tblGrid>
        <w:gridCol w:w="1620"/>
        <w:gridCol w:w="1099"/>
        <w:gridCol w:w="6631"/>
      </w:tblGrid>
      <w:tr w:rsidR="00EA326E" w:rsidRPr="00AF7D8D" w14:paraId="2B895711" w14:textId="77777777">
        <w:tc>
          <w:tcPr>
            <w:tcW w:w="1620" w:type="dxa"/>
          </w:tcPr>
          <w:p w14:paraId="6CC2DC53" w14:textId="77777777" w:rsidR="00EA326E" w:rsidRPr="00AF7D8D" w:rsidRDefault="00EA326E">
            <w:pPr>
              <w:spacing w:line="360" w:lineRule="auto"/>
              <w:rPr>
                <w:sz w:val="20"/>
                <w:szCs w:val="20"/>
              </w:rPr>
            </w:pPr>
            <w:r w:rsidRPr="00AF7D8D">
              <w:rPr>
                <w:sz w:val="20"/>
                <w:szCs w:val="20"/>
              </w:rPr>
              <w:t>Term</w:t>
            </w:r>
          </w:p>
        </w:tc>
        <w:tc>
          <w:tcPr>
            <w:tcW w:w="1099" w:type="dxa"/>
          </w:tcPr>
          <w:p w14:paraId="0A8B56F7" w14:textId="77777777" w:rsidR="00EA326E" w:rsidRPr="00AF7D8D" w:rsidRDefault="00EA326E">
            <w:pPr>
              <w:spacing w:line="360" w:lineRule="auto"/>
              <w:rPr>
                <w:sz w:val="20"/>
                <w:szCs w:val="20"/>
              </w:rPr>
            </w:pPr>
            <w:r w:rsidRPr="00AF7D8D">
              <w:rPr>
                <w:sz w:val="20"/>
                <w:szCs w:val="20"/>
              </w:rPr>
              <w:t>Symbol</w:t>
            </w:r>
          </w:p>
        </w:tc>
        <w:tc>
          <w:tcPr>
            <w:tcW w:w="6631" w:type="dxa"/>
          </w:tcPr>
          <w:p w14:paraId="1E93EA1F" w14:textId="77777777" w:rsidR="00EA326E" w:rsidRPr="00AF7D8D" w:rsidRDefault="00EA326E">
            <w:pPr>
              <w:spacing w:line="360" w:lineRule="auto"/>
              <w:rPr>
                <w:sz w:val="20"/>
                <w:szCs w:val="20"/>
              </w:rPr>
            </w:pPr>
            <w:r w:rsidRPr="00AF7D8D">
              <w:rPr>
                <w:sz w:val="20"/>
                <w:szCs w:val="20"/>
              </w:rPr>
              <w:t>Definition</w:t>
            </w:r>
          </w:p>
        </w:tc>
      </w:tr>
      <w:tr w:rsidR="00EA326E" w:rsidRPr="00AF7D8D" w14:paraId="185034EC" w14:textId="77777777">
        <w:tc>
          <w:tcPr>
            <w:tcW w:w="1620" w:type="dxa"/>
          </w:tcPr>
          <w:p w14:paraId="4EDDFCAB" w14:textId="77777777" w:rsidR="00EA326E" w:rsidRPr="00AF7D8D" w:rsidRDefault="00EA326E">
            <w:pPr>
              <w:spacing w:line="360" w:lineRule="auto"/>
              <w:rPr>
                <w:b/>
                <w:bCs/>
                <w:sz w:val="20"/>
                <w:szCs w:val="20"/>
              </w:rPr>
            </w:pPr>
            <w:r w:rsidRPr="00AF7D8D">
              <w:rPr>
                <w:b/>
                <w:bCs/>
                <w:sz w:val="20"/>
                <w:szCs w:val="20"/>
              </w:rPr>
              <w:t>Measureand</w:t>
            </w:r>
          </w:p>
        </w:tc>
        <w:tc>
          <w:tcPr>
            <w:tcW w:w="1099" w:type="dxa"/>
          </w:tcPr>
          <w:p w14:paraId="35330FA0" w14:textId="77777777" w:rsidR="00EA326E" w:rsidRPr="00AF7D8D" w:rsidRDefault="00EA326E">
            <w:pPr>
              <w:spacing w:line="360" w:lineRule="auto"/>
              <w:rPr>
                <w:sz w:val="20"/>
                <w:szCs w:val="20"/>
              </w:rPr>
            </w:pPr>
            <m:oMathPara>
              <m:oMath>
                <m:r>
                  <w:rPr>
                    <w:rFonts w:ascii="Cambria Math" w:hAnsi="Cambria Math"/>
                    <w:sz w:val="20"/>
                    <w:szCs w:val="20"/>
                  </w:rPr>
                  <m:t>Y</m:t>
                </m:r>
              </m:oMath>
            </m:oMathPara>
          </w:p>
        </w:tc>
        <w:tc>
          <w:tcPr>
            <w:tcW w:w="6631" w:type="dxa"/>
          </w:tcPr>
          <w:p w14:paraId="02EB4F5C" w14:textId="77777777" w:rsidR="00EA326E" w:rsidRPr="00AF7D8D" w:rsidRDefault="00EA326E">
            <w:pPr>
              <w:spacing w:line="360" w:lineRule="auto"/>
              <w:rPr>
                <w:b/>
                <w:bCs/>
                <w:sz w:val="20"/>
                <w:szCs w:val="20"/>
              </w:rPr>
            </w:pPr>
            <w:r w:rsidRPr="00AF7D8D">
              <w:rPr>
                <w:b/>
                <w:bCs/>
                <w:sz w:val="20"/>
                <w:szCs w:val="20"/>
                <w:lang w:val="en-US"/>
              </w:rPr>
              <w:t>quantity intended to be measured</w:t>
            </w:r>
          </w:p>
        </w:tc>
      </w:tr>
      <w:tr w:rsidR="00EA326E" w:rsidRPr="00AF7D8D" w14:paraId="375A4DA1" w14:textId="77777777">
        <w:tc>
          <w:tcPr>
            <w:tcW w:w="1620" w:type="dxa"/>
          </w:tcPr>
          <w:p w14:paraId="580AF390" w14:textId="77777777" w:rsidR="00EA326E" w:rsidRPr="00AF7D8D" w:rsidRDefault="00EA326E">
            <w:pPr>
              <w:spacing w:line="360" w:lineRule="auto"/>
              <w:rPr>
                <w:b/>
                <w:bCs/>
                <w:sz w:val="20"/>
                <w:szCs w:val="20"/>
              </w:rPr>
            </w:pPr>
            <w:r w:rsidRPr="00AF7D8D">
              <w:rPr>
                <w:b/>
                <w:bCs/>
                <w:sz w:val="20"/>
                <w:szCs w:val="20"/>
              </w:rPr>
              <w:t>Measurement</w:t>
            </w:r>
          </w:p>
        </w:tc>
        <w:tc>
          <w:tcPr>
            <w:tcW w:w="1099" w:type="dxa"/>
          </w:tcPr>
          <w:p w14:paraId="372EC423" w14:textId="77777777" w:rsidR="00EA326E" w:rsidRPr="00AF7D8D" w:rsidRDefault="00DD64EF">
            <w:pPr>
              <w:spacing w:line="360" w:lineRule="auto"/>
              <w:rPr>
                <w:b/>
                <w:bCs/>
                <w:sz w:val="20"/>
                <w:szCs w:val="20"/>
              </w:rPr>
            </w:pPr>
            <m:oMathPara>
              <m:oMath>
                <m:acc>
                  <m:accPr>
                    <m:ctrlPr>
                      <w:ins w:id="6072" w:author="Fernandes, Richard (he, him, his | il, le, lui)" w:date="2026-05-19T13:47:00Z" w16du:dateUtc="2026-05-19T17:47:00Z">
                        <w:rPr>
                          <w:rFonts w:ascii="Cambria Math" w:hAnsi="Cambria Math"/>
                          <w:i/>
                          <w:sz w:val="20"/>
                          <w:szCs w:val="20"/>
                        </w:rPr>
                      </w:ins>
                    </m:ctrlPr>
                  </m:accPr>
                  <m:e>
                    <m:r>
                      <w:rPr>
                        <w:rFonts w:ascii="Cambria Math" w:hAnsi="Cambria Math"/>
                        <w:sz w:val="20"/>
                        <w:szCs w:val="20"/>
                      </w:rPr>
                      <m:t>y</m:t>
                    </m:r>
                  </m:e>
                </m:acc>
              </m:oMath>
            </m:oMathPara>
          </w:p>
        </w:tc>
        <w:tc>
          <w:tcPr>
            <w:tcW w:w="6631" w:type="dxa"/>
          </w:tcPr>
          <w:p w14:paraId="182750FA" w14:textId="77777777" w:rsidR="00EA326E" w:rsidRPr="00AF7D8D" w:rsidRDefault="00EA326E">
            <w:pPr>
              <w:spacing w:line="360" w:lineRule="auto"/>
              <w:rPr>
                <w:b/>
                <w:bCs/>
                <w:sz w:val="20"/>
                <w:szCs w:val="20"/>
              </w:rPr>
            </w:pPr>
            <w:r w:rsidRPr="00AF7D8D">
              <w:rPr>
                <w:b/>
                <w:bCs/>
                <w:sz w:val="20"/>
                <w:szCs w:val="20"/>
              </w:rPr>
              <w:t xml:space="preserve">value attributed to a measurand, obtained by measurement under specified conditions </w:t>
            </w:r>
          </w:p>
        </w:tc>
      </w:tr>
      <w:tr w:rsidR="00EA326E" w:rsidRPr="00AF7D8D" w14:paraId="3FD35EB3" w14:textId="77777777">
        <w:tc>
          <w:tcPr>
            <w:tcW w:w="1620" w:type="dxa"/>
          </w:tcPr>
          <w:p w14:paraId="1E60E5EB" w14:textId="77777777" w:rsidR="00EA326E" w:rsidRPr="00AF7D8D" w:rsidRDefault="00EA326E">
            <w:pPr>
              <w:spacing w:line="360" w:lineRule="auto"/>
              <w:rPr>
                <w:b/>
                <w:bCs/>
                <w:sz w:val="20"/>
                <w:szCs w:val="20"/>
              </w:rPr>
            </w:pPr>
            <w:r w:rsidRPr="00AF7D8D">
              <w:rPr>
                <w:b/>
                <w:bCs/>
                <w:sz w:val="20"/>
                <w:szCs w:val="20"/>
              </w:rPr>
              <w:t>Condition of measurement</w:t>
            </w:r>
          </w:p>
        </w:tc>
        <w:tc>
          <w:tcPr>
            <w:tcW w:w="1099" w:type="dxa"/>
          </w:tcPr>
          <w:p w14:paraId="06612657" w14:textId="77777777" w:rsidR="00EA326E" w:rsidRPr="00AF7D8D" w:rsidRDefault="00EA326E">
            <w:pPr>
              <w:spacing w:line="360" w:lineRule="auto"/>
              <w:rPr>
                <w:b/>
                <w:bCs/>
                <w:sz w:val="20"/>
                <w:szCs w:val="20"/>
              </w:rPr>
            </w:pPr>
            <m:oMathPara>
              <m:oMath>
                <m:r>
                  <m:rPr>
                    <m:sty m:val="bi"/>
                  </m:rPr>
                  <w:rPr>
                    <w:rFonts w:ascii="Cambria Math" w:hAnsi="Cambria Math"/>
                    <w:sz w:val="20"/>
                    <w:szCs w:val="20"/>
                  </w:rPr>
                  <m:t>c</m:t>
                </m:r>
              </m:oMath>
            </m:oMathPara>
          </w:p>
        </w:tc>
        <w:tc>
          <w:tcPr>
            <w:tcW w:w="6631" w:type="dxa"/>
          </w:tcPr>
          <w:p w14:paraId="58089366" w14:textId="77777777" w:rsidR="00EA326E" w:rsidRPr="00AF7D8D" w:rsidRDefault="00EA326E">
            <w:pPr>
              <w:spacing w:line="360" w:lineRule="auto"/>
              <w:rPr>
                <w:b/>
                <w:bCs/>
                <w:sz w:val="20"/>
                <w:szCs w:val="20"/>
              </w:rPr>
            </w:pPr>
            <w:r w:rsidRPr="00AF7D8D">
              <w:rPr>
                <w:b/>
                <w:bCs/>
                <w:sz w:val="20"/>
                <w:szCs w:val="20"/>
              </w:rPr>
              <w:t xml:space="preserve">Conditions of measurement including </w:t>
            </w:r>
          </w:p>
          <w:p w14:paraId="5C0B87F2" w14:textId="77777777" w:rsidR="00EA326E" w:rsidRPr="00AF7D8D" w:rsidRDefault="00EA326E">
            <w:pPr>
              <w:spacing w:line="360" w:lineRule="auto"/>
              <w:rPr>
                <w:b/>
                <w:bCs/>
                <w:sz w:val="20"/>
                <w:szCs w:val="20"/>
              </w:rPr>
            </w:pPr>
            <w:r w:rsidRPr="00AF7D8D">
              <w:rPr>
                <w:b/>
                <w:bCs/>
                <w:sz w:val="20"/>
                <w:szCs w:val="20"/>
              </w:rPr>
              <w:t>— - - principle of measurement</w:t>
            </w:r>
          </w:p>
          <w:p w14:paraId="416B2B3A" w14:textId="77777777" w:rsidR="00EA326E" w:rsidRPr="00AF7D8D" w:rsidRDefault="00EA326E">
            <w:pPr>
              <w:spacing w:line="360" w:lineRule="auto"/>
              <w:rPr>
                <w:b/>
                <w:bCs/>
                <w:sz w:val="20"/>
                <w:szCs w:val="20"/>
              </w:rPr>
            </w:pPr>
            <w:r w:rsidRPr="00AF7D8D">
              <w:rPr>
                <w:b/>
                <w:bCs/>
                <w:sz w:val="20"/>
                <w:szCs w:val="20"/>
              </w:rPr>
              <w:t>— method of measurement</w:t>
            </w:r>
          </w:p>
          <w:p w14:paraId="47662184" w14:textId="77777777" w:rsidR="00EA326E" w:rsidRPr="00AF7D8D" w:rsidRDefault="00EA326E">
            <w:pPr>
              <w:spacing w:line="360" w:lineRule="auto"/>
              <w:rPr>
                <w:b/>
                <w:bCs/>
                <w:sz w:val="20"/>
                <w:szCs w:val="20"/>
              </w:rPr>
            </w:pPr>
            <w:r w:rsidRPr="00AF7D8D">
              <w:rPr>
                <w:b/>
                <w:bCs/>
                <w:sz w:val="20"/>
                <w:szCs w:val="20"/>
              </w:rPr>
              <w:t>— observer</w:t>
            </w:r>
          </w:p>
          <w:p w14:paraId="3420AFCD" w14:textId="77777777" w:rsidR="00EA326E" w:rsidRPr="00AF7D8D" w:rsidRDefault="00EA326E">
            <w:pPr>
              <w:spacing w:line="360" w:lineRule="auto"/>
              <w:rPr>
                <w:b/>
                <w:bCs/>
                <w:sz w:val="20"/>
                <w:szCs w:val="20"/>
              </w:rPr>
            </w:pPr>
            <w:r w:rsidRPr="00AF7D8D">
              <w:rPr>
                <w:b/>
                <w:bCs/>
                <w:sz w:val="20"/>
                <w:szCs w:val="20"/>
              </w:rPr>
              <w:t>— measuring instrument</w:t>
            </w:r>
          </w:p>
          <w:p w14:paraId="6505260F" w14:textId="77777777" w:rsidR="00EA326E" w:rsidRPr="00AF7D8D" w:rsidRDefault="00EA326E">
            <w:pPr>
              <w:spacing w:line="360" w:lineRule="auto"/>
              <w:rPr>
                <w:b/>
                <w:bCs/>
                <w:sz w:val="20"/>
                <w:szCs w:val="20"/>
              </w:rPr>
            </w:pPr>
            <w:r w:rsidRPr="00AF7D8D">
              <w:rPr>
                <w:b/>
                <w:bCs/>
                <w:sz w:val="20"/>
                <w:szCs w:val="20"/>
              </w:rPr>
              <w:t>— reference standard</w:t>
            </w:r>
          </w:p>
          <w:p w14:paraId="1191FE72" w14:textId="77777777" w:rsidR="00EA326E" w:rsidRPr="00AF7D8D" w:rsidRDefault="00EA326E">
            <w:pPr>
              <w:spacing w:line="360" w:lineRule="auto"/>
              <w:rPr>
                <w:b/>
                <w:bCs/>
                <w:sz w:val="20"/>
                <w:szCs w:val="20"/>
              </w:rPr>
            </w:pPr>
            <w:r w:rsidRPr="00AF7D8D">
              <w:rPr>
                <w:b/>
                <w:bCs/>
                <w:sz w:val="20"/>
                <w:szCs w:val="20"/>
              </w:rPr>
              <w:lastRenderedPageBreak/>
              <w:t>— location</w:t>
            </w:r>
          </w:p>
          <w:p w14:paraId="28DB0B98" w14:textId="77777777" w:rsidR="00EA326E" w:rsidRPr="00AF7D8D" w:rsidRDefault="00EA326E">
            <w:pPr>
              <w:spacing w:line="360" w:lineRule="auto"/>
              <w:rPr>
                <w:b/>
                <w:bCs/>
                <w:sz w:val="20"/>
                <w:szCs w:val="20"/>
              </w:rPr>
            </w:pPr>
            <w:r w:rsidRPr="00AF7D8D">
              <w:rPr>
                <w:b/>
                <w:bCs/>
                <w:sz w:val="20"/>
                <w:szCs w:val="20"/>
              </w:rPr>
              <w:t>— conditions of use</w:t>
            </w:r>
          </w:p>
          <w:p w14:paraId="76589830" w14:textId="77777777" w:rsidR="00EA326E" w:rsidRPr="00AF7D8D" w:rsidRDefault="00EA326E">
            <w:pPr>
              <w:spacing w:line="360" w:lineRule="auto"/>
              <w:rPr>
                <w:b/>
                <w:bCs/>
                <w:sz w:val="20"/>
                <w:szCs w:val="20"/>
              </w:rPr>
            </w:pPr>
            <w:r w:rsidRPr="00AF7D8D">
              <w:rPr>
                <w:b/>
                <w:bCs/>
                <w:sz w:val="20"/>
                <w:szCs w:val="20"/>
              </w:rPr>
              <w:t>— time.</w:t>
            </w:r>
          </w:p>
        </w:tc>
      </w:tr>
      <w:tr w:rsidR="00EA326E" w:rsidRPr="00AF7D8D" w14:paraId="6D8005EA" w14:textId="77777777">
        <w:tc>
          <w:tcPr>
            <w:tcW w:w="1620" w:type="dxa"/>
          </w:tcPr>
          <w:p w14:paraId="2AE4DD35" w14:textId="77777777" w:rsidR="00EA326E" w:rsidRPr="00AF7D8D" w:rsidRDefault="00EA326E">
            <w:pPr>
              <w:spacing w:line="360" w:lineRule="auto"/>
              <w:rPr>
                <w:b/>
                <w:bCs/>
                <w:sz w:val="20"/>
                <w:szCs w:val="20"/>
              </w:rPr>
            </w:pPr>
            <w:r w:rsidRPr="00AF7D8D">
              <w:rPr>
                <w:b/>
                <w:bCs/>
                <w:sz w:val="20"/>
                <w:szCs w:val="20"/>
              </w:rPr>
              <w:lastRenderedPageBreak/>
              <w:t>Conventional true value</w:t>
            </w:r>
          </w:p>
        </w:tc>
        <w:tc>
          <w:tcPr>
            <w:tcW w:w="1099" w:type="dxa"/>
          </w:tcPr>
          <w:p w14:paraId="29070E7A" w14:textId="77777777" w:rsidR="00EA326E" w:rsidRPr="00AF7D8D" w:rsidRDefault="00DD64EF">
            <w:pPr>
              <w:spacing w:line="360" w:lineRule="auto"/>
              <w:rPr>
                <w:b/>
                <w:bCs/>
                <w:sz w:val="20"/>
                <w:szCs w:val="20"/>
              </w:rPr>
            </w:pPr>
            <m:oMathPara>
              <m:oMath>
                <m:acc>
                  <m:accPr>
                    <m:ctrlPr>
                      <w:ins w:id="6073" w:author="Fernandes, Richard (he, him, his | il, le, lui)" w:date="2026-05-19T13:47:00Z" w16du:dateUtc="2026-05-19T17:47:00Z">
                        <w:rPr>
                          <w:rFonts w:ascii="Cambria Math" w:hAnsi="Cambria Math"/>
                          <w:i/>
                          <w:sz w:val="20"/>
                          <w:szCs w:val="20"/>
                        </w:rPr>
                      </w:ins>
                    </m:ctrlPr>
                  </m:accPr>
                  <m:e>
                    <m:r>
                      <w:rPr>
                        <w:rFonts w:ascii="Cambria Math" w:hAnsi="Cambria Math"/>
                        <w:sz w:val="20"/>
                        <w:szCs w:val="20"/>
                      </w:rPr>
                      <m:t>Y</m:t>
                    </m:r>
                  </m:e>
                </m:acc>
              </m:oMath>
            </m:oMathPara>
          </w:p>
        </w:tc>
        <w:tc>
          <w:tcPr>
            <w:tcW w:w="6631" w:type="dxa"/>
          </w:tcPr>
          <w:p w14:paraId="0EC31818" w14:textId="77777777" w:rsidR="00EA326E" w:rsidRPr="00AF7D8D" w:rsidRDefault="00EA326E">
            <w:pPr>
              <w:spacing w:line="360" w:lineRule="auto"/>
              <w:rPr>
                <w:b/>
                <w:bCs/>
                <w:sz w:val="20"/>
                <w:szCs w:val="20"/>
              </w:rPr>
            </w:pPr>
            <w:r w:rsidRPr="00AF7D8D">
              <w:rPr>
                <w:b/>
                <w:bCs/>
                <w:sz w:val="20"/>
                <w:szCs w:val="20"/>
              </w:rPr>
              <w:t>Value attributed to a particular quality (e.g. measureand) having uncertainty appropriate for use (validation)</w:t>
            </w:r>
          </w:p>
        </w:tc>
      </w:tr>
      <w:tr w:rsidR="00EA326E" w:rsidRPr="00AF7D8D" w14:paraId="5D819CE5" w14:textId="77777777">
        <w:tc>
          <w:tcPr>
            <w:tcW w:w="1620" w:type="dxa"/>
          </w:tcPr>
          <w:p w14:paraId="636FE0DC" w14:textId="77777777" w:rsidR="00EA326E" w:rsidRPr="00AF7D8D" w:rsidRDefault="00EA326E">
            <w:pPr>
              <w:spacing w:line="360" w:lineRule="auto"/>
              <w:rPr>
                <w:sz w:val="20"/>
                <w:szCs w:val="20"/>
              </w:rPr>
            </w:pPr>
            <w:r w:rsidRPr="00AF7D8D">
              <w:rPr>
                <w:sz w:val="20"/>
                <w:szCs w:val="20"/>
              </w:rPr>
              <w:t>Fiducial reference measurement</w:t>
            </w:r>
          </w:p>
        </w:tc>
        <w:tc>
          <w:tcPr>
            <w:tcW w:w="1099" w:type="dxa"/>
          </w:tcPr>
          <w:p w14:paraId="561245B1" w14:textId="77777777" w:rsidR="00EA326E" w:rsidRPr="00AF7D8D" w:rsidRDefault="00DD64EF">
            <w:pPr>
              <w:spacing w:line="360" w:lineRule="auto"/>
              <w:rPr>
                <w:rFonts w:cs="Times New Roman"/>
                <w:sz w:val="20"/>
                <w:szCs w:val="20"/>
              </w:rPr>
            </w:pPr>
            <m:oMathPara>
              <m:oMath>
                <m:acc>
                  <m:accPr>
                    <m:chr m:val="̃"/>
                    <m:ctrlPr>
                      <w:ins w:id="6074" w:author="Fernandes, Richard (he, him, his | il, le, lui)" w:date="2026-05-19T13:47:00Z" w16du:dateUtc="2026-05-19T17:47:00Z">
                        <w:rPr>
                          <w:rFonts w:ascii="Cambria Math" w:hAnsi="Cambria Math"/>
                          <w:i/>
                          <w:sz w:val="20"/>
                          <w:szCs w:val="20"/>
                        </w:rPr>
                      </w:ins>
                    </m:ctrlPr>
                  </m:accPr>
                  <m:e>
                    <m:r>
                      <w:rPr>
                        <w:rFonts w:ascii="Cambria Math" w:hAnsi="Cambria Math"/>
                        <w:sz w:val="20"/>
                        <w:szCs w:val="20"/>
                      </w:rPr>
                      <m:t>y</m:t>
                    </m:r>
                  </m:e>
                </m:acc>
              </m:oMath>
            </m:oMathPara>
          </w:p>
        </w:tc>
        <w:tc>
          <w:tcPr>
            <w:tcW w:w="6631" w:type="dxa"/>
          </w:tcPr>
          <w:p w14:paraId="1608751D" w14:textId="77777777" w:rsidR="00EA326E" w:rsidRPr="00AF7D8D" w:rsidRDefault="00EA326E">
            <w:pPr>
              <w:spacing w:line="360" w:lineRule="auto"/>
              <w:rPr>
                <w:sz w:val="20"/>
                <w:szCs w:val="20"/>
              </w:rPr>
            </w:pPr>
            <w:commentRangeStart w:id="6075"/>
            <w:r w:rsidRPr="00B93828">
              <w:rPr>
                <w:i/>
                <w:iCs/>
                <w:sz w:val="20"/>
                <w:szCs w:val="20"/>
              </w:rPr>
              <w:t xml:space="preserve">independent, fully characterised, and traceable (to a community agreed reference) measurements of a satellite relevant measurand, tailored specifically to address the calibration/validation needs of a class of satellite borne sensor and that follow </w:t>
            </w:r>
            <w:r>
              <w:rPr>
                <w:i/>
                <w:iCs/>
                <w:sz w:val="20"/>
                <w:szCs w:val="20"/>
              </w:rPr>
              <w:t>community</w:t>
            </w:r>
            <w:r w:rsidRPr="00B93828">
              <w:rPr>
                <w:i/>
                <w:iCs/>
                <w:sz w:val="20"/>
                <w:szCs w:val="20"/>
              </w:rPr>
              <w:t xml:space="preserve"> guidelines</w:t>
            </w:r>
            <w:r>
              <w:rPr>
                <w:i/>
                <w:iCs/>
                <w:sz w:val="20"/>
                <w:szCs w:val="20"/>
              </w:rPr>
              <w:t>.  (NPL QA4EO, 2025)</w:t>
            </w:r>
            <w:commentRangeEnd w:id="6075"/>
            <w:r w:rsidRPr="00AF7D8D">
              <w:rPr>
                <w:rStyle w:val="CommentReference"/>
                <w:sz w:val="20"/>
                <w:szCs w:val="20"/>
              </w:rPr>
              <w:commentReference w:id="6075"/>
            </w:r>
          </w:p>
        </w:tc>
      </w:tr>
      <w:tr w:rsidR="00EA326E" w:rsidRPr="00AF7D8D" w14:paraId="7DE6FD5F" w14:textId="77777777">
        <w:tc>
          <w:tcPr>
            <w:tcW w:w="1620" w:type="dxa"/>
          </w:tcPr>
          <w:p w14:paraId="506CE258" w14:textId="77777777" w:rsidR="00EA326E" w:rsidRPr="00AF7D8D" w:rsidRDefault="00EA326E">
            <w:pPr>
              <w:spacing w:line="360" w:lineRule="auto"/>
              <w:rPr>
                <w:b/>
                <w:bCs/>
                <w:sz w:val="20"/>
                <w:szCs w:val="20"/>
              </w:rPr>
            </w:pPr>
            <w:r w:rsidRPr="00AF7D8D">
              <w:rPr>
                <w:b/>
                <w:bCs/>
                <w:sz w:val="20"/>
                <w:szCs w:val="20"/>
              </w:rPr>
              <w:t>Standard Uncertainty</w:t>
            </w:r>
          </w:p>
        </w:tc>
        <w:tc>
          <w:tcPr>
            <w:tcW w:w="1099" w:type="dxa"/>
          </w:tcPr>
          <w:p w14:paraId="7C342C0C" w14:textId="77777777" w:rsidR="00EA326E" w:rsidRPr="00AF7D8D" w:rsidRDefault="00EA326E">
            <w:pPr>
              <w:spacing w:line="360" w:lineRule="auto"/>
              <w:rPr>
                <w:b/>
                <w:bCs/>
                <w:sz w:val="20"/>
                <w:szCs w:val="20"/>
              </w:rPr>
            </w:pPr>
            <m:oMathPara>
              <m:oMath>
                <m:r>
                  <w:rPr>
                    <w:rFonts w:ascii="Cambria Math" w:hAnsi="Cambria Math"/>
                    <w:sz w:val="20"/>
                    <w:szCs w:val="20"/>
                  </w:rPr>
                  <m:t>U</m:t>
                </m:r>
              </m:oMath>
            </m:oMathPara>
          </w:p>
        </w:tc>
        <w:tc>
          <w:tcPr>
            <w:tcW w:w="6631" w:type="dxa"/>
          </w:tcPr>
          <w:p w14:paraId="788ABFA4" w14:textId="77777777" w:rsidR="00EA326E" w:rsidRPr="00AF7D8D" w:rsidRDefault="00EA326E">
            <w:pPr>
              <w:spacing w:line="360" w:lineRule="auto"/>
              <w:rPr>
                <w:b/>
                <w:bCs/>
                <w:sz w:val="20"/>
                <w:szCs w:val="20"/>
                <w:lang w:val="en-US"/>
              </w:rPr>
            </w:pPr>
            <w:r w:rsidRPr="00AF7D8D">
              <w:rPr>
                <w:b/>
                <w:bCs/>
                <w:sz w:val="20"/>
                <w:szCs w:val="20"/>
                <w:lang w:val="en-US"/>
              </w:rPr>
              <w:t xml:space="preserve">uncertainty of the result of a measurement under a specified condition expressed as the standard deviation of the </w:t>
            </w:r>
            <w:r w:rsidRPr="00996BCD">
              <w:rPr>
                <w:b/>
                <w:bCs/>
                <w:sz w:val="20"/>
                <w:szCs w:val="20"/>
                <w:lang w:val="en-US"/>
              </w:rPr>
              <w:t>dispersion of the values that</w:t>
            </w:r>
            <w:r w:rsidRPr="00AF7D8D">
              <w:rPr>
                <w:b/>
                <w:bCs/>
                <w:sz w:val="20"/>
                <w:szCs w:val="20"/>
                <w:lang w:val="en-US"/>
              </w:rPr>
              <w:t xml:space="preserve"> could reasonably be attributed to the measurand</w:t>
            </w:r>
          </w:p>
        </w:tc>
      </w:tr>
      <w:tr w:rsidR="00EA326E" w:rsidRPr="00AF7D8D" w14:paraId="0D0B028C" w14:textId="77777777">
        <w:tc>
          <w:tcPr>
            <w:tcW w:w="1620" w:type="dxa"/>
          </w:tcPr>
          <w:p w14:paraId="21931D06" w14:textId="77777777" w:rsidR="00EA326E" w:rsidRPr="00AF7D8D" w:rsidRDefault="00EA326E">
            <w:pPr>
              <w:spacing w:line="360" w:lineRule="auto"/>
              <w:rPr>
                <w:b/>
                <w:bCs/>
                <w:sz w:val="20"/>
                <w:szCs w:val="20"/>
              </w:rPr>
            </w:pPr>
            <w:r w:rsidRPr="00AF7D8D">
              <w:rPr>
                <w:b/>
                <w:bCs/>
                <w:sz w:val="20"/>
                <w:szCs w:val="20"/>
              </w:rPr>
              <w:t>Relative Standard Uncertainty</w:t>
            </w:r>
          </w:p>
        </w:tc>
        <w:tc>
          <w:tcPr>
            <w:tcW w:w="1099" w:type="dxa"/>
          </w:tcPr>
          <w:p w14:paraId="23CD3E3B" w14:textId="77777777" w:rsidR="00EA326E" w:rsidRPr="00AF7D8D" w:rsidRDefault="00DD64EF">
            <w:pPr>
              <w:spacing w:line="360" w:lineRule="auto"/>
              <w:rPr>
                <w:b/>
                <w:bCs/>
                <w:sz w:val="20"/>
                <w:szCs w:val="20"/>
              </w:rPr>
            </w:pPr>
            <m:oMathPara>
              <m:oMath>
                <m:sSub>
                  <m:sSubPr>
                    <m:ctrlPr>
                      <w:ins w:id="6076" w:author="Fernandes, Richard (he, him, his | il, le, lui)" w:date="2026-05-19T13:47:00Z" w16du:dateUtc="2026-05-19T17:47:00Z">
                        <w:rPr>
                          <w:rFonts w:ascii="Cambria Math" w:hAnsi="Cambria Math"/>
                          <w:i/>
                          <w:sz w:val="20"/>
                          <w:szCs w:val="20"/>
                        </w:rPr>
                      </w:ins>
                    </m:ctrlPr>
                  </m:sSubPr>
                  <m:e>
                    <m:r>
                      <w:rPr>
                        <w:rFonts w:ascii="Cambria Math" w:hAnsi="Cambria Math"/>
                        <w:sz w:val="20"/>
                        <w:szCs w:val="20"/>
                      </w:rPr>
                      <m:t>U</m:t>
                    </m:r>
                  </m:e>
                  <m:sub>
                    <m:r>
                      <w:rPr>
                        <w:rFonts w:ascii="Cambria Math" w:hAnsi="Cambria Math"/>
                        <w:sz w:val="20"/>
                        <w:szCs w:val="20"/>
                      </w:rPr>
                      <m:t>r</m:t>
                    </m:r>
                  </m:sub>
                </m:sSub>
              </m:oMath>
            </m:oMathPara>
          </w:p>
        </w:tc>
        <w:tc>
          <w:tcPr>
            <w:tcW w:w="6631" w:type="dxa"/>
          </w:tcPr>
          <w:p w14:paraId="13D9291D" w14:textId="77777777" w:rsidR="00EA326E" w:rsidRPr="00AF7D8D" w:rsidRDefault="00EA326E">
            <w:pPr>
              <w:spacing w:line="360" w:lineRule="auto"/>
              <w:rPr>
                <w:b/>
                <w:bCs/>
                <w:sz w:val="20"/>
                <w:szCs w:val="20"/>
              </w:rPr>
            </w:pPr>
            <w:r w:rsidRPr="00AF7D8D">
              <w:rPr>
                <w:b/>
                <w:bCs/>
                <w:sz w:val="20"/>
                <w:szCs w:val="20"/>
              </w:rPr>
              <w:t>Standard uncertainty divided by the value of the measurement</w:t>
            </w:r>
          </w:p>
        </w:tc>
      </w:tr>
      <w:tr w:rsidR="00EA326E" w:rsidRPr="00AF7D8D" w14:paraId="2623035D" w14:textId="77777777">
        <w:tc>
          <w:tcPr>
            <w:tcW w:w="1620" w:type="dxa"/>
          </w:tcPr>
          <w:p w14:paraId="7A6D737F" w14:textId="77777777" w:rsidR="00EA326E" w:rsidRPr="00AF7D8D" w:rsidRDefault="00EA326E">
            <w:pPr>
              <w:spacing w:line="360" w:lineRule="auto"/>
              <w:rPr>
                <w:b/>
                <w:bCs/>
                <w:sz w:val="20"/>
                <w:szCs w:val="20"/>
              </w:rPr>
            </w:pPr>
            <w:r w:rsidRPr="00AF7D8D">
              <w:rPr>
                <w:b/>
                <w:bCs/>
                <w:sz w:val="20"/>
                <w:szCs w:val="20"/>
              </w:rPr>
              <w:t xml:space="preserve">Systematic Error </w:t>
            </w:r>
          </w:p>
        </w:tc>
        <w:tc>
          <w:tcPr>
            <w:tcW w:w="1099" w:type="dxa"/>
          </w:tcPr>
          <w:p w14:paraId="53F4C9A5" w14:textId="77777777" w:rsidR="00EA326E" w:rsidRPr="00AF7D8D" w:rsidRDefault="00EA326E">
            <w:pPr>
              <w:spacing w:line="360" w:lineRule="auto"/>
              <w:rPr>
                <w:sz w:val="20"/>
                <w:szCs w:val="20"/>
              </w:rPr>
            </w:pPr>
            <m:oMathPara>
              <m:oMath>
                <m:r>
                  <w:rPr>
                    <w:rFonts w:ascii="Cambria Math" w:hAnsi="Cambria Math"/>
                    <w:sz w:val="20"/>
                    <w:szCs w:val="20"/>
                  </w:rPr>
                  <m:t>A</m:t>
                </m:r>
              </m:oMath>
            </m:oMathPara>
          </w:p>
        </w:tc>
        <w:tc>
          <w:tcPr>
            <w:tcW w:w="6631" w:type="dxa"/>
          </w:tcPr>
          <w:p w14:paraId="70E8982E" w14:textId="77777777" w:rsidR="00EA326E" w:rsidRPr="00AF7D8D" w:rsidRDefault="00EA326E">
            <w:pPr>
              <w:spacing w:line="360" w:lineRule="auto"/>
              <w:rPr>
                <w:b/>
                <w:bCs/>
                <w:sz w:val="20"/>
                <w:szCs w:val="20"/>
              </w:rPr>
            </w:pPr>
            <w:r w:rsidRPr="00AF7D8D">
              <w:rPr>
                <w:b/>
                <w:bCs/>
                <w:sz w:val="20"/>
                <w:szCs w:val="20"/>
              </w:rPr>
              <w:t>Expected value of measurement of same conditions minus the conventional true value</w:t>
            </w:r>
            <w:r>
              <w:rPr>
                <w:b/>
                <w:bCs/>
                <w:sz w:val="20"/>
                <w:szCs w:val="20"/>
              </w:rPr>
              <w:t xml:space="preserve">, </w:t>
            </w:r>
            <w:r w:rsidRPr="00B56536">
              <w:rPr>
                <w:sz w:val="20"/>
                <w:szCs w:val="20"/>
              </w:rPr>
              <w:t>synonymous with accuracy</w:t>
            </w:r>
          </w:p>
        </w:tc>
      </w:tr>
      <w:tr w:rsidR="00EA326E" w:rsidRPr="00AF7D8D" w14:paraId="183ACF64" w14:textId="77777777">
        <w:tc>
          <w:tcPr>
            <w:tcW w:w="1620" w:type="dxa"/>
          </w:tcPr>
          <w:p w14:paraId="2844DAEE" w14:textId="77777777" w:rsidR="00EA326E" w:rsidRPr="00B56536" w:rsidRDefault="00EA326E">
            <w:pPr>
              <w:spacing w:line="360" w:lineRule="auto"/>
              <w:rPr>
                <w:sz w:val="20"/>
                <w:szCs w:val="20"/>
              </w:rPr>
            </w:pPr>
            <w:r w:rsidRPr="00B56536">
              <w:rPr>
                <w:sz w:val="20"/>
                <w:szCs w:val="20"/>
              </w:rPr>
              <w:t>Stability</w:t>
            </w:r>
          </w:p>
        </w:tc>
        <w:tc>
          <w:tcPr>
            <w:tcW w:w="1099" w:type="dxa"/>
          </w:tcPr>
          <w:p w14:paraId="748FB59F" w14:textId="77777777" w:rsidR="00EA326E" w:rsidRPr="00B56536" w:rsidRDefault="00EA326E">
            <w:pPr>
              <w:spacing w:line="360" w:lineRule="auto"/>
              <w:rPr>
                <w:rFonts w:cs="Times New Roman"/>
                <w:sz w:val="20"/>
                <w:szCs w:val="20"/>
              </w:rPr>
            </w:pPr>
            <m:oMathPara>
              <m:oMath>
                <m:r>
                  <w:rPr>
                    <w:rFonts w:ascii="Cambria Math" w:hAnsi="Cambria Math" w:cs="Times New Roman"/>
                    <w:sz w:val="20"/>
                    <w:szCs w:val="20"/>
                  </w:rPr>
                  <m:t>S</m:t>
                </m:r>
              </m:oMath>
            </m:oMathPara>
          </w:p>
        </w:tc>
        <w:tc>
          <w:tcPr>
            <w:tcW w:w="6631" w:type="dxa"/>
          </w:tcPr>
          <w:p w14:paraId="48379ACF" w14:textId="77777777" w:rsidR="00EA326E" w:rsidRPr="00B56536" w:rsidRDefault="00EA326E">
            <w:pPr>
              <w:spacing w:line="360" w:lineRule="auto"/>
              <w:rPr>
                <w:sz w:val="20"/>
                <w:szCs w:val="20"/>
              </w:rPr>
            </w:pPr>
            <w:r w:rsidRPr="00B56536">
              <w:rPr>
                <w:sz w:val="20"/>
                <w:szCs w:val="20"/>
              </w:rPr>
              <w:t>Rate of change in A per year expressed as a percentage of the concentional true val</w:t>
            </w:r>
            <w:r>
              <w:rPr>
                <w:sz w:val="20"/>
                <w:szCs w:val="20"/>
              </w:rPr>
              <w:t>ue (WMO, 2024</w:t>
            </w:r>
          </w:p>
        </w:tc>
      </w:tr>
      <w:tr w:rsidR="00EA326E" w:rsidRPr="00AF7D8D" w14:paraId="16E17BE6" w14:textId="77777777">
        <w:tc>
          <w:tcPr>
            <w:tcW w:w="1620" w:type="dxa"/>
          </w:tcPr>
          <w:p w14:paraId="23330127" w14:textId="77777777" w:rsidR="00EA326E" w:rsidRPr="00AF7D8D" w:rsidRDefault="00EA326E">
            <w:pPr>
              <w:spacing w:line="360" w:lineRule="auto"/>
              <w:rPr>
                <w:b/>
                <w:bCs/>
                <w:sz w:val="20"/>
                <w:szCs w:val="20"/>
              </w:rPr>
            </w:pPr>
            <w:r w:rsidRPr="00AF7D8D">
              <w:rPr>
                <w:b/>
                <w:bCs/>
                <w:sz w:val="20"/>
                <w:szCs w:val="20"/>
              </w:rPr>
              <w:t>Rand</w:t>
            </w:r>
            <w:r>
              <w:rPr>
                <w:b/>
                <w:bCs/>
                <w:sz w:val="20"/>
                <w:szCs w:val="20"/>
              </w:rPr>
              <w:t>om Error</w:t>
            </w:r>
          </w:p>
        </w:tc>
        <w:tc>
          <w:tcPr>
            <w:tcW w:w="1099" w:type="dxa"/>
          </w:tcPr>
          <w:p w14:paraId="76BFF621" w14:textId="77777777" w:rsidR="00EA326E" w:rsidRPr="00AF7D8D" w:rsidRDefault="00EA326E">
            <w:pPr>
              <w:spacing w:line="360" w:lineRule="auto"/>
              <w:rPr>
                <w:rFonts w:cs="Times New Roman"/>
                <w:sz w:val="20"/>
                <w:szCs w:val="20"/>
              </w:rPr>
            </w:pPr>
            <m:oMathPara>
              <m:oMath>
                <m:r>
                  <w:rPr>
                    <w:rFonts w:ascii="Cambria Math" w:hAnsi="Cambria Math"/>
                    <w:sz w:val="20"/>
                    <w:szCs w:val="20"/>
                  </w:rPr>
                  <m:t>p</m:t>
                </m:r>
              </m:oMath>
            </m:oMathPara>
          </w:p>
        </w:tc>
        <w:tc>
          <w:tcPr>
            <w:tcW w:w="6631" w:type="dxa"/>
          </w:tcPr>
          <w:p w14:paraId="3D523C56" w14:textId="77777777" w:rsidR="00EA326E" w:rsidRPr="00AF7D8D" w:rsidRDefault="00EA326E">
            <w:pPr>
              <w:spacing w:line="360" w:lineRule="auto"/>
              <w:rPr>
                <w:b/>
                <w:bCs/>
                <w:sz w:val="20"/>
                <w:szCs w:val="20"/>
              </w:rPr>
            </w:pPr>
            <w:r w:rsidRPr="00AF7D8D">
              <w:rPr>
                <w:b/>
                <w:bCs/>
                <w:sz w:val="20"/>
                <w:szCs w:val="20"/>
              </w:rPr>
              <w:t xml:space="preserve">result of a measurement minus the expected value of measurements under same conditions, </w:t>
            </w:r>
          </w:p>
        </w:tc>
      </w:tr>
      <w:tr w:rsidR="00EA326E" w:rsidRPr="00AF7D8D" w14:paraId="67CB49E9" w14:textId="77777777">
        <w:tc>
          <w:tcPr>
            <w:tcW w:w="1620" w:type="dxa"/>
          </w:tcPr>
          <w:p w14:paraId="635AD30F" w14:textId="77777777" w:rsidR="00EA326E" w:rsidRPr="00AF7D8D" w:rsidRDefault="00EA326E">
            <w:pPr>
              <w:spacing w:line="360" w:lineRule="auto"/>
              <w:rPr>
                <w:b/>
                <w:bCs/>
                <w:sz w:val="20"/>
                <w:szCs w:val="20"/>
              </w:rPr>
            </w:pPr>
            <w:r>
              <w:rPr>
                <w:b/>
                <w:bCs/>
                <w:sz w:val="20"/>
                <w:szCs w:val="20"/>
              </w:rPr>
              <w:t>Type A standard uncertainty</w:t>
            </w:r>
          </w:p>
        </w:tc>
        <w:tc>
          <w:tcPr>
            <w:tcW w:w="1099" w:type="dxa"/>
          </w:tcPr>
          <w:p w14:paraId="2E5FE29B" w14:textId="77777777" w:rsidR="00EA326E" w:rsidRDefault="00DD64EF">
            <w:pPr>
              <w:spacing w:line="360" w:lineRule="auto"/>
              <w:rPr>
                <w:rFonts w:cs="Arial"/>
                <w:sz w:val="20"/>
                <w:szCs w:val="20"/>
              </w:rPr>
            </w:pPr>
            <m:oMathPara>
              <m:oMath>
                <m:sSub>
                  <m:sSubPr>
                    <m:ctrlPr>
                      <w:ins w:id="6077" w:author="Fernandes, Richard (he, him, his | il, le, lui)" w:date="2026-05-19T13:47:00Z" w16du:dateUtc="2026-05-19T17:47:00Z">
                        <w:rPr>
                          <w:rFonts w:ascii="Cambria Math" w:hAnsi="Cambria Math"/>
                          <w:i/>
                          <w:sz w:val="20"/>
                          <w:szCs w:val="20"/>
                        </w:rPr>
                      </w:ins>
                    </m:ctrlPr>
                  </m:sSubPr>
                  <m:e>
                    <m:r>
                      <w:rPr>
                        <w:rFonts w:ascii="Cambria Math" w:hAnsi="Cambria Math"/>
                        <w:sz w:val="20"/>
                        <w:szCs w:val="20"/>
                      </w:rPr>
                      <m:t>U</m:t>
                    </m:r>
                  </m:e>
                  <m:sub>
                    <m:r>
                      <w:rPr>
                        <w:rFonts w:ascii="Cambria Math" w:hAnsi="Cambria Math"/>
                        <w:sz w:val="20"/>
                        <w:szCs w:val="20"/>
                      </w:rPr>
                      <m:t>A</m:t>
                    </m:r>
                  </m:sub>
                </m:sSub>
              </m:oMath>
            </m:oMathPara>
          </w:p>
        </w:tc>
        <w:tc>
          <w:tcPr>
            <w:tcW w:w="6631" w:type="dxa"/>
          </w:tcPr>
          <w:p w14:paraId="2F852D53" w14:textId="77777777" w:rsidR="00EA326E" w:rsidRPr="00AF7D8D" w:rsidRDefault="00EA326E">
            <w:pPr>
              <w:spacing w:line="360" w:lineRule="auto"/>
              <w:rPr>
                <w:b/>
                <w:bCs/>
                <w:sz w:val="20"/>
                <w:szCs w:val="20"/>
              </w:rPr>
            </w:pPr>
            <w:r w:rsidRPr="00E31475">
              <w:rPr>
                <w:b/>
                <w:bCs/>
                <w:sz w:val="20"/>
                <w:szCs w:val="20"/>
              </w:rPr>
              <w:t>standard uncertainty is obtained from a probability density function derived from an</w:t>
            </w:r>
            <w:r>
              <w:rPr>
                <w:b/>
                <w:bCs/>
                <w:sz w:val="20"/>
                <w:szCs w:val="20"/>
              </w:rPr>
              <w:t xml:space="preserve"> </w:t>
            </w:r>
            <w:r w:rsidRPr="00E31475">
              <w:rPr>
                <w:b/>
                <w:bCs/>
                <w:sz w:val="20"/>
                <w:szCs w:val="20"/>
              </w:rPr>
              <w:t xml:space="preserve">observed frequency distribution  </w:t>
            </w:r>
          </w:p>
          <w:p w14:paraId="23289AE7" w14:textId="77777777" w:rsidR="00EA326E" w:rsidRPr="00AF7D8D" w:rsidRDefault="00EA326E">
            <w:pPr>
              <w:spacing w:line="360" w:lineRule="auto"/>
              <w:rPr>
                <w:b/>
                <w:bCs/>
                <w:sz w:val="20"/>
                <w:szCs w:val="20"/>
              </w:rPr>
            </w:pPr>
          </w:p>
        </w:tc>
      </w:tr>
      <w:tr w:rsidR="00EA326E" w:rsidRPr="00AF7D8D" w14:paraId="48F4FA9F" w14:textId="77777777">
        <w:tc>
          <w:tcPr>
            <w:tcW w:w="1620" w:type="dxa"/>
          </w:tcPr>
          <w:p w14:paraId="7CDF601C" w14:textId="77777777" w:rsidR="00EA326E" w:rsidRPr="00AF7D8D" w:rsidRDefault="00EA326E">
            <w:pPr>
              <w:spacing w:line="360" w:lineRule="auto"/>
              <w:rPr>
                <w:b/>
                <w:bCs/>
                <w:sz w:val="20"/>
                <w:szCs w:val="20"/>
              </w:rPr>
            </w:pPr>
            <w:r w:rsidRPr="00E31475">
              <w:rPr>
                <w:b/>
                <w:bCs/>
                <w:sz w:val="20"/>
                <w:szCs w:val="20"/>
              </w:rPr>
              <w:t>Type B standard uncertainty</w:t>
            </w:r>
          </w:p>
        </w:tc>
        <w:tc>
          <w:tcPr>
            <w:tcW w:w="1099" w:type="dxa"/>
          </w:tcPr>
          <w:p w14:paraId="207704AA" w14:textId="77777777" w:rsidR="00EA326E" w:rsidRDefault="00DD64EF">
            <w:pPr>
              <w:tabs>
                <w:tab w:val="left" w:pos="717"/>
              </w:tabs>
              <w:spacing w:line="360" w:lineRule="auto"/>
              <w:rPr>
                <w:rFonts w:cs="Arial"/>
                <w:sz w:val="20"/>
                <w:szCs w:val="20"/>
              </w:rPr>
            </w:pPr>
            <m:oMathPara>
              <m:oMath>
                <m:sSub>
                  <m:sSubPr>
                    <m:ctrlPr>
                      <w:ins w:id="6078" w:author="Fernandes, Richard (he, him, his | il, le, lui)" w:date="2026-05-19T13:47:00Z" w16du:dateUtc="2026-05-19T17:47:00Z">
                        <w:rPr>
                          <w:rFonts w:ascii="Cambria Math" w:hAnsi="Cambria Math"/>
                          <w:i/>
                          <w:sz w:val="20"/>
                          <w:szCs w:val="20"/>
                        </w:rPr>
                      </w:ins>
                    </m:ctrlPr>
                  </m:sSubPr>
                  <m:e>
                    <m:r>
                      <w:rPr>
                        <w:rFonts w:ascii="Cambria Math" w:hAnsi="Cambria Math"/>
                        <w:sz w:val="20"/>
                        <w:szCs w:val="20"/>
                      </w:rPr>
                      <m:t>U</m:t>
                    </m:r>
                  </m:e>
                  <m:sub>
                    <m:r>
                      <w:rPr>
                        <w:rFonts w:ascii="Cambria Math" w:hAnsi="Cambria Math"/>
                        <w:sz w:val="20"/>
                        <w:szCs w:val="20"/>
                      </w:rPr>
                      <m:t>B</m:t>
                    </m:r>
                  </m:sub>
                </m:sSub>
              </m:oMath>
            </m:oMathPara>
          </w:p>
        </w:tc>
        <w:tc>
          <w:tcPr>
            <w:tcW w:w="6631" w:type="dxa"/>
          </w:tcPr>
          <w:p w14:paraId="10FAB637" w14:textId="77777777" w:rsidR="00EA326E" w:rsidRPr="00E31475" w:rsidRDefault="00EA326E">
            <w:pPr>
              <w:spacing w:line="360" w:lineRule="auto"/>
              <w:rPr>
                <w:b/>
                <w:bCs/>
                <w:sz w:val="20"/>
                <w:szCs w:val="20"/>
              </w:rPr>
            </w:pPr>
            <w:r>
              <w:rPr>
                <w:b/>
                <w:bCs/>
                <w:sz w:val="20"/>
                <w:szCs w:val="20"/>
              </w:rPr>
              <w:t>Estimate of standard uncertainty</w:t>
            </w:r>
            <w:r w:rsidRPr="00E31475">
              <w:rPr>
                <w:b/>
                <w:bCs/>
                <w:sz w:val="20"/>
                <w:szCs w:val="20"/>
              </w:rPr>
              <w:t xml:space="preserve"> obtained from an assumed</w:t>
            </w:r>
          </w:p>
          <w:p w14:paraId="7D2D2841" w14:textId="77777777" w:rsidR="00EA326E" w:rsidRPr="00E31475" w:rsidRDefault="00EA326E">
            <w:pPr>
              <w:spacing w:line="360" w:lineRule="auto"/>
              <w:rPr>
                <w:b/>
                <w:bCs/>
                <w:sz w:val="20"/>
                <w:szCs w:val="20"/>
              </w:rPr>
            </w:pPr>
            <w:r w:rsidRPr="00E31475">
              <w:rPr>
                <w:b/>
                <w:bCs/>
                <w:sz w:val="20"/>
                <w:szCs w:val="20"/>
              </w:rPr>
              <w:t xml:space="preserve">probability density function based on the degree of belief that an event will occur </w:t>
            </w:r>
          </w:p>
          <w:p w14:paraId="486E425E" w14:textId="77777777" w:rsidR="00EA326E" w:rsidRPr="00AF7D8D" w:rsidRDefault="00EA326E">
            <w:pPr>
              <w:spacing w:line="360" w:lineRule="auto"/>
              <w:rPr>
                <w:b/>
                <w:bCs/>
                <w:sz w:val="20"/>
                <w:szCs w:val="20"/>
              </w:rPr>
            </w:pPr>
            <w:r w:rsidRPr="00E31475">
              <w:rPr>
                <w:b/>
                <w:bCs/>
                <w:sz w:val="20"/>
                <w:szCs w:val="20"/>
              </w:rPr>
              <w:t>probability (C.2.1)].</w:t>
            </w:r>
          </w:p>
        </w:tc>
      </w:tr>
    </w:tbl>
    <w:p w14:paraId="793F83DE" w14:textId="77777777" w:rsidR="00EA326E" w:rsidRPr="00AF7D8D" w:rsidRDefault="00EA326E" w:rsidP="00EA326E">
      <w:pPr>
        <w:rPr>
          <w:sz w:val="20"/>
          <w:szCs w:val="20"/>
        </w:rPr>
      </w:pPr>
    </w:p>
    <w:p w14:paraId="14B2E140" w14:textId="77777777" w:rsidR="00EA326E" w:rsidRDefault="00EA326E" w:rsidP="00EA326E">
      <w:pPr>
        <w:pStyle w:val="Heading2"/>
      </w:pPr>
      <w:r>
        <w:t>Thematic Definitions</w:t>
      </w:r>
    </w:p>
    <w:p w14:paraId="2D7802A2" w14:textId="77777777" w:rsidR="00EA326E" w:rsidRDefault="00EA326E" w:rsidP="00EA326E">
      <w:pPr>
        <w:spacing w:line="360" w:lineRule="auto"/>
      </w:pPr>
    </w:p>
    <w:p w14:paraId="7009C509" w14:textId="77777777" w:rsidR="00EA326E" w:rsidRDefault="00EA326E" w:rsidP="00EA326E">
      <w:pPr>
        <w:spacing w:line="360" w:lineRule="auto"/>
      </w:pPr>
      <w:r>
        <w:t xml:space="preserve">LAI and FAPAR </w:t>
      </w:r>
    </w:p>
    <w:p w14:paraId="41D8CF59" w14:textId="77777777" w:rsidR="00EA326E" w:rsidRDefault="00EA326E" w:rsidP="00EA326E">
      <w:pPr>
        <w:spacing w:line="360" w:lineRule="auto"/>
      </w:pPr>
      <w:r>
        <w:lastRenderedPageBreak/>
        <w:t>LAI and FAPAR have definitions accepted by both WMO and CEOS (</w:t>
      </w:r>
      <w:r>
        <w:fldChar w:fldCharType="begin"/>
      </w:r>
      <w:r>
        <w:instrText xml:space="preserve"> REF _Ref209616083 \h </w:instrText>
      </w:r>
      <w:r>
        <w:fldChar w:fldCharType="separate"/>
      </w:r>
      <w:r w:rsidRPr="00AF7D8D">
        <w:rPr>
          <w:sz w:val="20"/>
          <w:szCs w:val="20"/>
        </w:rPr>
        <w:t xml:space="preserve">Table </w:t>
      </w:r>
      <w:r>
        <w:rPr>
          <w:noProof/>
          <w:sz w:val="20"/>
          <w:szCs w:val="20"/>
        </w:rPr>
        <w:t>6</w:t>
      </w:r>
      <w:r>
        <w:fldChar w:fldCharType="end"/>
      </w:r>
      <w:r>
        <w:t xml:space="preserve">).  For brevity, definitions for related quantities often reported both in products and ground measurements (plant area index, effective LAI, green area index, green FAPAR, and fraction of intercepted PAR) are cited based on CEOS documents (see Fernandes et al., 2024a, 2024b).  </w:t>
      </w:r>
    </w:p>
    <w:p w14:paraId="35976485" w14:textId="77777777" w:rsidR="00EA326E" w:rsidRDefault="00EA326E" w:rsidP="00EA326E">
      <w:pPr>
        <w:spacing w:line="360" w:lineRule="auto"/>
      </w:pPr>
    </w:p>
    <w:p w14:paraId="0BF81E55" w14:textId="0699C91D" w:rsidR="00EA326E" w:rsidRDefault="00EA326E" w:rsidP="00EA326E">
      <w:pPr>
        <w:pStyle w:val="Caption"/>
        <w:keepNext/>
        <w:spacing w:line="360" w:lineRule="auto"/>
      </w:pPr>
      <w:r>
        <w:t xml:space="preserve">Table </w:t>
      </w:r>
      <w:fldSimple w:instr=" SEQ Table \* ARABIC ">
        <w:ins w:id="6079" w:author="Fernandes, Richard (he, him, his | il, le, lui)" w:date="2026-06-05T16:37:00Z" w16du:dateUtc="2026-06-05T20:37:00Z">
          <w:r w:rsidR="00855E90">
            <w:rPr>
              <w:noProof/>
            </w:rPr>
            <w:t>17</w:t>
          </w:r>
        </w:ins>
        <w:del w:id="6080" w:author="Fernandes, Richard (he, him, his | il, le, lui)" w:date="2026-05-11T11:37:00Z" w16du:dateUtc="2026-05-11T15:37:00Z">
          <w:r w:rsidDel="00CF12E0">
            <w:rPr>
              <w:noProof/>
            </w:rPr>
            <w:delText>7</w:delText>
          </w:r>
        </w:del>
      </w:fldSimple>
      <w:r>
        <w:t>.  LAI and FAPAR definitions.</w:t>
      </w:r>
    </w:p>
    <w:tbl>
      <w:tblPr>
        <w:tblStyle w:val="TableGrid"/>
        <w:tblW w:w="0" w:type="auto"/>
        <w:tblLook w:val="04A0" w:firstRow="1" w:lastRow="0" w:firstColumn="1" w:lastColumn="0" w:noHBand="0" w:noVBand="1"/>
      </w:tblPr>
      <w:tblGrid>
        <w:gridCol w:w="1002"/>
        <w:gridCol w:w="5797"/>
        <w:gridCol w:w="1701"/>
        <w:gridCol w:w="850"/>
      </w:tblGrid>
      <w:tr w:rsidR="00EA326E" w14:paraId="2580FA53" w14:textId="77777777">
        <w:tc>
          <w:tcPr>
            <w:tcW w:w="989" w:type="dxa"/>
          </w:tcPr>
          <w:p w14:paraId="48B05874" w14:textId="77777777" w:rsidR="00EA326E" w:rsidRDefault="00EA326E">
            <w:pPr>
              <w:spacing w:line="360" w:lineRule="auto"/>
            </w:pPr>
            <w:r>
              <w:t>Variable</w:t>
            </w:r>
          </w:p>
        </w:tc>
        <w:tc>
          <w:tcPr>
            <w:tcW w:w="5810" w:type="dxa"/>
          </w:tcPr>
          <w:p w14:paraId="303E2F1C" w14:textId="77777777" w:rsidR="00EA326E" w:rsidRDefault="00EA326E">
            <w:pPr>
              <w:spacing w:line="360" w:lineRule="auto"/>
            </w:pPr>
            <w:r>
              <w:t>Definition</w:t>
            </w:r>
          </w:p>
        </w:tc>
        <w:tc>
          <w:tcPr>
            <w:tcW w:w="1701" w:type="dxa"/>
          </w:tcPr>
          <w:p w14:paraId="5CA21E43" w14:textId="77777777" w:rsidR="00EA326E" w:rsidRDefault="00EA326E">
            <w:pPr>
              <w:spacing w:line="360" w:lineRule="auto"/>
            </w:pPr>
            <w:r>
              <w:t>Units</w:t>
            </w:r>
          </w:p>
        </w:tc>
        <w:tc>
          <w:tcPr>
            <w:tcW w:w="850" w:type="dxa"/>
          </w:tcPr>
          <w:p w14:paraId="526FC90E" w14:textId="77777777" w:rsidR="00EA326E" w:rsidRDefault="00EA326E">
            <w:pPr>
              <w:spacing w:line="360" w:lineRule="auto"/>
            </w:pPr>
            <w:r>
              <w:t>Range</w:t>
            </w:r>
          </w:p>
        </w:tc>
      </w:tr>
      <w:tr w:rsidR="00EA326E" w14:paraId="08B1E46D" w14:textId="77777777">
        <w:tc>
          <w:tcPr>
            <w:tcW w:w="989" w:type="dxa"/>
          </w:tcPr>
          <w:p w14:paraId="60100CA1" w14:textId="77777777" w:rsidR="00EA326E" w:rsidRDefault="00EA326E">
            <w:pPr>
              <w:spacing w:line="360" w:lineRule="auto"/>
            </w:pPr>
            <w:r>
              <w:t>LAI</w:t>
            </w:r>
          </w:p>
        </w:tc>
        <w:tc>
          <w:tcPr>
            <w:tcW w:w="5810" w:type="dxa"/>
          </w:tcPr>
          <w:p w14:paraId="62C16B75" w14:textId="77777777" w:rsidR="00EA326E" w:rsidRDefault="00EA326E">
            <w:pPr>
              <w:spacing w:line="360" w:lineRule="auto"/>
            </w:pPr>
            <w:r w:rsidRPr="005B7061">
              <w:t>one half of the total green leaf area per unit horizontal ground surface area</w:t>
            </w:r>
          </w:p>
        </w:tc>
        <w:tc>
          <w:tcPr>
            <w:tcW w:w="1701" w:type="dxa"/>
          </w:tcPr>
          <w:p w14:paraId="314441B8" w14:textId="77777777" w:rsidR="00EA326E" w:rsidRDefault="00EA326E">
            <w:pPr>
              <w:spacing w:line="360" w:lineRule="auto"/>
            </w:pPr>
            <w:r>
              <w:t>m</w:t>
            </w:r>
            <w:r w:rsidRPr="00F173A0">
              <w:rPr>
                <w:vertAlign w:val="superscript"/>
              </w:rPr>
              <w:t>2</w:t>
            </w:r>
            <w:r>
              <w:t xml:space="preserve"> foliage / m</w:t>
            </w:r>
            <w:r w:rsidRPr="00F173A0">
              <w:rPr>
                <w:vertAlign w:val="superscript"/>
              </w:rPr>
              <w:t>2</w:t>
            </w:r>
            <w:r>
              <w:t xml:space="preserve"> ground</w:t>
            </w:r>
          </w:p>
        </w:tc>
        <w:tc>
          <w:tcPr>
            <w:tcW w:w="850" w:type="dxa"/>
          </w:tcPr>
          <w:p w14:paraId="2299FDFF" w14:textId="77777777" w:rsidR="00EA326E" w:rsidRDefault="00EA326E">
            <w:pPr>
              <w:spacing w:line="360" w:lineRule="auto"/>
            </w:pPr>
            <w:r>
              <w:t>0-20</w:t>
            </w:r>
          </w:p>
        </w:tc>
      </w:tr>
      <w:tr w:rsidR="00EA326E" w14:paraId="3002123E" w14:textId="77777777">
        <w:tc>
          <w:tcPr>
            <w:tcW w:w="989" w:type="dxa"/>
          </w:tcPr>
          <w:p w14:paraId="2B94D356" w14:textId="77777777" w:rsidR="00EA326E" w:rsidRDefault="00EA326E">
            <w:pPr>
              <w:spacing w:line="360" w:lineRule="auto"/>
            </w:pPr>
            <w:r>
              <w:t xml:space="preserve">FAPAR </w:t>
            </w:r>
          </w:p>
        </w:tc>
        <w:tc>
          <w:tcPr>
            <w:tcW w:w="5810" w:type="dxa"/>
          </w:tcPr>
          <w:p w14:paraId="077C4464" w14:textId="77777777" w:rsidR="00EA326E" w:rsidRDefault="00EA326E">
            <w:pPr>
              <w:spacing w:line="360" w:lineRule="auto"/>
            </w:pPr>
            <w:r>
              <w:t>Fraction of</w:t>
            </w:r>
            <w:r w:rsidRPr="00F173A0">
              <w:t xml:space="preserve"> PAR that is effectively absorbed by plants </w:t>
            </w:r>
            <w:r>
              <w:t>for a specified indident PAR distribution</w:t>
            </w:r>
          </w:p>
        </w:tc>
        <w:tc>
          <w:tcPr>
            <w:tcW w:w="1701" w:type="dxa"/>
          </w:tcPr>
          <w:p w14:paraId="45586201" w14:textId="77777777" w:rsidR="00EA326E" w:rsidRDefault="00EA326E">
            <w:pPr>
              <w:spacing w:line="360" w:lineRule="auto"/>
            </w:pPr>
            <w:r>
              <w:t>dimensionless</w:t>
            </w:r>
          </w:p>
        </w:tc>
        <w:tc>
          <w:tcPr>
            <w:tcW w:w="850" w:type="dxa"/>
          </w:tcPr>
          <w:p w14:paraId="6AB4AA9C" w14:textId="77777777" w:rsidR="00EA326E" w:rsidRDefault="00EA326E">
            <w:pPr>
              <w:spacing w:line="360" w:lineRule="auto"/>
            </w:pPr>
            <w:r>
              <w:t>0-1</w:t>
            </w:r>
          </w:p>
        </w:tc>
      </w:tr>
    </w:tbl>
    <w:p w14:paraId="5A8299C2" w14:textId="77777777" w:rsidR="00EA326E" w:rsidRDefault="00EA326E" w:rsidP="00EA326E">
      <w:pPr>
        <w:spacing w:line="360" w:lineRule="auto"/>
      </w:pPr>
    </w:p>
    <w:p w14:paraId="5F517B05" w14:textId="77777777" w:rsidR="00EA326E" w:rsidRDefault="00EA326E" w:rsidP="00EA326E">
      <w:pPr>
        <w:spacing w:line="360" w:lineRule="auto"/>
      </w:pPr>
      <w:r>
        <w:t xml:space="preserve">Some aspects of the definition of LAI require clarification.  </w:t>
      </w:r>
    </w:p>
    <w:p w14:paraId="53E95CF6" w14:textId="77777777" w:rsidR="00EA326E" w:rsidRDefault="00EA326E" w:rsidP="001A4050">
      <w:pPr>
        <w:pStyle w:val="ListParagraph"/>
        <w:numPr>
          <w:ilvl w:val="0"/>
          <w:numId w:val="22"/>
        </w:numPr>
        <w:spacing w:line="360" w:lineRule="auto"/>
      </w:pPr>
      <w:r>
        <w:t>LAI is not defined for areas not classified as land.</w:t>
      </w:r>
    </w:p>
    <w:p w14:paraId="3AA023A8" w14:textId="77777777" w:rsidR="00EA326E" w:rsidRDefault="00EA326E" w:rsidP="001A4050">
      <w:pPr>
        <w:pStyle w:val="ListParagraph"/>
        <w:numPr>
          <w:ilvl w:val="0"/>
          <w:numId w:val="22"/>
        </w:numPr>
        <w:spacing w:line="360" w:lineRule="auto"/>
      </w:pPr>
      <w:r>
        <w:t xml:space="preserve"> LAI is restricted to leaves defined as the vascular organs of plans.  Bryophytes, lichens and green stems are not included. </w:t>
      </w:r>
    </w:p>
    <w:p w14:paraId="2C84B927" w14:textId="77777777" w:rsidR="00EA326E" w:rsidRDefault="00EA326E" w:rsidP="001A4050">
      <w:pPr>
        <w:pStyle w:val="ListParagraph"/>
        <w:numPr>
          <w:ilvl w:val="0"/>
          <w:numId w:val="22"/>
        </w:numPr>
        <w:spacing w:line="360" w:lineRule="auto"/>
      </w:pPr>
      <w:r>
        <w:t>GC</w:t>
      </w:r>
      <w:commentRangeStart w:id="6081"/>
      <w:r>
        <w:t>OS has not defined ‘green’.  CEOS has proposed that green be based on ISO colorimetric standards (Fernandes et al., 2024a) but this has not achieved community agreement.</w:t>
      </w:r>
      <w:commentRangeEnd w:id="6081"/>
      <w:r>
        <w:rPr>
          <w:rStyle w:val="CommentReference"/>
          <w:sz w:val="22"/>
          <w:szCs w:val="22"/>
        </w:rPr>
        <w:commentReference w:id="6081"/>
      </w:r>
    </w:p>
    <w:p w14:paraId="7ABFCDD4" w14:textId="77777777" w:rsidR="00EA326E" w:rsidRDefault="00EA326E" w:rsidP="00EA326E">
      <w:pPr>
        <w:spacing w:line="360" w:lineRule="auto"/>
        <w:ind w:left="720"/>
      </w:pPr>
    </w:p>
    <w:p w14:paraId="2B4834DA" w14:textId="77777777" w:rsidR="00EA326E" w:rsidRDefault="00EA326E" w:rsidP="00EA326E">
      <w:pPr>
        <w:spacing w:line="360" w:lineRule="auto"/>
      </w:pPr>
      <w:r>
        <w:t xml:space="preserve">Some aspects of the definition of FAPAR require clarification.  </w:t>
      </w:r>
    </w:p>
    <w:p w14:paraId="0C206C56" w14:textId="77777777" w:rsidR="00EA326E" w:rsidRDefault="00EA326E" w:rsidP="001A4050">
      <w:pPr>
        <w:pStyle w:val="ListParagraph"/>
        <w:numPr>
          <w:ilvl w:val="0"/>
          <w:numId w:val="23"/>
        </w:numPr>
        <w:spacing w:line="360" w:lineRule="auto"/>
      </w:pPr>
      <w:r>
        <w:t xml:space="preserve">The measurement condition corresponds to direct solar illumination at a nominal local solar time unless otherwise noted..    </w:t>
      </w:r>
    </w:p>
    <w:p w14:paraId="52E8CA40" w14:textId="77777777" w:rsidR="00EA326E" w:rsidRDefault="00EA326E" w:rsidP="001A4050">
      <w:pPr>
        <w:pStyle w:val="ListParagraph"/>
        <w:numPr>
          <w:ilvl w:val="0"/>
          <w:numId w:val="23"/>
        </w:numPr>
        <w:spacing w:line="360" w:lineRule="auto"/>
      </w:pPr>
      <w:r>
        <w:t>The term “</w:t>
      </w:r>
      <w:commentRangeStart w:id="6082"/>
      <w:r>
        <w:t xml:space="preserve">effectively </w:t>
      </w:r>
      <w:commentRangeEnd w:id="6082"/>
      <w:r>
        <w:rPr>
          <w:rStyle w:val="CommentReference"/>
          <w:sz w:val="22"/>
          <w:szCs w:val="22"/>
        </w:rPr>
        <w:commentReference w:id="6082"/>
      </w:r>
      <w:r>
        <w:t xml:space="preserve">absorbed by plants” is interpreted as “absorbed by active photosynthetic organs of organisms in the taxonomic kingdom Plantae”.   </w:t>
      </w:r>
      <w:commentRangeStart w:id="6083"/>
      <w:r>
        <w:t xml:space="preserve"> This includes both vascular and non-vascular organs of any colour.  </w:t>
      </w:r>
      <w:commentRangeEnd w:id="6083"/>
      <w:r>
        <w:rPr>
          <w:rStyle w:val="CommentReference"/>
          <w:sz w:val="22"/>
          <w:szCs w:val="22"/>
        </w:rPr>
        <w:commentReference w:id="6083"/>
      </w:r>
    </w:p>
    <w:p w14:paraId="47A3DD21" w14:textId="77777777" w:rsidR="00EA326E" w:rsidRDefault="00EA326E" w:rsidP="00EA326E">
      <w:pPr>
        <w:spacing w:line="360" w:lineRule="auto"/>
      </w:pPr>
    </w:p>
    <w:p w14:paraId="746719B2" w14:textId="77777777" w:rsidR="00EA326E" w:rsidRDefault="00EA326E" w:rsidP="00EA326E">
      <w:pPr>
        <w:pStyle w:val="Heading2"/>
      </w:pPr>
      <w:r>
        <w:lastRenderedPageBreak/>
        <w:t>Geographical Definitions</w:t>
      </w:r>
    </w:p>
    <w:p w14:paraId="3251B248" w14:textId="77777777" w:rsidR="00EA326E" w:rsidRDefault="00EA326E" w:rsidP="00EA326E">
      <w:pPr>
        <w:spacing w:line="360" w:lineRule="auto"/>
      </w:pPr>
    </w:p>
    <w:p w14:paraId="03314E4D" w14:textId="77777777" w:rsidR="00EA326E" w:rsidRDefault="00EA326E" w:rsidP="00EA326E">
      <w:pPr>
        <w:spacing w:line="360" w:lineRule="auto"/>
      </w:pPr>
      <w:r>
        <w:t>Geographic definitions from the CEOS good practice documents for land cover and LAI product validation are used</w:t>
      </w:r>
      <w:r>
        <w:fldChar w:fldCharType="begin"/>
      </w:r>
      <w:r>
        <w:instrText xml:space="preserve"> REF _Ref210491267 \h </w:instrText>
      </w:r>
      <w:r>
        <w:fldChar w:fldCharType="separate"/>
      </w:r>
      <w:r>
        <w:t xml:space="preserve">Table </w:t>
      </w:r>
      <w:r>
        <w:rPr>
          <w:noProof/>
        </w:rPr>
        <w:t>8</w:t>
      </w:r>
      <w:r>
        <w:fldChar w:fldCharType="end"/>
      </w:r>
      <w:r>
        <w:t xml:space="preserve"> (; Fernandes et al. 2014; Trukyna ett al., 2015).  The PMU is here taken to be product pixel values for the case of imaging sensors, and product retrieval footprints for GEDI. and currently range from 10m to 30m (</w:t>
      </w:r>
      <w:r>
        <w:fldChar w:fldCharType="begin"/>
      </w:r>
      <w:r>
        <w:instrText xml:space="preserve"> REF _Ref209607663 \h </w:instrText>
      </w:r>
      <w:r>
        <w:fldChar w:fldCharType="separate"/>
      </w:r>
      <w:r w:rsidRPr="008D7EF0">
        <w:t xml:space="preserve">Table </w:t>
      </w:r>
      <w:r>
        <w:rPr>
          <w:noProof/>
        </w:rPr>
        <w:t>2</w:t>
      </w:r>
      <w:r>
        <w:fldChar w:fldCharType="end"/>
      </w:r>
      <w:r>
        <w:t xml:space="preserve">).The ESU will vary as a function of measurement instrument, in-situ spatial sampling, and canopy conditions but can often exceed 10mx10m (Fernanes et al. 2023).   The MMU can correspond to  either the 250m, 100m threshold and 10m goal product spatial resolution requirements. The AU must be the same size or smaller than the MMU.  Assessents based only on FRM imply the AU must contain a FRM and subsequently limit validation of 10m resolution products to only certain FRM.  This limit does not apply to FRE that can be produced at both finer and coarser reslution that ESUs (Cohen et al., 2006, Brown et al., 2020, , Baret et al., 2021, Fernandes et al. 2024).    </w:t>
      </w:r>
    </w:p>
    <w:p w14:paraId="159580CB" w14:textId="77777777" w:rsidR="00EA326E" w:rsidRDefault="00EA326E" w:rsidP="00EA326E">
      <w:pPr>
        <w:spacing w:line="360" w:lineRule="auto"/>
      </w:pPr>
    </w:p>
    <w:p w14:paraId="237AB4A8" w14:textId="19089937" w:rsidR="00EA326E" w:rsidRDefault="00EA326E" w:rsidP="00EA326E">
      <w:pPr>
        <w:pStyle w:val="Caption"/>
        <w:keepNext/>
      </w:pPr>
      <w:bookmarkStart w:id="6084" w:name="_Ref210491267"/>
      <w:r>
        <w:t xml:space="preserve">Table </w:t>
      </w:r>
      <w:fldSimple w:instr=" SEQ Table \* ARABIC ">
        <w:ins w:id="6085" w:author="Fernandes, Richard (he, him, his | il, le, lui)" w:date="2026-06-05T16:37:00Z" w16du:dateUtc="2026-06-05T20:37:00Z">
          <w:r w:rsidR="00855E90">
            <w:rPr>
              <w:noProof/>
            </w:rPr>
            <w:t>18</w:t>
          </w:r>
        </w:ins>
        <w:del w:id="6086" w:author="Fernandes, Richard (he, him, his | il, le, lui)" w:date="2026-05-11T11:37:00Z" w16du:dateUtc="2026-05-11T15:37:00Z">
          <w:r w:rsidDel="00CF12E0">
            <w:rPr>
              <w:noProof/>
            </w:rPr>
            <w:delText>8</w:delText>
          </w:r>
        </w:del>
      </w:fldSimple>
      <w:bookmarkEnd w:id="6084"/>
      <w:r>
        <w:t>.  Geographic Definitions</w:t>
      </w:r>
    </w:p>
    <w:tbl>
      <w:tblPr>
        <w:tblStyle w:val="TableGrid"/>
        <w:tblW w:w="0" w:type="auto"/>
        <w:tblLook w:val="04A0" w:firstRow="1" w:lastRow="0" w:firstColumn="1" w:lastColumn="0" w:noHBand="0" w:noVBand="1"/>
      </w:tblPr>
      <w:tblGrid>
        <w:gridCol w:w="2425"/>
        <w:gridCol w:w="990"/>
        <w:gridCol w:w="5874"/>
      </w:tblGrid>
      <w:tr w:rsidR="00EA326E" w:rsidRPr="00312EF3" w14:paraId="25550504" w14:textId="77777777">
        <w:tc>
          <w:tcPr>
            <w:tcW w:w="2425" w:type="dxa"/>
          </w:tcPr>
          <w:p w14:paraId="35715165" w14:textId="77777777" w:rsidR="00EA326E" w:rsidRPr="00312EF3" w:rsidRDefault="00EA326E">
            <w:pPr>
              <w:spacing w:line="360" w:lineRule="auto"/>
              <w:rPr>
                <w:sz w:val="20"/>
                <w:szCs w:val="20"/>
              </w:rPr>
            </w:pPr>
            <w:r w:rsidRPr="00312EF3">
              <w:rPr>
                <w:sz w:val="20"/>
                <w:szCs w:val="20"/>
              </w:rPr>
              <w:t>Term</w:t>
            </w:r>
          </w:p>
        </w:tc>
        <w:tc>
          <w:tcPr>
            <w:tcW w:w="990" w:type="dxa"/>
          </w:tcPr>
          <w:p w14:paraId="574C6AA7" w14:textId="77777777" w:rsidR="00EA326E" w:rsidRPr="00312EF3" w:rsidRDefault="00EA326E">
            <w:pPr>
              <w:spacing w:line="360" w:lineRule="auto"/>
              <w:rPr>
                <w:sz w:val="20"/>
                <w:szCs w:val="20"/>
              </w:rPr>
            </w:pPr>
            <w:r>
              <w:rPr>
                <w:sz w:val="20"/>
                <w:szCs w:val="20"/>
              </w:rPr>
              <w:t>Acronym</w:t>
            </w:r>
          </w:p>
        </w:tc>
        <w:tc>
          <w:tcPr>
            <w:tcW w:w="5874" w:type="dxa"/>
          </w:tcPr>
          <w:p w14:paraId="29A47624" w14:textId="77777777" w:rsidR="00EA326E" w:rsidRPr="00312EF3" w:rsidRDefault="00EA326E">
            <w:pPr>
              <w:spacing w:line="360" w:lineRule="auto"/>
              <w:rPr>
                <w:sz w:val="20"/>
                <w:szCs w:val="20"/>
              </w:rPr>
            </w:pPr>
            <w:r>
              <w:rPr>
                <w:sz w:val="20"/>
                <w:szCs w:val="20"/>
              </w:rPr>
              <w:t>Definition</w:t>
            </w:r>
          </w:p>
        </w:tc>
      </w:tr>
      <w:tr w:rsidR="00EA326E" w:rsidRPr="00312EF3" w14:paraId="31E718D8" w14:textId="77777777">
        <w:tc>
          <w:tcPr>
            <w:tcW w:w="2425" w:type="dxa"/>
          </w:tcPr>
          <w:p w14:paraId="49AE3E4C" w14:textId="77777777" w:rsidR="00EA326E" w:rsidRPr="00535F8E" w:rsidRDefault="00EA326E">
            <w:pPr>
              <w:spacing w:line="360" w:lineRule="auto"/>
              <w:rPr>
                <w:sz w:val="20"/>
                <w:szCs w:val="20"/>
              </w:rPr>
            </w:pPr>
            <w:r w:rsidRPr="00535F8E">
              <w:rPr>
                <w:sz w:val="20"/>
                <w:szCs w:val="20"/>
              </w:rPr>
              <w:t>spatial unit</w:t>
            </w:r>
          </w:p>
        </w:tc>
        <w:tc>
          <w:tcPr>
            <w:tcW w:w="990" w:type="dxa"/>
          </w:tcPr>
          <w:p w14:paraId="3C98CD44" w14:textId="77777777" w:rsidR="00EA326E" w:rsidRPr="00312EF3" w:rsidRDefault="00EA326E">
            <w:pPr>
              <w:spacing w:line="360" w:lineRule="auto"/>
              <w:rPr>
                <w:sz w:val="20"/>
                <w:szCs w:val="20"/>
              </w:rPr>
            </w:pPr>
            <w:r w:rsidRPr="00312EF3">
              <w:rPr>
                <w:sz w:val="20"/>
                <w:szCs w:val="20"/>
              </w:rPr>
              <w:t>SU</w:t>
            </w:r>
          </w:p>
        </w:tc>
        <w:tc>
          <w:tcPr>
            <w:tcW w:w="5874" w:type="dxa"/>
          </w:tcPr>
          <w:p w14:paraId="4D077382" w14:textId="77777777" w:rsidR="00EA326E" w:rsidRPr="00312EF3" w:rsidRDefault="00EA326E">
            <w:pPr>
              <w:spacing w:line="360" w:lineRule="auto"/>
              <w:rPr>
                <w:sz w:val="20"/>
                <w:szCs w:val="20"/>
              </w:rPr>
            </w:pPr>
            <w:r w:rsidRPr="00312EF3">
              <w:rPr>
                <w:sz w:val="20"/>
                <w:szCs w:val="20"/>
              </w:rPr>
              <w:t>a geographical feature;</w:t>
            </w:r>
          </w:p>
        </w:tc>
      </w:tr>
      <w:tr w:rsidR="00EA326E" w:rsidRPr="00312EF3" w14:paraId="5FE8E2B5" w14:textId="77777777">
        <w:tc>
          <w:tcPr>
            <w:tcW w:w="2425" w:type="dxa"/>
          </w:tcPr>
          <w:p w14:paraId="09B0EF6A" w14:textId="77777777" w:rsidR="00EA326E" w:rsidRPr="00535F8E" w:rsidRDefault="00EA326E">
            <w:pPr>
              <w:spacing w:line="360" w:lineRule="auto"/>
              <w:rPr>
                <w:sz w:val="20"/>
                <w:szCs w:val="20"/>
              </w:rPr>
            </w:pPr>
            <w:r w:rsidRPr="00535F8E">
              <w:rPr>
                <w:sz w:val="20"/>
                <w:szCs w:val="20"/>
              </w:rPr>
              <w:t>minimum mapping unit</w:t>
            </w:r>
          </w:p>
        </w:tc>
        <w:tc>
          <w:tcPr>
            <w:tcW w:w="990" w:type="dxa"/>
          </w:tcPr>
          <w:p w14:paraId="63DD59EC" w14:textId="77777777" w:rsidR="00EA326E" w:rsidRPr="00312EF3" w:rsidRDefault="00EA326E">
            <w:pPr>
              <w:spacing w:line="360" w:lineRule="auto"/>
              <w:rPr>
                <w:sz w:val="20"/>
                <w:szCs w:val="20"/>
              </w:rPr>
            </w:pPr>
            <w:r w:rsidRPr="00312EF3">
              <w:rPr>
                <w:sz w:val="20"/>
                <w:szCs w:val="20"/>
              </w:rPr>
              <w:t>MMU</w:t>
            </w:r>
          </w:p>
        </w:tc>
        <w:tc>
          <w:tcPr>
            <w:tcW w:w="5874" w:type="dxa"/>
          </w:tcPr>
          <w:p w14:paraId="3DCF9737" w14:textId="77777777" w:rsidR="00EA326E" w:rsidRPr="00312EF3" w:rsidRDefault="00EA326E">
            <w:pPr>
              <w:spacing w:line="360" w:lineRule="auto"/>
              <w:rPr>
                <w:sz w:val="20"/>
                <w:szCs w:val="20"/>
              </w:rPr>
            </w:pPr>
            <w:r>
              <w:rPr>
                <w:sz w:val="20"/>
                <w:szCs w:val="20"/>
              </w:rPr>
              <w:t>SU</w:t>
            </w:r>
            <w:r w:rsidRPr="00312EF3">
              <w:rPr>
                <w:sz w:val="20"/>
                <w:szCs w:val="20"/>
              </w:rPr>
              <w:t xml:space="preserve"> corresponding to </w:t>
            </w:r>
            <w:r>
              <w:rPr>
                <w:sz w:val="20"/>
                <w:szCs w:val="20"/>
              </w:rPr>
              <w:t>user spatial resolution</w:t>
            </w:r>
            <w:r w:rsidRPr="00312EF3">
              <w:rPr>
                <w:sz w:val="20"/>
                <w:szCs w:val="20"/>
              </w:rPr>
              <w:t xml:space="preserve"> requirements </w:t>
            </w:r>
          </w:p>
        </w:tc>
      </w:tr>
      <w:tr w:rsidR="00EA326E" w:rsidRPr="00312EF3" w14:paraId="096029D0" w14:textId="77777777">
        <w:tc>
          <w:tcPr>
            <w:tcW w:w="2425" w:type="dxa"/>
          </w:tcPr>
          <w:p w14:paraId="044E2FC5" w14:textId="77777777" w:rsidR="00EA326E" w:rsidRPr="00535F8E" w:rsidRDefault="00EA326E">
            <w:pPr>
              <w:spacing w:line="360" w:lineRule="auto"/>
              <w:rPr>
                <w:sz w:val="20"/>
                <w:szCs w:val="20"/>
              </w:rPr>
            </w:pPr>
            <w:r w:rsidRPr="00535F8E">
              <w:rPr>
                <w:sz w:val="20"/>
                <w:szCs w:val="20"/>
              </w:rPr>
              <w:t xml:space="preserve">assessment unit  </w:t>
            </w:r>
          </w:p>
        </w:tc>
        <w:tc>
          <w:tcPr>
            <w:tcW w:w="990" w:type="dxa"/>
          </w:tcPr>
          <w:p w14:paraId="468B4F44" w14:textId="77777777" w:rsidR="00EA326E" w:rsidRPr="00312EF3" w:rsidRDefault="00EA326E">
            <w:pPr>
              <w:spacing w:line="360" w:lineRule="auto"/>
              <w:rPr>
                <w:sz w:val="20"/>
                <w:szCs w:val="20"/>
              </w:rPr>
            </w:pPr>
            <w:r w:rsidRPr="00312EF3">
              <w:rPr>
                <w:sz w:val="20"/>
                <w:szCs w:val="20"/>
              </w:rPr>
              <w:t>AU</w:t>
            </w:r>
          </w:p>
        </w:tc>
        <w:tc>
          <w:tcPr>
            <w:tcW w:w="5874" w:type="dxa"/>
          </w:tcPr>
          <w:p w14:paraId="696CAE1B" w14:textId="77777777" w:rsidR="00EA326E" w:rsidRPr="00312EF3" w:rsidRDefault="00EA326E">
            <w:pPr>
              <w:spacing w:line="360" w:lineRule="auto"/>
              <w:rPr>
                <w:sz w:val="20"/>
                <w:szCs w:val="20"/>
              </w:rPr>
            </w:pPr>
            <w:r>
              <w:rPr>
                <w:sz w:val="20"/>
                <w:szCs w:val="20"/>
              </w:rPr>
              <w:t>SU</w:t>
            </w:r>
            <w:r w:rsidRPr="00312EF3">
              <w:rPr>
                <w:sz w:val="20"/>
                <w:szCs w:val="20"/>
              </w:rPr>
              <w:t xml:space="preserve"> </w:t>
            </w:r>
            <w:r>
              <w:rPr>
                <w:sz w:val="20"/>
                <w:szCs w:val="20"/>
              </w:rPr>
              <w:t>of</w:t>
            </w:r>
            <w:r w:rsidRPr="00312EF3">
              <w:rPr>
                <w:sz w:val="20"/>
                <w:szCs w:val="20"/>
              </w:rPr>
              <w:t xml:space="preserve"> a comparison  between </w:t>
            </w:r>
            <w:r>
              <w:rPr>
                <w:sz w:val="20"/>
                <w:szCs w:val="20"/>
              </w:rPr>
              <w:t xml:space="preserve">product </w:t>
            </w:r>
            <w:r w:rsidRPr="00312EF3">
              <w:rPr>
                <w:sz w:val="20"/>
                <w:szCs w:val="20"/>
              </w:rPr>
              <w:t xml:space="preserve">measurements and </w:t>
            </w:r>
            <w:r>
              <w:rPr>
                <w:sz w:val="20"/>
                <w:szCs w:val="20"/>
              </w:rPr>
              <w:t>RM</w:t>
            </w:r>
            <w:r w:rsidRPr="00312EF3">
              <w:rPr>
                <w:sz w:val="20"/>
                <w:szCs w:val="20"/>
              </w:rPr>
              <w:t xml:space="preserve">.  </w:t>
            </w:r>
          </w:p>
        </w:tc>
      </w:tr>
      <w:tr w:rsidR="00EA326E" w:rsidRPr="00312EF3" w14:paraId="2F69AC0A" w14:textId="77777777">
        <w:tc>
          <w:tcPr>
            <w:tcW w:w="2425" w:type="dxa"/>
          </w:tcPr>
          <w:p w14:paraId="4930C889" w14:textId="77777777" w:rsidR="00EA326E" w:rsidRPr="00535F8E" w:rsidRDefault="00EA326E">
            <w:pPr>
              <w:spacing w:line="360" w:lineRule="auto"/>
              <w:rPr>
                <w:sz w:val="20"/>
                <w:szCs w:val="20"/>
              </w:rPr>
            </w:pPr>
            <w:r w:rsidRPr="00535F8E">
              <w:rPr>
                <w:sz w:val="20"/>
                <w:szCs w:val="20"/>
              </w:rPr>
              <w:t xml:space="preserve">elementary sampling unit </w:t>
            </w:r>
          </w:p>
        </w:tc>
        <w:tc>
          <w:tcPr>
            <w:tcW w:w="990" w:type="dxa"/>
          </w:tcPr>
          <w:p w14:paraId="6F89FD8B" w14:textId="77777777" w:rsidR="00EA326E" w:rsidRPr="00312EF3" w:rsidRDefault="00EA326E">
            <w:pPr>
              <w:spacing w:line="360" w:lineRule="auto"/>
              <w:rPr>
                <w:sz w:val="20"/>
                <w:szCs w:val="20"/>
              </w:rPr>
            </w:pPr>
            <w:r w:rsidRPr="00312EF3">
              <w:rPr>
                <w:sz w:val="20"/>
                <w:szCs w:val="20"/>
              </w:rPr>
              <w:t>ESU</w:t>
            </w:r>
          </w:p>
        </w:tc>
        <w:tc>
          <w:tcPr>
            <w:tcW w:w="5874" w:type="dxa"/>
          </w:tcPr>
          <w:p w14:paraId="1BD0AC2B" w14:textId="77777777" w:rsidR="00EA326E" w:rsidRPr="00312EF3" w:rsidRDefault="00EA326E">
            <w:pPr>
              <w:spacing w:line="360" w:lineRule="auto"/>
              <w:rPr>
                <w:sz w:val="20"/>
                <w:szCs w:val="20"/>
              </w:rPr>
            </w:pPr>
            <w:r>
              <w:rPr>
                <w:sz w:val="20"/>
                <w:szCs w:val="20"/>
              </w:rPr>
              <w:t>SU corresponding to the</w:t>
            </w:r>
            <w:r w:rsidRPr="00312EF3">
              <w:rPr>
                <w:sz w:val="20"/>
                <w:szCs w:val="20"/>
              </w:rPr>
              <w:t xml:space="preserve"> </w:t>
            </w:r>
            <w:r>
              <w:rPr>
                <w:sz w:val="20"/>
                <w:szCs w:val="20"/>
              </w:rPr>
              <w:t>RM</w:t>
            </w:r>
            <w:r w:rsidRPr="00312EF3">
              <w:rPr>
                <w:sz w:val="20"/>
                <w:szCs w:val="20"/>
              </w:rPr>
              <w:t xml:space="preserve"> </w:t>
            </w:r>
          </w:p>
        </w:tc>
      </w:tr>
      <w:tr w:rsidR="00EA326E" w:rsidRPr="00312EF3" w14:paraId="24BCB6FC" w14:textId="77777777">
        <w:tc>
          <w:tcPr>
            <w:tcW w:w="2425" w:type="dxa"/>
          </w:tcPr>
          <w:p w14:paraId="03F9BAE0" w14:textId="77777777" w:rsidR="00EA326E" w:rsidRPr="00535F8E" w:rsidRDefault="00EA326E">
            <w:pPr>
              <w:spacing w:line="360" w:lineRule="auto"/>
              <w:rPr>
                <w:sz w:val="20"/>
                <w:szCs w:val="20"/>
              </w:rPr>
            </w:pPr>
            <w:r>
              <w:rPr>
                <w:sz w:val="20"/>
                <w:szCs w:val="20"/>
              </w:rPr>
              <w:t>product mapping unit</w:t>
            </w:r>
          </w:p>
        </w:tc>
        <w:tc>
          <w:tcPr>
            <w:tcW w:w="990" w:type="dxa"/>
          </w:tcPr>
          <w:p w14:paraId="1E82E28B" w14:textId="77777777" w:rsidR="00EA326E" w:rsidRPr="00312EF3" w:rsidRDefault="00EA326E">
            <w:pPr>
              <w:spacing w:line="360" w:lineRule="auto"/>
              <w:rPr>
                <w:sz w:val="20"/>
                <w:szCs w:val="20"/>
              </w:rPr>
            </w:pPr>
            <w:r>
              <w:rPr>
                <w:sz w:val="20"/>
                <w:szCs w:val="20"/>
              </w:rPr>
              <w:t>PMU</w:t>
            </w:r>
          </w:p>
        </w:tc>
        <w:tc>
          <w:tcPr>
            <w:tcW w:w="5874" w:type="dxa"/>
          </w:tcPr>
          <w:p w14:paraId="1E39A6B2" w14:textId="77777777" w:rsidR="00EA326E" w:rsidRPr="00312EF3" w:rsidRDefault="00EA326E">
            <w:pPr>
              <w:spacing w:line="360" w:lineRule="auto"/>
              <w:rPr>
                <w:sz w:val="20"/>
                <w:szCs w:val="20"/>
              </w:rPr>
            </w:pPr>
            <w:r>
              <w:rPr>
                <w:sz w:val="20"/>
                <w:szCs w:val="20"/>
              </w:rPr>
              <w:t xml:space="preserve">SU corresponding to a product measurement </w:t>
            </w:r>
          </w:p>
        </w:tc>
      </w:tr>
    </w:tbl>
    <w:p w14:paraId="76C49D7D" w14:textId="77777777" w:rsidR="00EA326E" w:rsidRDefault="00EA326E" w:rsidP="00EA326E"/>
    <w:p w14:paraId="6FDAAA3C" w14:textId="77777777" w:rsidR="00EA326E" w:rsidRDefault="00EA326E" w:rsidP="00EA326E">
      <w:pPr>
        <w:spacing w:line="360" w:lineRule="auto"/>
      </w:pPr>
    </w:p>
    <w:p w14:paraId="32C1BA4E" w14:textId="77777777" w:rsidR="00EA326E" w:rsidRDefault="00EA326E" w:rsidP="00EA326E">
      <w:pPr>
        <w:pStyle w:val="Heading2"/>
      </w:pPr>
      <w:r>
        <w:t>Measurement Instrument Definitions</w:t>
      </w:r>
    </w:p>
    <w:p w14:paraId="4D151B93" w14:textId="77777777" w:rsidR="00EA326E" w:rsidRDefault="00EA326E" w:rsidP="00EA326E">
      <w:pPr>
        <w:spacing w:line="360" w:lineRule="auto"/>
      </w:pPr>
    </w:p>
    <w:p w14:paraId="3DCFBD0E" w14:textId="7E866FA4" w:rsidR="00EA326E" w:rsidRDefault="00EA326E" w:rsidP="00EA326E">
      <w:pPr>
        <w:pStyle w:val="Caption"/>
        <w:keepNext/>
      </w:pPr>
      <w:r>
        <w:t xml:space="preserve">Table </w:t>
      </w:r>
      <w:fldSimple w:instr=" SEQ Table \* ARABIC ">
        <w:ins w:id="6087" w:author="Fernandes, Richard (he, him, his | il, le, lui)" w:date="2026-06-05T16:37:00Z" w16du:dateUtc="2026-06-05T20:37:00Z">
          <w:r w:rsidR="00855E90">
            <w:rPr>
              <w:noProof/>
            </w:rPr>
            <w:t>19</w:t>
          </w:r>
        </w:ins>
        <w:del w:id="6088" w:author="Fernandes, Richard (he, him, his | il, le, lui)" w:date="2026-05-11T11:37:00Z" w16du:dateUtc="2026-05-11T15:37:00Z">
          <w:r w:rsidDel="00CF12E0">
            <w:rPr>
              <w:noProof/>
            </w:rPr>
            <w:delText>9</w:delText>
          </w:r>
        </w:del>
      </w:fldSimple>
      <w:r>
        <w:t>.  Measurement InstrumentDefinitions</w:t>
      </w:r>
    </w:p>
    <w:tbl>
      <w:tblPr>
        <w:tblStyle w:val="TableGrid"/>
        <w:tblW w:w="0" w:type="auto"/>
        <w:tblLook w:val="04A0" w:firstRow="1" w:lastRow="0" w:firstColumn="1" w:lastColumn="0" w:noHBand="0" w:noVBand="1"/>
      </w:tblPr>
      <w:tblGrid>
        <w:gridCol w:w="2421"/>
        <w:gridCol w:w="1150"/>
        <w:gridCol w:w="5779"/>
      </w:tblGrid>
      <w:tr w:rsidR="00EA326E" w:rsidRPr="00312EF3" w14:paraId="0AFBFF6B" w14:textId="77777777">
        <w:tc>
          <w:tcPr>
            <w:tcW w:w="2425" w:type="dxa"/>
          </w:tcPr>
          <w:p w14:paraId="65949614" w14:textId="77777777" w:rsidR="00EA326E" w:rsidRPr="00312EF3" w:rsidRDefault="00EA326E">
            <w:pPr>
              <w:spacing w:line="360" w:lineRule="auto"/>
              <w:rPr>
                <w:sz w:val="20"/>
                <w:szCs w:val="20"/>
              </w:rPr>
            </w:pPr>
            <w:r w:rsidRPr="00312EF3">
              <w:rPr>
                <w:sz w:val="20"/>
                <w:szCs w:val="20"/>
              </w:rPr>
              <w:t>Term</w:t>
            </w:r>
          </w:p>
        </w:tc>
        <w:tc>
          <w:tcPr>
            <w:tcW w:w="990" w:type="dxa"/>
          </w:tcPr>
          <w:p w14:paraId="104E6EDC" w14:textId="77777777" w:rsidR="00EA326E" w:rsidRPr="00312EF3" w:rsidRDefault="00EA326E">
            <w:pPr>
              <w:spacing w:line="360" w:lineRule="auto"/>
              <w:rPr>
                <w:sz w:val="20"/>
                <w:szCs w:val="20"/>
              </w:rPr>
            </w:pPr>
            <w:r>
              <w:rPr>
                <w:sz w:val="20"/>
                <w:szCs w:val="20"/>
              </w:rPr>
              <w:t>Acronym</w:t>
            </w:r>
          </w:p>
        </w:tc>
        <w:tc>
          <w:tcPr>
            <w:tcW w:w="5874" w:type="dxa"/>
          </w:tcPr>
          <w:p w14:paraId="2BFFAF7C" w14:textId="77777777" w:rsidR="00EA326E" w:rsidRPr="00312EF3" w:rsidRDefault="00EA326E">
            <w:pPr>
              <w:spacing w:line="360" w:lineRule="auto"/>
              <w:rPr>
                <w:sz w:val="20"/>
                <w:szCs w:val="20"/>
              </w:rPr>
            </w:pPr>
            <w:r>
              <w:rPr>
                <w:sz w:val="20"/>
                <w:szCs w:val="20"/>
              </w:rPr>
              <w:t>Definition</w:t>
            </w:r>
          </w:p>
        </w:tc>
      </w:tr>
      <w:tr w:rsidR="00EA326E" w:rsidRPr="00312EF3" w14:paraId="17F87659" w14:textId="77777777">
        <w:tc>
          <w:tcPr>
            <w:tcW w:w="2425" w:type="dxa"/>
          </w:tcPr>
          <w:p w14:paraId="00825769" w14:textId="77777777" w:rsidR="00EA326E" w:rsidRPr="00D33380" w:rsidRDefault="00EA326E">
            <w:pPr>
              <w:spacing w:line="360" w:lineRule="auto"/>
              <w:rPr>
                <w:b/>
                <w:bCs/>
                <w:sz w:val="20"/>
                <w:szCs w:val="20"/>
              </w:rPr>
            </w:pPr>
            <w:r w:rsidRPr="00D33380">
              <w:rPr>
                <w:b/>
                <w:bCs/>
                <w:sz w:val="20"/>
                <w:szCs w:val="20"/>
              </w:rPr>
              <w:t>Medium resolution imaging spectrometer</w:t>
            </w:r>
          </w:p>
        </w:tc>
        <w:tc>
          <w:tcPr>
            <w:tcW w:w="990" w:type="dxa"/>
          </w:tcPr>
          <w:p w14:paraId="235FF8B7" w14:textId="77777777" w:rsidR="00EA326E" w:rsidRPr="00D33380" w:rsidRDefault="00EA326E">
            <w:pPr>
              <w:spacing w:line="360" w:lineRule="auto"/>
              <w:rPr>
                <w:b/>
                <w:bCs/>
                <w:sz w:val="20"/>
                <w:szCs w:val="20"/>
              </w:rPr>
            </w:pPr>
            <w:r w:rsidRPr="00D33380">
              <w:rPr>
                <w:b/>
                <w:bCs/>
                <w:sz w:val="20"/>
                <w:szCs w:val="20"/>
              </w:rPr>
              <w:t xml:space="preserve">Medium resolution </w:t>
            </w:r>
            <w:r w:rsidRPr="00D33380">
              <w:rPr>
                <w:b/>
                <w:bCs/>
                <w:sz w:val="20"/>
                <w:szCs w:val="20"/>
              </w:rPr>
              <w:lastRenderedPageBreak/>
              <w:t>optical imager</w:t>
            </w:r>
          </w:p>
        </w:tc>
        <w:tc>
          <w:tcPr>
            <w:tcW w:w="5874" w:type="dxa"/>
          </w:tcPr>
          <w:p w14:paraId="33D54658" w14:textId="77777777" w:rsidR="00EA326E" w:rsidRPr="00D33380" w:rsidRDefault="00EA326E">
            <w:pPr>
              <w:spacing w:line="360" w:lineRule="auto"/>
              <w:rPr>
                <w:b/>
                <w:bCs/>
                <w:sz w:val="20"/>
                <w:szCs w:val="20"/>
              </w:rPr>
            </w:pPr>
            <w:r w:rsidRPr="00D33380">
              <w:rPr>
                <w:b/>
                <w:bCs/>
                <w:sz w:val="20"/>
                <w:szCs w:val="20"/>
              </w:rPr>
              <w:lastRenderedPageBreak/>
              <w:t xml:space="preserve">Used when the number of channels is high and they are too close to be separated by dichroics and filters. The instrument spreads the radiation beam by means of a spectrometer, but </w:t>
            </w:r>
            <w:r w:rsidRPr="00D33380">
              <w:rPr>
                <w:b/>
                <w:bCs/>
                <w:sz w:val="20"/>
                <w:szCs w:val="20"/>
              </w:rPr>
              <w:lastRenderedPageBreak/>
              <w:t>thereafter only a limited number of channels is selected, that generally is re-programmable. Channels bandwidths 1-3 %, spatial resolution typically 0.5-5 km. Applicable in LEO and GEO.</w:t>
            </w:r>
          </w:p>
        </w:tc>
      </w:tr>
      <w:tr w:rsidR="00EA326E" w:rsidRPr="00312EF3" w14:paraId="7281FFFF" w14:textId="77777777">
        <w:tc>
          <w:tcPr>
            <w:tcW w:w="2425" w:type="dxa"/>
          </w:tcPr>
          <w:p w14:paraId="31E10465" w14:textId="77777777" w:rsidR="00EA326E" w:rsidRPr="00D33380" w:rsidRDefault="00EA326E">
            <w:pPr>
              <w:spacing w:line="360" w:lineRule="auto"/>
              <w:rPr>
                <w:b/>
                <w:bCs/>
                <w:sz w:val="20"/>
                <w:szCs w:val="20"/>
                <w:lang w:val="fr-CA"/>
              </w:rPr>
            </w:pPr>
            <w:r w:rsidRPr="00D33380">
              <w:rPr>
                <w:b/>
                <w:bCs/>
                <w:sz w:val="20"/>
                <w:szCs w:val="20"/>
                <w:lang w:val="fr-CA"/>
              </w:rPr>
              <w:lastRenderedPageBreak/>
              <w:t>Multispectral  imaging Vis/IR radiometer</w:t>
            </w:r>
          </w:p>
        </w:tc>
        <w:tc>
          <w:tcPr>
            <w:tcW w:w="990" w:type="dxa"/>
          </w:tcPr>
          <w:p w14:paraId="20726089" w14:textId="77777777" w:rsidR="00EA326E" w:rsidRPr="00D33380" w:rsidRDefault="00EA326E">
            <w:pPr>
              <w:spacing w:line="360" w:lineRule="auto"/>
              <w:rPr>
                <w:b/>
                <w:bCs/>
                <w:sz w:val="20"/>
                <w:szCs w:val="20"/>
              </w:rPr>
            </w:pPr>
            <w:r w:rsidRPr="00D33380">
              <w:rPr>
                <w:b/>
                <w:bCs/>
                <w:sz w:val="20"/>
                <w:szCs w:val="20"/>
              </w:rPr>
              <w:t>Optical Imager</w:t>
            </w:r>
          </w:p>
        </w:tc>
        <w:tc>
          <w:tcPr>
            <w:tcW w:w="5874" w:type="dxa"/>
          </w:tcPr>
          <w:p w14:paraId="5EEE2EB0" w14:textId="77777777" w:rsidR="00EA326E" w:rsidRPr="00D33380" w:rsidRDefault="00EA326E">
            <w:pPr>
              <w:spacing w:line="360" w:lineRule="auto"/>
              <w:rPr>
                <w:b/>
                <w:bCs/>
                <w:sz w:val="20"/>
                <w:szCs w:val="20"/>
              </w:rPr>
            </w:pPr>
            <w:r w:rsidRPr="00D33380">
              <w:rPr>
                <w:b/>
                <w:bCs/>
                <w:sz w:val="20"/>
                <w:szCs w:val="20"/>
              </w:rPr>
              <w:t>Instrument designed to address more objectives by appropriate blending of the characteristics of spectral coverage and resolution, spatial resolution, radiometric accuracy, etc.. Spectral coverage in bands of Vis, NIR, SWIR, MWIR and TIR (0.4-15 Âµm). Number of channels from a few to a few tens, separated by dichroics and filters. Channel bandwidths around 10 %. Spatial resolution typically 30m - 3 km. Applicable in LEO and GEO.</w:t>
            </w:r>
          </w:p>
        </w:tc>
      </w:tr>
      <w:tr w:rsidR="00EA326E" w:rsidRPr="00312EF3" w14:paraId="41A22AD6" w14:textId="77777777">
        <w:tc>
          <w:tcPr>
            <w:tcW w:w="2425" w:type="dxa"/>
          </w:tcPr>
          <w:p w14:paraId="0046CAEF" w14:textId="77777777" w:rsidR="00EA326E" w:rsidRPr="00D33380" w:rsidRDefault="00EA326E">
            <w:pPr>
              <w:spacing w:line="360" w:lineRule="auto"/>
              <w:rPr>
                <w:b/>
                <w:bCs/>
                <w:sz w:val="20"/>
                <w:szCs w:val="20"/>
              </w:rPr>
            </w:pPr>
            <w:r w:rsidRPr="00D33380">
              <w:rPr>
                <w:b/>
                <w:bCs/>
                <w:sz w:val="20"/>
                <w:szCs w:val="20"/>
              </w:rPr>
              <w:t xml:space="preserve">Synthetic Aperture Imaging radar  </w:t>
            </w:r>
          </w:p>
        </w:tc>
        <w:tc>
          <w:tcPr>
            <w:tcW w:w="990" w:type="dxa"/>
          </w:tcPr>
          <w:p w14:paraId="36E3D884" w14:textId="77777777" w:rsidR="00EA326E" w:rsidRPr="00D33380" w:rsidRDefault="00EA326E">
            <w:pPr>
              <w:spacing w:line="360" w:lineRule="auto"/>
              <w:rPr>
                <w:b/>
                <w:bCs/>
                <w:sz w:val="20"/>
                <w:szCs w:val="20"/>
              </w:rPr>
            </w:pPr>
            <w:r w:rsidRPr="00D33380">
              <w:rPr>
                <w:b/>
                <w:bCs/>
                <w:sz w:val="20"/>
                <w:szCs w:val="20"/>
              </w:rPr>
              <w:t>SAR</w:t>
            </w:r>
          </w:p>
        </w:tc>
        <w:tc>
          <w:tcPr>
            <w:tcW w:w="5874" w:type="dxa"/>
          </w:tcPr>
          <w:p w14:paraId="5DF60171" w14:textId="77777777" w:rsidR="00EA326E" w:rsidRPr="00D33380" w:rsidRDefault="00EA326E">
            <w:pPr>
              <w:spacing w:line="360" w:lineRule="auto"/>
              <w:rPr>
                <w:b/>
                <w:bCs/>
                <w:sz w:val="20"/>
                <w:szCs w:val="20"/>
              </w:rPr>
            </w:pPr>
            <w:r w:rsidRPr="00D33380">
              <w:rPr>
                <w:b/>
                <w:bCs/>
                <w:sz w:val="20"/>
                <w:szCs w:val="20"/>
              </w:rPr>
              <w:t>If radar is used, the problem of diffraction-limited resolution in MW still applies. In this case, however, by analysing range, azimuth and Doppler effect of the (coherent) signals, synthetic aperture can be implemented, and resolutions typically of 10-30 m can be achieved. Several combinations of polarisations in transmission and reception can be implemented. Resolution can be traded-off with swath (e.g. 30 m / 100 km or 150 m / 400 km). Interferometry between views from different passes enable appreciating changes. SAR exploiting different bands (L, S, C, X) emphasise different features. Applicable only in LEO.</w:t>
            </w:r>
          </w:p>
        </w:tc>
      </w:tr>
      <w:tr w:rsidR="00EA326E" w:rsidRPr="00312EF3" w14:paraId="36EB8031" w14:textId="77777777">
        <w:tc>
          <w:tcPr>
            <w:tcW w:w="2425" w:type="dxa"/>
          </w:tcPr>
          <w:p w14:paraId="055224F8" w14:textId="77777777" w:rsidR="00EA326E" w:rsidRPr="00535F8E" w:rsidRDefault="00EA326E">
            <w:pPr>
              <w:spacing w:line="360" w:lineRule="auto"/>
              <w:rPr>
                <w:sz w:val="20"/>
                <w:szCs w:val="20"/>
              </w:rPr>
            </w:pPr>
            <w:r w:rsidRPr="009A6A9C">
              <w:rPr>
                <w:sz w:val="20"/>
                <w:szCs w:val="20"/>
              </w:rPr>
              <w:t>Light Detection and Ranging</w:t>
            </w:r>
            <w:r>
              <w:rPr>
                <w:sz w:val="20"/>
                <w:szCs w:val="20"/>
              </w:rPr>
              <w:t xml:space="preserve"> Satel </w:t>
            </w:r>
          </w:p>
        </w:tc>
        <w:tc>
          <w:tcPr>
            <w:tcW w:w="990" w:type="dxa"/>
          </w:tcPr>
          <w:p w14:paraId="3B60EDAC" w14:textId="77777777" w:rsidR="00EA326E" w:rsidRPr="00312EF3" w:rsidRDefault="00EA326E">
            <w:pPr>
              <w:spacing w:line="360" w:lineRule="auto"/>
              <w:rPr>
                <w:sz w:val="20"/>
                <w:szCs w:val="20"/>
              </w:rPr>
            </w:pPr>
            <w:r w:rsidRPr="00312EF3">
              <w:rPr>
                <w:sz w:val="20"/>
                <w:szCs w:val="20"/>
              </w:rPr>
              <w:t>ESU</w:t>
            </w:r>
          </w:p>
        </w:tc>
        <w:tc>
          <w:tcPr>
            <w:tcW w:w="5874" w:type="dxa"/>
          </w:tcPr>
          <w:p w14:paraId="108AC670" w14:textId="77777777" w:rsidR="00EA326E" w:rsidRPr="00312EF3" w:rsidRDefault="00EA326E">
            <w:pPr>
              <w:spacing w:line="360" w:lineRule="auto"/>
              <w:rPr>
                <w:sz w:val="20"/>
                <w:szCs w:val="20"/>
              </w:rPr>
            </w:pPr>
            <w:r w:rsidRPr="009A6A9C">
              <w:rPr>
                <w:sz w:val="20"/>
                <w:szCs w:val="20"/>
              </w:rPr>
              <w:t>Lidar (Light Detection and Ranging) is a method of determining ranges using reflected laser light to produce 3D geospatial maps of a target area.</w:t>
            </w:r>
          </w:p>
        </w:tc>
      </w:tr>
      <w:tr w:rsidR="00EA326E" w:rsidRPr="00312EF3" w14:paraId="153437A0" w14:textId="77777777">
        <w:tc>
          <w:tcPr>
            <w:tcW w:w="2425" w:type="dxa"/>
          </w:tcPr>
          <w:p w14:paraId="03A1B8E9" w14:textId="77777777" w:rsidR="00EA326E" w:rsidRPr="00535F8E" w:rsidRDefault="00EA326E">
            <w:pPr>
              <w:spacing w:line="360" w:lineRule="auto"/>
              <w:rPr>
                <w:sz w:val="20"/>
                <w:szCs w:val="20"/>
              </w:rPr>
            </w:pPr>
            <w:r>
              <w:rPr>
                <w:sz w:val="20"/>
                <w:szCs w:val="20"/>
              </w:rPr>
              <w:t>product mapping unit</w:t>
            </w:r>
          </w:p>
        </w:tc>
        <w:tc>
          <w:tcPr>
            <w:tcW w:w="990" w:type="dxa"/>
          </w:tcPr>
          <w:p w14:paraId="6E3F85B4" w14:textId="77777777" w:rsidR="00EA326E" w:rsidRPr="00312EF3" w:rsidRDefault="00EA326E">
            <w:pPr>
              <w:spacing w:line="360" w:lineRule="auto"/>
              <w:rPr>
                <w:sz w:val="20"/>
                <w:szCs w:val="20"/>
              </w:rPr>
            </w:pPr>
            <w:r>
              <w:rPr>
                <w:sz w:val="20"/>
                <w:szCs w:val="20"/>
              </w:rPr>
              <w:t>PMU</w:t>
            </w:r>
          </w:p>
        </w:tc>
        <w:tc>
          <w:tcPr>
            <w:tcW w:w="5874" w:type="dxa"/>
          </w:tcPr>
          <w:p w14:paraId="15F93A09" w14:textId="77777777" w:rsidR="00EA326E" w:rsidRPr="00312EF3" w:rsidRDefault="00EA326E">
            <w:pPr>
              <w:spacing w:line="360" w:lineRule="auto"/>
              <w:rPr>
                <w:sz w:val="20"/>
                <w:szCs w:val="20"/>
              </w:rPr>
            </w:pPr>
            <w:r>
              <w:rPr>
                <w:sz w:val="20"/>
                <w:szCs w:val="20"/>
              </w:rPr>
              <w:t xml:space="preserve">SU corresponding to a product measurement </w:t>
            </w:r>
          </w:p>
        </w:tc>
      </w:tr>
    </w:tbl>
    <w:p w14:paraId="0F46AC20" w14:textId="77777777" w:rsidR="00EA326E" w:rsidRDefault="00EA326E" w:rsidP="00EA326E"/>
    <w:p w14:paraId="2546078A" w14:textId="77777777" w:rsidR="00EA326E" w:rsidRDefault="00EA326E" w:rsidP="00EA326E"/>
    <w:p w14:paraId="3292E6F5" w14:textId="5B25FDA3" w:rsidR="000814DE" w:rsidRDefault="00A86567" w:rsidP="00A86567">
      <w:pPr>
        <w:pStyle w:val="Heading1"/>
      </w:pPr>
      <w:r>
        <w:t xml:space="preserve">Supplementary Material </w:t>
      </w:r>
      <w:r w:rsidR="00EA326E">
        <w:t>S</w:t>
      </w:r>
      <w:r w:rsidR="001A1035">
        <w:t>2</w:t>
      </w:r>
      <w:r w:rsidR="00250C6F">
        <w:t xml:space="preserve"> – Product List</w:t>
      </w:r>
    </w:p>
    <w:p w14:paraId="06340971" w14:textId="77777777" w:rsidR="00A86567" w:rsidRDefault="00A86567" w:rsidP="00A86567"/>
    <w:p w14:paraId="5AA20106" w14:textId="44FB07BB" w:rsidR="00A86567" w:rsidRPr="00A86567" w:rsidRDefault="00A86567" w:rsidP="00A86567">
      <w:r>
        <w:t>List of products.</w:t>
      </w:r>
    </w:p>
    <w:p w14:paraId="340DDBBD" w14:textId="5B804063" w:rsidR="00BC2907" w:rsidRDefault="00BC2907" w:rsidP="00BC2907">
      <w:pPr>
        <w:pStyle w:val="Heading1"/>
      </w:pPr>
      <w:r>
        <w:lastRenderedPageBreak/>
        <w:t xml:space="preserve">Supplementary Material </w:t>
      </w:r>
      <w:r w:rsidR="00EA326E">
        <w:t>S</w:t>
      </w:r>
      <w:r w:rsidR="001A1035">
        <w:t>3</w:t>
      </w:r>
      <w:r w:rsidR="00250C6F">
        <w:t xml:space="preserve"> – FRM Datasets</w:t>
      </w:r>
    </w:p>
    <w:p w14:paraId="29DB7215" w14:textId="77777777" w:rsidR="00250C6F" w:rsidRDefault="00250C6F" w:rsidP="00250C6F"/>
    <w:p w14:paraId="71AE65F7" w14:textId="77777777" w:rsidR="00250C6F" w:rsidRPr="00250C6F" w:rsidRDefault="00250C6F" w:rsidP="00250C6F"/>
    <w:p w14:paraId="53E39A33" w14:textId="6232FE90" w:rsidR="00A86567" w:rsidRDefault="00A86567" w:rsidP="00A86567">
      <w:pPr>
        <w:pStyle w:val="Heading1"/>
      </w:pPr>
      <w:r>
        <w:t xml:space="preserve">Supplementary Material </w:t>
      </w:r>
      <w:r w:rsidR="00EA326E">
        <w:t>S</w:t>
      </w:r>
      <w:r w:rsidR="001A1035">
        <w:t>4</w:t>
      </w:r>
      <w:r w:rsidR="00250C6F">
        <w:t xml:space="preserve"> – Correction Factors for FRM</w:t>
      </w:r>
    </w:p>
    <w:p w14:paraId="7FF48D25" w14:textId="77777777" w:rsidR="001A1035" w:rsidRDefault="001A1035" w:rsidP="001A1035">
      <w:pPr>
        <w:pStyle w:val="Heading3"/>
      </w:pPr>
    </w:p>
    <w:p w14:paraId="79F924B2" w14:textId="1E887AB1" w:rsidR="00250C6F" w:rsidRPr="00250C6F" w:rsidRDefault="00250C6F" w:rsidP="00250C6F">
      <w:r>
        <w:t>Below is what we have for groundedEO that could be used to calibrate factors – not sure if this is within scope…</w:t>
      </w:r>
    </w:p>
    <w:p w14:paraId="63D7C34B" w14:textId="77777777" w:rsidR="001A1035" w:rsidRDefault="001A1035" w:rsidP="001A1035">
      <w:pPr>
        <w:keepNext/>
      </w:pPr>
      <w:r>
        <w:rPr>
          <w:noProof/>
        </w:rPr>
        <w:drawing>
          <wp:inline distT="0" distB="0" distL="0" distR="0" wp14:anchorId="02550C7D" wp14:editId="13CCD17C">
            <wp:extent cx="5943600" cy="3865245"/>
            <wp:effectExtent l="0" t="0" r="0" b="1905"/>
            <wp:docPr id="178016900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93375" name="Picture 1" descr="A graph of different colored lines&#10;&#10;AI-generated content may b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3865245"/>
                    </a:xfrm>
                    <a:prstGeom prst="rect">
                      <a:avLst/>
                    </a:prstGeom>
                    <a:noFill/>
                    <a:ln>
                      <a:noFill/>
                    </a:ln>
                  </pic:spPr>
                </pic:pic>
              </a:graphicData>
            </a:graphic>
          </wp:inline>
        </w:drawing>
      </w:r>
    </w:p>
    <w:p w14:paraId="676C0204" w14:textId="5EDFC9ED" w:rsidR="001A1035" w:rsidRDefault="001A1035" w:rsidP="001A1035">
      <w:pPr>
        <w:pStyle w:val="Caption"/>
        <w:rPr>
          <w:b/>
        </w:rPr>
      </w:pPr>
      <w:r>
        <w:t xml:space="preserve">Figure </w:t>
      </w:r>
      <w:fldSimple w:instr=" SEQ Figure \* ARABIC ">
        <w:ins w:id="6089" w:author="Fernandes, Richard (he, him, his | il, le, lui)" w:date="2026-06-05T16:56:00Z" w16du:dateUtc="2026-06-05T20:56:00Z">
          <w:r w:rsidR="0021360A">
            <w:rPr>
              <w:noProof/>
            </w:rPr>
            <w:t>21</w:t>
          </w:r>
        </w:ins>
        <w:del w:id="6090" w:author="Fernandes, Richard (he, him, his | il, le, lui)" w:date="2026-06-04T16:08:00Z" w16du:dateUtc="2026-06-04T20:08:00Z">
          <w:r w:rsidR="00B02277" w:rsidDel="00E020D9">
            <w:rPr>
              <w:noProof/>
            </w:rPr>
            <w:delText>12</w:delText>
          </w:r>
        </w:del>
      </w:fldSimple>
      <w:r>
        <w:t>.  Effect of clumping on LAI (not figure is in terms of of PAI to isolate effect)</w:t>
      </w:r>
    </w:p>
    <w:p w14:paraId="35963144" w14:textId="77777777" w:rsidR="001A1035" w:rsidRDefault="001A1035" w:rsidP="001A1035">
      <w:pPr>
        <w:keepNext/>
      </w:pPr>
      <w:r>
        <w:rPr>
          <w:noProof/>
        </w:rPr>
        <w:lastRenderedPageBreak/>
        <w:drawing>
          <wp:inline distT="0" distB="0" distL="0" distR="0" wp14:anchorId="338D2CC2" wp14:editId="49FAED7C">
            <wp:extent cx="4521719" cy="3733800"/>
            <wp:effectExtent l="0" t="0" r="0" b="0"/>
            <wp:docPr id="1725229031" name="Picture 8"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17109" name="Picture 8" descr="A collage of graphs&#10;&#10;AI-generated content may be incorrec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531195" cy="3741625"/>
                    </a:xfrm>
                    <a:prstGeom prst="rect">
                      <a:avLst/>
                    </a:prstGeom>
                    <a:noFill/>
                    <a:ln>
                      <a:noFill/>
                    </a:ln>
                  </pic:spPr>
                </pic:pic>
              </a:graphicData>
            </a:graphic>
          </wp:inline>
        </w:drawing>
      </w:r>
    </w:p>
    <w:p w14:paraId="5DECC110" w14:textId="51BE4F99" w:rsidR="001A1035" w:rsidRDefault="001A1035" w:rsidP="001A1035">
      <w:pPr>
        <w:pStyle w:val="Caption"/>
        <w:rPr>
          <w:b/>
        </w:rPr>
      </w:pPr>
      <w:r>
        <w:t xml:space="preserve">Figure </w:t>
      </w:r>
      <w:fldSimple w:instr=" SEQ Figure \* ARABIC ">
        <w:ins w:id="6091" w:author="Fernandes, Richard (he, him, his | il, le, lui)" w:date="2026-06-05T16:56:00Z" w16du:dateUtc="2026-06-05T20:56:00Z">
          <w:r w:rsidR="0021360A">
            <w:rPr>
              <w:noProof/>
            </w:rPr>
            <w:t>22</w:t>
          </w:r>
        </w:ins>
        <w:del w:id="6092" w:author="Fernandes, Richard (he, him, his | il, le, lui)" w:date="2026-06-04T16:08:00Z" w16du:dateUtc="2026-06-04T20:08:00Z">
          <w:r w:rsidR="00B02277" w:rsidDel="00E020D9">
            <w:rPr>
              <w:noProof/>
            </w:rPr>
            <w:delText>13</w:delText>
          </w:r>
        </w:del>
      </w:fldSimple>
      <w:r>
        <w:t>.  Effect of woody area on LAI.</w:t>
      </w:r>
    </w:p>
    <w:p w14:paraId="5EB767F7" w14:textId="77777777" w:rsidR="001A1035" w:rsidRDefault="001A1035" w:rsidP="001A1035">
      <w:pPr>
        <w:keepNext/>
      </w:pPr>
      <w:r>
        <w:rPr>
          <w:noProof/>
        </w:rPr>
        <w:drawing>
          <wp:inline distT="0" distB="0" distL="0" distR="0" wp14:anchorId="3A75942D" wp14:editId="4BC24BED">
            <wp:extent cx="4634099" cy="3790950"/>
            <wp:effectExtent l="0" t="0" r="0" b="0"/>
            <wp:docPr id="1481689954" name="Picture 7"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10793" name="Picture 7" descr="A collage of graphs&#10;&#10;AI-generated content may b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641325" cy="3796861"/>
                    </a:xfrm>
                    <a:prstGeom prst="rect">
                      <a:avLst/>
                    </a:prstGeom>
                    <a:noFill/>
                    <a:ln>
                      <a:noFill/>
                    </a:ln>
                  </pic:spPr>
                </pic:pic>
              </a:graphicData>
            </a:graphic>
          </wp:inline>
        </w:drawing>
      </w:r>
    </w:p>
    <w:p w14:paraId="3D1C50D0" w14:textId="3A7EA4F2" w:rsidR="001A1035" w:rsidRDefault="001A1035" w:rsidP="001A1035">
      <w:pPr>
        <w:pStyle w:val="Caption"/>
      </w:pPr>
      <w:r>
        <w:t xml:space="preserve">Figure </w:t>
      </w:r>
      <w:fldSimple w:instr=" SEQ Figure \* ARABIC ">
        <w:ins w:id="6093" w:author="Fernandes, Richard (he, him, his | il, le, lui)" w:date="2026-06-05T16:56:00Z" w16du:dateUtc="2026-06-05T20:56:00Z">
          <w:r w:rsidR="0021360A">
            <w:rPr>
              <w:noProof/>
            </w:rPr>
            <w:t>23</w:t>
          </w:r>
        </w:ins>
        <w:del w:id="6094" w:author="Fernandes, Richard (he, him, his | il, le, lui)" w:date="2026-06-04T16:08:00Z" w16du:dateUtc="2026-06-04T20:08:00Z">
          <w:r w:rsidR="00B02277" w:rsidDel="00E020D9">
            <w:rPr>
              <w:noProof/>
            </w:rPr>
            <w:delText>14</w:delText>
          </w:r>
        </w:del>
      </w:fldSimple>
      <w:r>
        <w:t xml:space="preserve">  Effect of woody area on FAPAR.</w:t>
      </w:r>
    </w:p>
    <w:p w14:paraId="6D657195" w14:textId="77777777" w:rsidR="001A1035" w:rsidRDefault="001A1035" w:rsidP="00A86567"/>
    <w:p w14:paraId="357B13D3" w14:textId="77777777" w:rsidR="00BC2907" w:rsidRDefault="00BC2907"/>
    <w:sectPr w:rsidR="00BC2907">
      <w:headerReference w:type="even" r:id="rId93"/>
      <w:headerReference w:type="default" r:id="rId94"/>
      <w:headerReference w:type="first" r:id="rId95"/>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Fernandes, Richard (he, him, his | il, le, lui)" w:date="2025-10-10T12:13:00Z" w:initials="">
    <w:p w14:paraId="7F6D028C" w14:textId="77777777" w:rsidR="00CB75FC" w:rsidRDefault="001A45BF">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D8059B">
        <w:rPr>
          <w:rFonts w:ascii="Arial" w:eastAsia="Arial" w:hAnsi="Arial" w:cs="Arial"/>
          <w:color w:val="000000"/>
        </w:rPr>
        <w:t>CEOS defined “medium resolution as 0.5-5km and does not specify the actual resolution for “high resolution” CEOS Missions, Instruments and Measurements Database - Survey Table Definitions and Valid Values .  I have chosen an accurate title but am open to comments.</w:t>
      </w:r>
    </w:p>
  </w:comment>
  <w:comment w:id="0" w:author="Fernandes, Richard (he, him, his | il, le, lui)" w:date="2026-05-06T09:17:00Z" w:initials="RF">
    <w:p w14:paraId="209880B3" w14:textId="77777777" w:rsidR="00E15A73" w:rsidRDefault="00600D1F" w:rsidP="00E15A73">
      <w:pPr>
        <w:pStyle w:val="CommentText"/>
      </w:pPr>
      <w:r>
        <w:rPr>
          <w:rStyle w:val="CommentReference"/>
        </w:rPr>
        <w:annotationRef/>
      </w:r>
      <w:r w:rsidR="00E15A73">
        <w:t xml:space="preserve">Revised to constrain document to thematic quality and using in-situ FRM.  Revised to broaden document to products for any extent and survey approach as user requirements and methods can vary. </w:t>
      </w:r>
    </w:p>
  </w:comment>
  <w:comment w:id="9" w:author="Fernandes, Richard (he, him, his | il, le, lui)" w:date="2025-09-24T09:15:00Z" w:initials="">
    <w:p w14:paraId="7F6D028D" w14:textId="55BA2770" w:rsidR="00CB75FC" w:rsidRDefault="001A45BF">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D8059B">
        <w:rPr>
          <w:rFonts w:ascii="Arial" w:eastAsia="Arial" w:hAnsi="Arial" w:cs="Arial"/>
          <w:color w:val="000000"/>
        </w:rPr>
        <w:t>CEOS LPV followed by coauthors</w:t>
      </w:r>
    </w:p>
  </w:comment>
  <w:comment w:id="23" w:author="Fernandes, Richard (he, him, his | il, le, lui)" w:date="2026-05-06T09:20:00Z" w:initials="RF">
    <w:p w14:paraId="1E47575C" w14:textId="77777777" w:rsidR="00C26BF4" w:rsidRDefault="00C26BF4" w:rsidP="00C26BF4">
      <w:pPr>
        <w:pStyle w:val="CommentText"/>
      </w:pPr>
      <w:r>
        <w:rPr>
          <w:rStyle w:val="CommentReference"/>
        </w:rPr>
        <w:annotationRef/>
      </w:r>
      <w:r>
        <w:t>No need now.</w:t>
      </w:r>
    </w:p>
  </w:comment>
  <w:comment w:id="35" w:author="Fernandes, Richard (he, him, his | il, le, lui)" w:date="2025-11-04T10:02:00Z" w:initials="RF">
    <w:p w14:paraId="3701F9AE" w14:textId="77777777" w:rsidR="0024144B" w:rsidRDefault="0024144B" w:rsidP="0024144B">
      <w:pPr>
        <w:pStyle w:val="CommentText"/>
      </w:pPr>
      <w:r>
        <w:rPr>
          <w:rStyle w:val="CommentReference"/>
        </w:rPr>
        <w:annotationRef/>
      </w:r>
      <w:r>
        <w:t>This is for brevity.  If you see text where we need to break this out please indicate.</w:t>
      </w:r>
    </w:p>
  </w:comment>
  <w:comment w:id="37" w:author="Fernandes, Richard (he, him, his | il, le, lui)" w:date="2025-11-13T09:38:00Z" w:initials="RF">
    <w:p w14:paraId="2742E1AA" w14:textId="3D2F7167" w:rsidR="00DC2BC5" w:rsidRDefault="00DC2BC5" w:rsidP="00DC2BC5">
      <w:pPr>
        <w:pStyle w:val="CommentText"/>
      </w:pPr>
      <w:r>
        <w:rPr>
          <w:rStyle w:val="CommentReference"/>
        </w:rPr>
        <w:annotationRef/>
      </w:r>
      <w:r>
        <w:t>This follows from the GCOS definition - submerged vegetation not included.</w:t>
      </w:r>
    </w:p>
  </w:comment>
  <w:comment w:id="38" w:author="Fernandes, Richard (he, him, his | il, le, lui)" w:date="2025-09-24T09:12:00Z" w:initials="">
    <w:p w14:paraId="2FCB9178" w14:textId="5878B1AC" w:rsidR="005433A3" w:rsidRDefault="001A45BF" w:rsidP="005433A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5433A3">
        <w:rPr>
          <w:rFonts w:ascii="Arial" w:eastAsia="Arial" w:hAnsi="Arial" w:cs="Arial"/>
          <w:color w:val="000000"/>
        </w:rPr>
        <w:t>These are the first citation in english I am aware of.  Please add precedent ones if you know them.</w:t>
      </w:r>
    </w:p>
  </w:comment>
  <w:comment w:id="40" w:author="Fernandes, Richard (he, him, his | il, le, lui)" w:date="2026-05-19T10:43:00Z" w:initials="RF">
    <w:p w14:paraId="6A6755D5" w14:textId="77777777" w:rsidR="00EF14B9" w:rsidRDefault="00EF14B9" w:rsidP="00EF14B9">
      <w:pPr>
        <w:pStyle w:val="CommentText"/>
      </w:pPr>
      <w:r>
        <w:rPr>
          <w:rStyle w:val="CommentReference"/>
        </w:rPr>
        <w:annotationRef/>
      </w:r>
      <w:r>
        <w:t>We actually define some terms in the text just not to have the reader go back and forth BUT please indicate if you feel they only need to be in appendix.</w:t>
      </w:r>
    </w:p>
  </w:comment>
  <w:comment w:id="49" w:author="Fernandes, Richard (he, him, his | il, le, lui)" w:date="2025-11-04T10:02:00Z" w:initials="RF">
    <w:p w14:paraId="0909D4CE" w14:textId="77777777" w:rsidR="004467FB" w:rsidRDefault="004467FB" w:rsidP="004467FB">
      <w:pPr>
        <w:pStyle w:val="CommentText"/>
      </w:pPr>
      <w:r>
        <w:rPr>
          <w:rStyle w:val="CommentReference"/>
        </w:rPr>
        <w:annotationRef/>
      </w:r>
      <w:r>
        <w:t>This is for brevity.  If you see text where we need to break this out please indicate.</w:t>
      </w:r>
    </w:p>
  </w:comment>
  <w:comment w:id="56" w:author="Fernandes, Richard (he, him, his | il, le, lui)" w:date="2025-11-04T10:03:00Z" w:initials="RF">
    <w:p w14:paraId="4DBF8A4C" w14:textId="77777777" w:rsidR="00B676EF" w:rsidRDefault="00B676EF" w:rsidP="00B676EF">
      <w:pPr>
        <w:pStyle w:val="CommentText"/>
      </w:pPr>
      <w:r>
        <w:rPr>
          <w:rStyle w:val="CommentReference"/>
        </w:rPr>
        <w:annotationRef/>
      </w:r>
      <w:r>
        <w:t>These are only UN panels.  CEOS is tasked by UNFCCC to do validation.  We could add others as supplementary material if you desire.</w:t>
      </w:r>
    </w:p>
  </w:comment>
  <w:comment w:id="71" w:author="Fernandes, Richard (he, him, his | il, le, lui)" w:date="2025-11-13T09:39:00Z" w:initials="RF">
    <w:p w14:paraId="661B8A18" w14:textId="77777777" w:rsidR="00D21ED7" w:rsidRDefault="00D21ED7" w:rsidP="00D21ED7">
      <w:pPr>
        <w:pStyle w:val="CommentText"/>
      </w:pPr>
      <w:r>
        <w:rPr>
          <w:rStyle w:val="CommentReference"/>
        </w:rPr>
        <w:annotationRef/>
      </w:r>
      <w:r>
        <w:t>This is a technical CEOS term.  While there are a lot of other ways to map LAI and FAPAR CEOS is concerned with ways using CEOS approved datasets including input data.</w:t>
      </w:r>
    </w:p>
  </w:comment>
  <w:comment w:id="127" w:author="Fernandes, Richard (he, him, his | il, le, lui)" w:date="2025-09-24T09:06:00Z" w:initials="">
    <w:p w14:paraId="5E35739F" w14:textId="7C99A8C6" w:rsidR="005433A3" w:rsidRDefault="001A45BF" w:rsidP="005433A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5433A3">
        <w:rPr>
          <w:rFonts w:ascii="Arial" w:eastAsia="Arial" w:hAnsi="Arial" w:cs="Arial"/>
          <w:color w:val="000000"/>
        </w:rPr>
        <w:t>Additional references of surveys of each SDRs use for LAI and FAPAR would be useful.</w:t>
      </w:r>
    </w:p>
  </w:comment>
  <w:comment w:id="176" w:author="Fernandes, Richard (he, him, his | il, le, lui)" w:date="2026-05-06T10:48:00Z" w:initials="RF">
    <w:p w14:paraId="1C6D0A61" w14:textId="77777777" w:rsidR="0034277D" w:rsidRDefault="0034277D" w:rsidP="0034277D">
      <w:pPr>
        <w:pStyle w:val="CommentText"/>
      </w:pPr>
      <w:r>
        <w:rPr>
          <w:rStyle w:val="CommentReference"/>
        </w:rPr>
        <w:annotationRef/>
      </w:r>
      <w:r>
        <w:t>This is defacto and implictly signals the adoption of JGCM principles.  Not sure if we need to state this.</w:t>
      </w:r>
    </w:p>
  </w:comment>
  <w:comment w:id="362" w:author="Fernandes, Richard (he, him, his | il, le, lui)" w:date="2025-11-04T10:23:00Z" w:initials="RF">
    <w:p w14:paraId="21059C54" w14:textId="77777777" w:rsidR="00977735" w:rsidRDefault="00977735" w:rsidP="00977735">
      <w:pPr>
        <w:pStyle w:val="CommentText"/>
      </w:pPr>
      <w:r>
        <w:rPr>
          <w:rStyle w:val="CommentReference"/>
        </w:rPr>
        <w:annotationRef/>
      </w:r>
      <w:r>
        <w:t>GCOS uses the word “uncertainty” oin their tables but clarifies it as a multiple of standard deviations.  The default multiple is 2 but both CEOS and the CGOS text implies it is 1 standard deviation for LAI and FAPAR.</w:t>
      </w:r>
    </w:p>
  </w:comment>
  <w:comment w:id="366" w:author="Fernandes, Richard (he, him, his | il, le, lui)" w:date="2025-11-12T15:12:00Z" w:initials="RF">
    <w:p w14:paraId="6F4B0C64" w14:textId="77777777" w:rsidR="00977735" w:rsidRDefault="00977735" w:rsidP="00977735">
      <w:pPr>
        <w:pStyle w:val="CommentText"/>
      </w:pPr>
      <w:r>
        <w:rPr>
          <w:rStyle w:val="CommentReference"/>
        </w:rPr>
        <w:annotationRef/>
      </w:r>
      <w:r>
        <w:t>See Table 1 footnote on SI units.</w:t>
      </w:r>
    </w:p>
  </w:comment>
  <w:comment w:id="504" w:author="Fernandes, Richard (he, him, his | il, le, lui)" w:date="2026-05-19T11:44:00Z" w:initials="RF">
    <w:p w14:paraId="006A11D8" w14:textId="77777777" w:rsidR="00363984" w:rsidRDefault="00363984" w:rsidP="00363984">
      <w:pPr>
        <w:pStyle w:val="CommentText"/>
      </w:pPr>
      <w:r>
        <w:rPr>
          <w:rStyle w:val="CommentReference"/>
        </w:rPr>
        <w:annotationRef/>
      </w:r>
      <w:r>
        <w:t>This section is added since while GCOS does not specify accuracy it is commonly specified.  This also gives us a chance to discuss JGCM 2021 versus Widlowski, 2015.</w:t>
      </w:r>
    </w:p>
  </w:comment>
  <w:comment w:id="519" w:author="Fernandes, Richard (he, him, his | il, le, lui)" w:date="2026-05-19T11:47:00Z" w:initials="RF">
    <w:p w14:paraId="017885E0" w14:textId="77777777" w:rsidR="001D0095" w:rsidRDefault="001D0095" w:rsidP="001D0095">
      <w:pPr>
        <w:pStyle w:val="CommentText"/>
      </w:pPr>
      <w:r>
        <w:rPr>
          <w:rStyle w:val="CommentReference"/>
        </w:rPr>
        <w:annotationRef/>
      </w:r>
      <w:r>
        <w:t>Widlowski 2015 is correct that accuracy cannot be quantified with known uncertainty and bias in te absence of a reference value.  However, that is why the concept of coverage interval exists. In this case, this is equivalent to using a JGCM Type B approach to assigning an uncertainty to the reference measurement that is very likely to include the reference value.  A patahlogical solution would be to use the maximum range possible (e.g. for FAPAR 0-1, for LAI 0-10).</w:t>
      </w:r>
    </w:p>
  </w:comment>
  <w:comment w:id="591" w:author="Fernandes, Richard (he, him, his | il, le, lui)" w:date="2025-11-04T10:33:00Z" w:initials="RF">
    <w:p w14:paraId="466FE42A" w14:textId="77777777" w:rsidR="00F72CB5" w:rsidRDefault="00F72CB5" w:rsidP="00F72CB5">
      <w:pPr>
        <w:pStyle w:val="CommentText"/>
      </w:pPr>
      <w:r>
        <w:rPr>
          <w:rStyle w:val="CommentReference"/>
        </w:rPr>
        <w:annotationRef/>
      </w:r>
      <w:r>
        <w:t>Level 0 and 1 are not geophysical</w:t>
      </w:r>
    </w:p>
  </w:comment>
  <w:comment w:id="641" w:author="Fernandes, Richard (he, him, his | il, le, lui)" w:date="2026-05-19T11:58:00Z" w:initials="RF">
    <w:p w14:paraId="467FE5A8" w14:textId="77777777" w:rsidR="00451D6D" w:rsidRDefault="00451D6D" w:rsidP="00451D6D">
      <w:pPr>
        <w:pStyle w:val="CommentText"/>
      </w:pPr>
      <w:r>
        <w:rPr>
          <w:rStyle w:val="CommentReference"/>
        </w:rPr>
        <w:annotationRef/>
      </w:r>
      <w:r>
        <w:t>This is the major gap in current validation studies that is partly addressed in Camacho et al. 2025 but as we discuss later, not exactly.</w:t>
      </w:r>
    </w:p>
  </w:comment>
  <w:comment w:id="733" w:author="Fernandes, Richard (he, him, his | il, le, lui)" w:date="2025-11-13T09:45:00Z" w:initials="RF">
    <w:p w14:paraId="69164262" w14:textId="77777777" w:rsidR="00BB0F39" w:rsidRDefault="00BB0F39" w:rsidP="00BB0F39">
      <w:pPr>
        <w:pStyle w:val="CommentText"/>
      </w:pPr>
      <w:r>
        <w:rPr>
          <w:rStyle w:val="CommentReference"/>
        </w:rPr>
        <w:annotationRef/>
      </w:r>
      <w:r>
        <w:t>This is critical for validation.  Unlike quality assessment, validation tests conformity to specifications.  The output is the likelhood of conformity and not statistics such as the dispersion of apparent errors.  These statistics are inputs to the conformity test.</w:t>
      </w:r>
    </w:p>
  </w:comment>
  <w:comment w:id="743" w:author="Fernandes, Richard (he, him, his | il, le, lui)" w:date="2025-11-12T14:47:00Z" w:initials="RF">
    <w:p w14:paraId="15FDA649" w14:textId="77777777" w:rsidR="00BB0F39" w:rsidRDefault="00BB0F39" w:rsidP="00BB0F39">
      <w:pPr>
        <w:pStyle w:val="CommentText"/>
      </w:pPr>
      <w:r>
        <w:rPr>
          <w:rStyle w:val="CommentReference"/>
        </w:rPr>
        <w:annotationRef/>
      </w:r>
      <w:r>
        <w:t xml:space="preserve">This is the term JGCM uses for numbers determined from observations.  It is better than “metrics” that remote sensing field often uses which has a specific meaning in mathematical analysis.  </w:t>
      </w:r>
    </w:p>
  </w:comment>
  <w:comment w:id="884" w:author="Fernandes, Richard (he, him, his | il, le, lui)" w:date="2025-11-04T10:18:00Z" w:initials="RF">
    <w:p w14:paraId="6BA27945" w14:textId="77777777" w:rsidR="00EE6E10" w:rsidRDefault="00EE6E10" w:rsidP="00EE6E10">
      <w:pPr>
        <w:pStyle w:val="CommentText"/>
      </w:pPr>
      <w:r>
        <w:rPr>
          <w:rStyle w:val="CommentReference"/>
        </w:rPr>
        <w:annotationRef/>
      </w:r>
      <w:r>
        <w:t>Leaves are organs of vasular plants so anything else is excluded.</w:t>
      </w:r>
    </w:p>
  </w:comment>
  <w:comment w:id="887" w:author="Fernandes, Richard (he, him, his | il, le, lui)" w:date="2025-11-04T10:19:00Z" w:initials="RF">
    <w:p w14:paraId="53134E24" w14:textId="77777777" w:rsidR="00EE6E10" w:rsidRDefault="00EE6E10" w:rsidP="00EE6E10">
      <w:pPr>
        <w:pStyle w:val="CommentText"/>
      </w:pPr>
      <w:r>
        <w:rPr>
          <w:rStyle w:val="CommentReference"/>
        </w:rPr>
        <w:annotationRef/>
      </w:r>
      <w:r>
        <w:t>Submerged vegetation is of interest but out of scope as LAI/FAPAR are terrestrial biophysical quantities according to GCOS.</w:t>
      </w:r>
    </w:p>
  </w:comment>
  <w:comment w:id="894" w:author="Fernandes, Richard (he, him, his | il, le, lui)" w:date="2025-11-12T15:11:00Z" w:initials="RF">
    <w:p w14:paraId="26A9A182" w14:textId="77777777" w:rsidR="00EE6E10" w:rsidRDefault="00EE6E10" w:rsidP="00EE6E10">
      <w:pPr>
        <w:pStyle w:val="CommentText"/>
      </w:pPr>
      <w:r>
        <w:rPr>
          <w:rStyle w:val="CommentReference"/>
        </w:rPr>
        <w:annotationRef/>
      </w:r>
      <w:r>
        <w:t>Please feel free to comment.  It should not change the methods but consensus or differences would be useful to document.</w:t>
      </w:r>
    </w:p>
  </w:comment>
  <w:comment w:id="1104" w:author="Fernandes, Richard (he, him, his | il, le, lui)" w:date="2025-10-24T10:45:00Z" w:initials="">
    <w:p w14:paraId="5B9C5E28" w14:textId="77777777" w:rsidR="00C6585F" w:rsidRDefault="00C6585F" w:rsidP="00C6585F">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land cover protocol forms the basis of our methods.  This is useful since both LAI/FAPAR errors and the conditions causing these errors depend on land cover.</w:t>
      </w:r>
    </w:p>
  </w:comment>
  <w:comment w:id="1121" w:author="Fernandes, Richard (he, him, his | il, le, lui)" w:date="2025-11-12T16:27:00Z" w:initials="RF">
    <w:p w14:paraId="18D5165A" w14:textId="77777777" w:rsidR="00C6585F" w:rsidRDefault="00C6585F" w:rsidP="00C6585F">
      <w:pPr>
        <w:pStyle w:val="CommentText"/>
      </w:pPr>
      <w:r>
        <w:rPr>
          <w:rStyle w:val="CommentReference"/>
        </w:rPr>
        <w:annotationRef/>
      </w:r>
      <w:r>
        <w:t>This is recursive.  The matchups need uncertainties which can be from Type A or Type B validation ...</w:t>
      </w:r>
    </w:p>
  </w:comment>
  <w:comment w:id="4218" w:author="Fernandes, Richard (he, him, his | il, le, lui)" w:date="2025-09-24T09:06:00Z" w:initials="">
    <w:p w14:paraId="7085367B" w14:textId="77777777" w:rsidR="00DF0B7C" w:rsidRDefault="001A45BF" w:rsidP="00DF0B7C">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DF0B7C">
        <w:rPr>
          <w:rFonts w:ascii="Arial" w:eastAsia="Arial" w:hAnsi="Arial" w:cs="Arial"/>
          <w:color w:val="000000"/>
        </w:rPr>
        <w:t>Additional references restricted to coarse resolution product would be appreciated</w:t>
      </w:r>
    </w:p>
  </w:comment>
  <w:comment w:id="4248" w:author="Fernandes, Richard (he, him, his | il, le, lui)" w:date="2025-09-24T09:06:00Z" w:initials="">
    <w:p w14:paraId="772DB534" w14:textId="7273DBFF" w:rsidR="00B77651" w:rsidRDefault="001A45BF" w:rsidP="00B7765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B77651">
        <w:rPr>
          <w:rFonts w:ascii="Arial" w:eastAsia="Arial" w:hAnsi="Arial" w:cs="Arial"/>
          <w:color w:val="000000"/>
        </w:rPr>
        <w:t>Additional references restricted to coarse resolution product would be appreciated</w:t>
      </w:r>
    </w:p>
  </w:comment>
  <w:comment w:id="4240" w:author="Fernandes, Richard (he, him, his | il, le, lui)" w:date="2025-11-04T10:05:00Z" w:initials="RF">
    <w:p w14:paraId="3C88D1EB" w14:textId="77777777" w:rsidR="00571B0D" w:rsidRDefault="00571B0D" w:rsidP="00571B0D">
      <w:pPr>
        <w:pStyle w:val="CommentText"/>
      </w:pPr>
      <w:r>
        <w:rPr>
          <w:rStyle w:val="CommentReference"/>
        </w:rPr>
        <w:annotationRef/>
      </w:r>
      <w:r>
        <w:t>Please add.</w:t>
      </w:r>
    </w:p>
  </w:comment>
  <w:comment w:id="4270" w:author="Fernandes, Richard (he, him, his | il, le, lui)" w:date="2025-11-04T10:11:00Z" w:initials="RF">
    <w:p w14:paraId="5CDE1862" w14:textId="77777777" w:rsidR="00AD669C" w:rsidRDefault="00AD669C" w:rsidP="00C92CB4">
      <w:pPr>
        <w:pStyle w:val="CommentText"/>
      </w:pPr>
      <w:r>
        <w:rPr>
          <w:rStyle w:val="CommentReference"/>
        </w:rPr>
        <w:annotationRef/>
      </w:r>
      <w:r>
        <w:t>This will be a major shift from Fernandes et al., 2014.</w:t>
      </w:r>
    </w:p>
  </w:comment>
  <w:comment w:id="4271" w:author="Fernandes, Richard (he, him, his | il, le, lui)" w:date="2025-11-13T09:41:00Z" w:initials="RF">
    <w:p w14:paraId="297E04F8" w14:textId="77777777" w:rsidR="00DC2BC5" w:rsidRDefault="00DC2BC5" w:rsidP="00DC2BC5">
      <w:pPr>
        <w:pStyle w:val="CommentText"/>
      </w:pPr>
      <w:r>
        <w:rPr>
          <w:rStyle w:val="CommentReference"/>
        </w:rPr>
        <w:annotationRef/>
      </w:r>
      <w:r>
        <w:t>Please add</w:t>
      </w:r>
    </w:p>
  </w:comment>
  <w:comment w:id="4278" w:author="Fernandes, Richard (he, him, his | il, le, lui)" w:date="2025-10-24T10:47:00Z" w:initials="">
    <w:p w14:paraId="65F75F58" w14:textId="576B94DB" w:rsidR="00C92CB4" w:rsidRDefault="001A45BF" w:rsidP="00C92CB4">
      <w:pPr>
        <w:pStyle w:val="CommentText"/>
      </w:pPr>
      <w:r>
        <w:rPr>
          <w:rStyle w:val="CommentReference"/>
        </w:rPr>
        <w:annotationRef/>
      </w:r>
      <w:r w:rsidR="00C92CB4">
        <w:rPr>
          <w:color w:val="000000"/>
        </w:rPr>
        <w:t>This is the box that defines this paper.  I understand there is other work to be done but one RSE paper needs to be finite.</w:t>
      </w:r>
    </w:p>
  </w:comment>
  <w:comment w:id="4287" w:author="Fernandes, Richard (he, him, his | il, le, lui)" w:date="2025-11-12T14:42:00Z" w:initials="RF">
    <w:p w14:paraId="4B972467" w14:textId="77777777" w:rsidR="00C92CB4" w:rsidRDefault="00C92CB4" w:rsidP="00C92CB4">
      <w:pPr>
        <w:pStyle w:val="CommentText"/>
      </w:pPr>
      <w:r>
        <w:rPr>
          <w:rStyle w:val="CommentReference"/>
        </w:rPr>
        <w:annotationRef/>
      </w:r>
      <w:r>
        <w:t>I recommend all coauthors read this since the terms are not conventional for remote sensing in some cases.</w:t>
      </w:r>
    </w:p>
  </w:comment>
  <w:comment w:id="4288" w:author="Fernandes, Richard (he, him, his | il, le, lui)" w:date="2025-11-03T16:35:00Z" w:initials="RF">
    <w:p w14:paraId="1B145F67" w14:textId="201F9013" w:rsidR="009D3801" w:rsidRDefault="009D3801" w:rsidP="009D3801">
      <w:pPr>
        <w:pStyle w:val="CommentText"/>
      </w:pPr>
      <w:r>
        <w:rPr>
          <w:rStyle w:val="CommentReference"/>
        </w:rPr>
        <w:annotationRef/>
      </w:r>
      <w:r>
        <w:t>Includes WMO terms</w:t>
      </w:r>
    </w:p>
  </w:comment>
  <w:comment w:id="4298" w:author="Fernandes, Richard (he, him, his | il, le, lui)" w:date="2025-11-13T09:45:00Z" w:initials="RF">
    <w:p w14:paraId="0AC8F72D" w14:textId="77777777" w:rsidR="00DC2BC5" w:rsidRDefault="00DC2BC5" w:rsidP="00DC2BC5">
      <w:pPr>
        <w:pStyle w:val="CommentText"/>
      </w:pPr>
      <w:r>
        <w:rPr>
          <w:rStyle w:val="CommentReference"/>
        </w:rPr>
        <w:annotationRef/>
      </w:r>
      <w:r>
        <w:t>This is critical for validation.  Unlike quality assessment, validation tests conformity to specifications.  The output is the likelhood of conformity and not statistics such as the dispersion of apparent errors.  These statistics are inputs to the conformity test.</w:t>
      </w:r>
    </w:p>
  </w:comment>
  <w:comment w:id="4303" w:author="Fernandes, Richard (he, him, his | il, le, lui)" w:date="2025-11-12T14:47:00Z" w:initials="RF">
    <w:p w14:paraId="15E0E8DF" w14:textId="77777777" w:rsidR="00DC2BC5" w:rsidRDefault="00A36289" w:rsidP="00DC2BC5">
      <w:pPr>
        <w:pStyle w:val="CommentText"/>
      </w:pPr>
      <w:r>
        <w:rPr>
          <w:rStyle w:val="CommentReference"/>
        </w:rPr>
        <w:annotationRef/>
      </w:r>
      <w:r w:rsidR="00DC2BC5">
        <w:t xml:space="preserve">This is the term JGCM uses for numbers determined from observations.  It is better than “metrics” that remote sensing field often uses which has a specific meaning in mathematical analysis.  </w:t>
      </w:r>
    </w:p>
  </w:comment>
  <w:comment w:id="4304" w:author="Fernandes, Richard (he, him, his | il, le, lui)" w:date="2025-11-12T14:48:00Z" w:initials="RF">
    <w:p w14:paraId="52D73B8C" w14:textId="6513C739" w:rsidR="00A36289" w:rsidRDefault="00A36289" w:rsidP="00A36289">
      <w:pPr>
        <w:pStyle w:val="CommentText"/>
      </w:pPr>
      <w:r>
        <w:rPr>
          <w:rStyle w:val="CommentReference"/>
        </w:rPr>
        <w:annotationRef/>
      </w:r>
      <w:r>
        <w:t>This is later important.  Not all parameters are statistics but , according to JGCM, all statistics are parameters</w:t>
      </w:r>
    </w:p>
  </w:comment>
  <w:comment w:id="4312" w:author="Fernandes, Richard (he, him, his | il, le, lui)" w:date="2025-11-04T10:14:00Z" w:initials="RF">
    <w:p w14:paraId="33B6358B" w14:textId="6FF30BB9" w:rsidR="00AD669C" w:rsidRDefault="00AD669C" w:rsidP="00AD669C">
      <w:pPr>
        <w:pStyle w:val="CommentText"/>
      </w:pPr>
      <w:r>
        <w:rPr>
          <w:rStyle w:val="CommentReference"/>
        </w:rPr>
        <w:annotationRef/>
      </w:r>
      <w:r>
        <w:t>Please add.  Esp. from countries outside EU</w:t>
      </w:r>
    </w:p>
  </w:comment>
  <w:comment w:id="4319" w:author="Fernandes, Richard (he, him, his | il, le, lui)" w:date="2025-11-04T10:15:00Z" w:initials="RF">
    <w:p w14:paraId="3C94F27F" w14:textId="77777777" w:rsidR="00A530CA" w:rsidRDefault="00A530CA" w:rsidP="00A530CA">
      <w:pPr>
        <w:pStyle w:val="CommentText"/>
      </w:pPr>
      <w:r>
        <w:rPr>
          <w:rStyle w:val="CommentReference"/>
        </w:rPr>
        <w:annotationRef/>
      </w:r>
      <w:r>
        <w:t>This is a strong scope on THIS paper.  We can add supplementary material if you want to consider other requirements,</w:t>
      </w:r>
    </w:p>
  </w:comment>
  <w:comment w:id="4328" w:author="Fernandes, Richard (he, him, his | il, le, lui)" w:date="2025-11-04T10:16:00Z" w:initials="RF">
    <w:p w14:paraId="52E369B8" w14:textId="77777777" w:rsidR="00AD669C" w:rsidRDefault="00AD669C" w:rsidP="00AD669C">
      <w:pPr>
        <w:pStyle w:val="CommentText"/>
      </w:pPr>
      <w:r>
        <w:rPr>
          <w:rStyle w:val="CommentReference"/>
        </w:rPr>
        <w:annotationRef/>
      </w:r>
      <w:r>
        <w:t>This is a parallel process from CEOS.  It is meant to decouple the issue of defiining detailed aspects of LAI/FAPAR from the validation method.  You will be solicited for input to the Fernandes et al., 2024a,b documents before new year,</w:t>
      </w:r>
    </w:p>
  </w:comment>
  <w:comment w:id="4329" w:author="Fernandes, Richard (he, him, his | il, le, lui)" w:date="2025-11-12T14:58:00Z" w:initials="RF">
    <w:p w14:paraId="27EB0602" w14:textId="77777777" w:rsidR="001926DE" w:rsidRDefault="001926DE" w:rsidP="001926DE">
      <w:pPr>
        <w:pStyle w:val="CommentText"/>
      </w:pPr>
      <w:r>
        <w:rPr>
          <w:rStyle w:val="CommentReference"/>
        </w:rPr>
        <w:annotationRef/>
      </w:r>
      <w:r>
        <w:t xml:space="preserve">This is mandatory for JGCM.  A Product named LAI must be validated assuming its measureand is LAI.  On the other hand, one can validate other products (PAIeffective) with respect to LAI user requirements to test fit for purpose.  </w:t>
      </w:r>
    </w:p>
  </w:comment>
  <w:comment w:id="4336" w:author="Fernandes, Richard (he, him, his | il, le, lui)" w:date="2025-11-12T15:10:00Z" w:initials="RF">
    <w:p w14:paraId="4C6D88F3" w14:textId="77777777" w:rsidR="00653E40" w:rsidRDefault="00653E40" w:rsidP="00653E40">
      <w:pPr>
        <w:pStyle w:val="CommentText"/>
      </w:pPr>
      <w:r>
        <w:rPr>
          <w:rStyle w:val="CommentReference"/>
        </w:rPr>
        <w:annotationRef/>
      </w:r>
      <w:r>
        <w:t xml:space="preserve">The term “condition” has a meaning under JGCM.  </w:t>
      </w:r>
    </w:p>
  </w:comment>
  <w:comment w:id="4379" w:author="Fernandes, Richard (he, him, his | il, le, lui)" w:date="2025-11-04T10:18:00Z" w:initials="RF">
    <w:p w14:paraId="270C7702" w14:textId="268DD6AE" w:rsidR="00AD669C" w:rsidRDefault="00AD669C" w:rsidP="00AD669C">
      <w:pPr>
        <w:pStyle w:val="CommentText"/>
      </w:pPr>
      <w:r>
        <w:rPr>
          <w:rStyle w:val="CommentReference"/>
        </w:rPr>
        <w:annotationRef/>
      </w:r>
      <w:r>
        <w:t>Leaves are organs of vasular plants so anything else is excluded.</w:t>
      </w:r>
    </w:p>
  </w:comment>
  <w:comment w:id="4382" w:author="Fernandes, Richard (he, him, his | il, le, lui)" w:date="2025-11-04T10:19:00Z" w:initials="RF">
    <w:p w14:paraId="01814F74" w14:textId="77777777" w:rsidR="00AD669C" w:rsidRDefault="00AD669C" w:rsidP="00AD669C">
      <w:pPr>
        <w:pStyle w:val="CommentText"/>
      </w:pPr>
      <w:r>
        <w:rPr>
          <w:rStyle w:val="CommentReference"/>
        </w:rPr>
        <w:annotationRef/>
      </w:r>
      <w:r>
        <w:t>Submerged vegetation is of interest but out of scope as LAI/FAPAR are terrestrial biophysical quantities according to GCOS.</w:t>
      </w:r>
    </w:p>
  </w:comment>
  <w:comment w:id="4385" w:author="Fernandes, Richard (he, him, his | il, le, lui)" w:date="2025-11-12T15:11:00Z" w:initials="RF">
    <w:p w14:paraId="2C884B1C" w14:textId="77777777" w:rsidR="00653E40" w:rsidRDefault="00653E40" w:rsidP="00653E40">
      <w:pPr>
        <w:pStyle w:val="CommentText"/>
      </w:pPr>
      <w:r>
        <w:rPr>
          <w:rStyle w:val="CommentReference"/>
        </w:rPr>
        <w:annotationRef/>
      </w:r>
      <w:r>
        <w:t>Please feel free to comment.  It should not change the methods but consensus or differences would be useful to document.</w:t>
      </w:r>
    </w:p>
  </w:comment>
  <w:comment w:id="4406" w:author="Fernandes, Richard (he, him, his | il, le, lui)" w:date="2025-11-03T16:51:00Z" w:initials="RF">
    <w:p w14:paraId="4BC596B0" w14:textId="77777777" w:rsidR="00785DB2" w:rsidRDefault="00C12425" w:rsidP="00785DB2">
      <w:pPr>
        <w:pStyle w:val="CommentText"/>
      </w:pPr>
      <w:r>
        <w:rPr>
          <w:rStyle w:val="CommentReference"/>
        </w:rPr>
        <w:annotationRef/>
      </w:r>
      <w:r w:rsidR="00785DB2">
        <w:t xml:space="preserve">These are proposed and can be updated before we publish but CEOS must adhere to the plain language interpretation  unless this is an obvious mistake or we get direction from GCOS.   </w:t>
      </w:r>
    </w:p>
  </w:comment>
  <w:comment w:id="4407" w:author="Fernandes, Richard (he, him, his | il, le, lui)" w:date="2025-11-13T09:52:00Z" w:initials="RF">
    <w:p w14:paraId="578208A1" w14:textId="77777777" w:rsidR="00785DB2" w:rsidRDefault="00785DB2" w:rsidP="00785DB2">
      <w:pPr>
        <w:pStyle w:val="CommentText"/>
      </w:pPr>
      <w:r>
        <w:rPr>
          <w:rStyle w:val="CommentReference"/>
        </w:rPr>
        <w:annotationRef/>
      </w:r>
      <w:r>
        <w:t>The proposed CEOS definition of green is because current imaging methods for fiducial reference measurements interpret green using visual cues.  A biological definition such as Cab concentration would be hard to verify with reference measurements.</w:t>
      </w:r>
    </w:p>
  </w:comment>
  <w:comment w:id="4414" w:author="Fernandes, Richard (he, him, his | il, le, lui)" w:date="2025-11-12T15:12:00Z" w:initials="RF">
    <w:p w14:paraId="651E00B8" w14:textId="6110E13E" w:rsidR="00653E40" w:rsidRDefault="00653E40" w:rsidP="00653E40">
      <w:pPr>
        <w:pStyle w:val="CommentText"/>
      </w:pPr>
      <w:r>
        <w:rPr>
          <w:rStyle w:val="CommentReference"/>
        </w:rPr>
        <w:annotationRef/>
      </w:r>
      <w:r>
        <w:t>This is JGCM wording.</w:t>
      </w:r>
    </w:p>
  </w:comment>
  <w:comment w:id="4418" w:author="Fernandes, Richard (he, him, his | il, le, lui)" w:date="2025-11-13T09:53:00Z" w:initials="RF">
    <w:p w14:paraId="5F9DF2AB" w14:textId="77777777" w:rsidR="00785DB2" w:rsidRDefault="00785DB2" w:rsidP="00785DB2">
      <w:pPr>
        <w:pStyle w:val="CommentText"/>
      </w:pPr>
      <w:r>
        <w:rPr>
          <w:rStyle w:val="CommentReference"/>
        </w:rPr>
        <w:annotationRef/>
      </w:r>
      <w:r>
        <w:t>GCOS words not mine</w:t>
      </w:r>
    </w:p>
  </w:comment>
  <w:comment w:id="4423" w:author="Fernandes, Richard (he, him, his | il, le, lui)" w:date="2025-11-03T16:57:00Z" w:initials="RF">
    <w:p w14:paraId="0EC1DA69" w14:textId="4EE434F8" w:rsidR="00A60554" w:rsidRDefault="00A60554" w:rsidP="00A60554">
      <w:pPr>
        <w:pStyle w:val="CommentText"/>
      </w:pPr>
      <w:r>
        <w:rPr>
          <w:rStyle w:val="CommentReference"/>
        </w:rPr>
        <w:annotationRef/>
      </w:r>
      <w:r>
        <w:t xml:space="preserve">This is verbatim to highlight ambiguities.  </w:t>
      </w:r>
    </w:p>
  </w:comment>
  <w:comment w:id="4438" w:author="Fernandes, Richard (he, him, his | il, le, lui)" w:date="2025-11-12T15:13:00Z" w:initials="RF">
    <w:p w14:paraId="2A4E78B7" w14:textId="77777777" w:rsidR="00653E40" w:rsidRDefault="00653E40" w:rsidP="00653E40">
      <w:pPr>
        <w:pStyle w:val="CommentText"/>
      </w:pPr>
      <w:r>
        <w:rPr>
          <w:rStyle w:val="CommentReference"/>
        </w:rPr>
        <w:annotationRef/>
      </w:r>
      <w:r>
        <w:t>I understand requirements are different outside of GCOS.  The method needs a requirement - it could be reapplied for others.</w:t>
      </w:r>
    </w:p>
  </w:comment>
  <w:comment w:id="4537" w:author="Fernandes, Richard (he, him, his | il, le, lui)" w:date="2025-11-04T10:23:00Z" w:initials="RF">
    <w:p w14:paraId="1C6CFEDF" w14:textId="6A296A23" w:rsidR="00425C7A" w:rsidRDefault="00CF71B0" w:rsidP="00425C7A">
      <w:pPr>
        <w:pStyle w:val="CommentText"/>
      </w:pPr>
      <w:r>
        <w:rPr>
          <w:rStyle w:val="CommentReference"/>
        </w:rPr>
        <w:annotationRef/>
      </w:r>
      <w:r w:rsidR="00425C7A">
        <w:t>GCOS uses the word “uncertainty” oin their tables but clarifies it as a multiple of standard deviations.  The default multiple is 2 but both CEOS and the CGOS text implies it is 1 standard deviation for LAI and FAPAR.</w:t>
      </w:r>
    </w:p>
  </w:comment>
  <w:comment w:id="4540" w:author="Fernandes, Richard (he, him, his | il, le, lui)" w:date="2025-11-12T15:12:00Z" w:initials="RF">
    <w:p w14:paraId="125A69A0" w14:textId="77777777" w:rsidR="00653E40" w:rsidRDefault="00653E40" w:rsidP="00653E40">
      <w:pPr>
        <w:pStyle w:val="CommentText"/>
      </w:pPr>
      <w:r>
        <w:rPr>
          <w:rStyle w:val="CommentReference"/>
        </w:rPr>
        <w:annotationRef/>
      </w:r>
      <w:r>
        <w:t>See Table 1 footnote on SI units.</w:t>
      </w:r>
    </w:p>
  </w:comment>
  <w:comment w:id="4583" w:author="Fernandes, Richard (he, him, his | il, le, lui)" w:date="2025-11-12T15:14:00Z" w:initials="RF">
    <w:p w14:paraId="09731BE1" w14:textId="77777777" w:rsidR="00653E40" w:rsidRDefault="00653E40" w:rsidP="00653E40">
      <w:pPr>
        <w:pStyle w:val="CommentText"/>
      </w:pPr>
      <w:r>
        <w:rPr>
          <w:rStyle w:val="CommentReference"/>
        </w:rPr>
        <w:annotationRef/>
      </w:r>
      <w:r>
        <w:t>Not sure if this is a easy to understand definition.  Is there a better internationally accepted version.</w:t>
      </w:r>
    </w:p>
  </w:comment>
  <w:comment w:id="4584" w:author="Fernandes, Richard (he, him, his | il, le, lui)" w:date="2025-11-04T10:24:00Z" w:initials="RF">
    <w:p w14:paraId="114C3494" w14:textId="6E0D666D" w:rsidR="00CF71B0" w:rsidRDefault="00CF71B0" w:rsidP="00CF71B0">
      <w:pPr>
        <w:pStyle w:val="CommentText"/>
      </w:pPr>
      <w:r>
        <w:rPr>
          <w:rStyle w:val="CommentReference"/>
        </w:rPr>
        <w:annotationRef/>
      </w:r>
      <w:r>
        <w:t>An international definition is appreciated if someone knows one.</w:t>
      </w:r>
    </w:p>
  </w:comment>
  <w:comment w:id="4591" w:author="Fernandes, Richard (he, him, his | il, le, lui)" w:date="2025-11-03T17:05:00Z" w:initials="RF">
    <w:p w14:paraId="48D915C8" w14:textId="77777777" w:rsidR="00CF71B0" w:rsidRDefault="00CF71B0" w:rsidP="00CF71B0">
      <w:pPr>
        <w:pStyle w:val="CommentText"/>
      </w:pPr>
      <w:r>
        <w:rPr>
          <w:rStyle w:val="CommentReference"/>
        </w:rPr>
        <w:annotationRef/>
      </w:r>
      <w:r>
        <w:t>Help here with references</w:t>
      </w:r>
    </w:p>
  </w:comment>
  <w:comment w:id="4592" w:author="Fernandes, Richard (he, him, his | il, le, lui)" w:date="2025-11-04T10:25:00Z" w:initials="RF">
    <w:p w14:paraId="18B2EA4C" w14:textId="77777777" w:rsidR="00CF71B0" w:rsidRDefault="00CF71B0" w:rsidP="00CF71B0">
      <w:pPr>
        <w:pStyle w:val="CommentText"/>
      </w:pPr>
      <w:r>
        <w:rPr>
          <w:rStyle w:val="CommentReference"/>
        </w:rPr>
        <w:annotationRef/>
      </w:r>
      <w:r>
        <w:t>I am not aware of  decametric synoptic products from SAR or other wavelengths</w:t>
      </w:r>
    </w:p>
  </w:comment>
  <w:comment w:id="4596" w:author="Fernandes, Richard (he, him, his | il, le, lui)" w:date="2025-11-12T15:15:00Z" w:initials="RF">
    <w:p w14:paraId="18AD3896" w14:textId="77777777" w:rsidR="00653E40" w:rsidRDefault="00653E40" w:rsidP="00653E40">
      <w:pPr>
        <w:pStyle w:val="CommentText"/>
      </w:pPr>
      <w:r>
        <w:rPr>
          <w:rStyle w:val="CommentReference"/>
        </w:rPr>
        <w:annotationRef/>
      </w:r>
      <w:r>
        <w:t>This is a placeholder - please fill in if you are product or algorithm custodian.</w:t>
      </w:r>
    </w:p>
  </w:comment>
  <w:comment w:id="4809" w:author="Fernandes, Richard (he, him, his | il, le, lui)" w:date="2025-11-13T09:55:00Z" w:initials="RF">
    <w:p w14:paraId="30C7C2E0" w14:textId="77777777" w:rsidR="00785DB2" w:rsidRDefault="00785DB2" w:rsidP="00785DB2">
      <w:pPr>
        <w:pStyle w:val="CommentText"/>
      </w:pPr>
      <w:r>
        <w:rPr>
          <w:rStyle w:val="CommentReference"/>
        </w:rPr>
        <w:annotationRef/>
      </w:r>
      <w:r>
        <w:t xml:space="preserve">Note we use MMU here to describe bot a space and time interval.  </w:t>
      </w:r>
    </w:p>
  </w:comment>
  <w:comment w:id="4813" w:author="Fernandes, Richard (he, him, his | il, le, lui)" w:date="2025-11-04T10:28:00Z" w:initials="RF">
    <w:p w14:paraId="35F8453A" w14:textId="30104CB6" w:rsidR="00CF71B0" w:rsidRDefault="00CF71B0" w:rsidP="00CF71B0">
      <w:pPr>
        <w:pStyle w:val="CommentText"/>
      </w:pPr>
      <w:r>
        <w:rPr>
          <w:rStyle w:val="CommentReference"/>
        </w:rPr>
        <w:annotationRef/>
      </w:r>
      <w:r>
        <w:t>Verify</w:t>
      </w:r>
    </w:p>
  </w:comment>
  <w:comment w:id="4814" w:author="Fernandes, Richard (he, him, his | il, le, lui)" w:date="2025-11-04T10:30:00Z" w:initials="RF">
    <w:p w14:paraId="53EDAFD1" w14:textId="77777777" w:rsidR="00CF71B0" w:rsidRDefault="00CF71B0" w:rsidP="00CF71B0">
      <w:pPr>
        <w:pStyle w:val="CommentText"/>
      </w:pPr>
      <w:r>
        <w:rPr>
          <w:rStyle w:val="CommentReference"/>
        </w:rPr>
        <w:annotationRef/>
      </w:r>
      <w:r>
        <w:t>I don’t think we have time to do this before deadline.  We already need to validate stability.</w:t>
      </w:r>
    </w:p>
  </w:comment>
  <w:comment w:id="4815" w:author="Fernandes, Richard (he, him, his | il, le, lui)" w:date="2025-11-04T10:31:00Z" w:initials="RF">
    <w:p w14:paraId="3C25908C" w14:textId="77777777" w:rsidR="00CF71B0" w:rsidRDefault="00CF71B0" w:rsidP="00CF71B0">
      <w:pPr>
        <w:pStyle w:val="CommentText"/>
      </w:pPr>
      <w:r>
        <w:rPr>
          <w:rStyle w:val="CommentReference"/>
        </w:rPr>
        <w:annotationRef/>
      </w:r>
      <w:r>
        <w:t>This comment is mainly to indicate we feel that L3 decametric products could generally meet the 10d requirement.</w:t>
      </w:r>
    </w:p>
  </w:comment>
  <w:comment w:id="4822" w:author="Fernandes, Richard (he, him, his | il, le, lui)" w:date="2025-11-04T10:33:00Z" w:initials="RF">
    <w:p w14:paraId="44C20554" w14:textId="77777777" w:rsidR="00537C01" w:rsidRDefault="00537C01" w:rsidP="00537C01">
      <w:pPr>
        <w:pStyle w:val="CommentText"/>
      </w:pPr>
      <w:r>
        <w:rPr>
          <w:rStyle w:val="CommentReference"/>
        </w:rPr>
        <w:annotationRef/>
      </w:r>
      <w:r>
        <w:t>Level 0 and 1 are not geophysical</w:t>
      </w:r>
    </w:p>
  </w:comment>
  <w:comment w:id="4849" w:author="Fernandes, Richard (he, him, his | il, le, lui)" w:date="2025-11-13T10:00:00Z" w:initials="RF">
    <w:p w14:paraId="7976C219" w14:textId="77777777" w:rsidR="00621040" w:rsidRDefault="00621040" w:rsidP="00621040">
      <w:pPr>
        <w:pStyle w:val="CommentText"/>
      </w:pPr>
      <w:r>
        <w:rPr>
          <w:rStyle w:val="CommentReference"/>
        </w:rPr>
        <w:annotationRef/>
      </w:r>
      <w:r>
        <w:t>The yhat symbol is used a lot.  The curly brackets are on purpose to denote a set.</w:t>
      </w:r>
    </w:p>
  </w:comment>
  <w:comment w:id="4855" w:author="Fernandes, Richard (he, him, his | il, le, lui)" w:date="2025-11-12T15:51:00Z" w:initials="RF">
    <w:p w14:paraId="17330E15" w14:textId="77777777" w:rsidR="00621040" w:rsidRDefault="00BF54CA" w:rsidP="00621040">
      <w:pPr>
        <w:pStyle w:val="CommentText"/>
      </w:pPr>
      <w:r>
        <w:rPr>
          <w:rStyle w:val="CommentReference"/>
        </w:rPr>
        <w:annotationRef/>
      </w:r>
      <w:r w:rsidR="00621040">
        <w:t>This has been missing in previous validation studies.  Current reference measurement sample is so limited in terms of conditions that it is a priori unlikely to be synoptically representative.  This issue is dealt with quantitatively in this method by the response design.</w:t>
      </w:r>
    </w:p>
  </w:comment>
  <w:comment w:id="4900" w:author="Fernandes, Richard (he, him, his | il, le, lui)" w:date="2025-11-12T16:00:00Z" w:initials="RF">
    <w:p w14:paraId="2896B49F" w14:textId="05BF7E83" w:rsidR="00BF54CA" w:rsidRDefault="00BF54CA" w:rsidP="00BF54CA">
      <w:pPr>
        <w:pStyle w:val="CommentText"/>
      </w:pPr>
      <w:r>
        <w:rPr>
          <w:rStyle w:val="CommentReference"/>
        </w:rPr>
        <w:annotationRef/>
      </w:r>
      <w:r>
        <w:t>This is most relevant to the methods.</w:t>
      </w:r>
    </w:p>
  </w:comment>
  <w:comment w:id="4909" w:author="Fernandes, Richard (he, him, his | il, le, lui)" w:date="2025-11-12T16:05:00Z" w:initials="RF">
    <w:p w14:paraId="3DCA2081" w14:textId="77777777" w:rsidR="005D68BE" w:rsidRDefault="005D68BE" w:rsidP="005D68BE">
      <w:pPr>
        <w:pStyle w:val="CommentText"/>
      </w:pPr>
      <w:r>
        <w:rPr>
          <w:rStyle w:val="CommentReference"/>
        </w:rPr>
        <w:annotationRef/>
      </w:r>
      <w:r>
        <w:t>This seems to be have assumed in prior FRM validation based on JGCM.  The definition of uncertainty assumes bias is first removed from dispersion.  This is easy for industrial applications but harder here.</w:t>
      </w:r>
    </w:p>
  </w:comment>
  <w:comment w:id="4912" w:author="Fernandes, Richard (he, him, his | il, le, lui)" w:date="2025-11-12T16:04:00Z" w:initials="RF">
    <w:p w14:paraId="2019D0AD" w14:textId="77777777" w:rsidR="00621040" w:rsidRDefault="00621040" w:rsidP="00621040">
      <w:pPr>
        <w:pStyle w:val="CommentText"/>
      </w:pPr>
      <w:r>
        <w:rPr>
          <w:rStyle w:val="CommentReference"/>
        </w:rPr>
        <w:annotationRef/>
      </w:r>
      <w:r>
        <w:t>u and not mu</w:t>
      </w:r>
    </w:p>
  </w:comment>
  <w:comment w:id="4941" w:author="Fernandes, Richard (he, him, his | il, le, lui)" w:date="2025-11-12T16:10:00Z" w:initials="RF">
    <w:p w14:paraId="7ABF584D" w14:textId="77777777" w:rsidR="00E54939" w:rsidRDefault="005D68BE" w:rsidP="00E54939">
      <w:pPr>
        <w:pStyle w:val="CommentText"/>
      </w:pPr>
      <w:r>
        <w:rPr>
          <w:rStyle w:val="CommentReference"/>
        </w:rPr>
        <w:annotationRef/>
      </w:r>
      <w:r w:rsidR="00E54939">
        <w:t>Repeatability conditions are “conditions” as defined earlier.  Hence they correspond to sources of error and not arbitrary characteristics of sensor or environment during product measurement.</w:t>
      </w:r>
    </w:p>
  </w:comment>
  <w:comment w:id="4942" w:author="Fernandes, Richard (he, him, his | il, le, lui)" w:date="2025-11-13T10:09:00Z" w:initials="RF">
    <w:p w14:paraId="00BF6ED7" w14:textId="77777777" w:rsidR="00E54939" w:rsidRDefault="00E54939" w:rsidP="00E54939">
      <w:pPr>
        <w:pStyle w:val="CommentText"/>
      </w:pPr>
      <w:r>
        <w:rPr>
          <w:rStyle w:val="CommentReference"/>
        </w:rPr>
        <w:annotationRef/>
      </w:r>
      <w:r>
        <w:t>Repeatbility conditions can be controlled when validating lab measurement devices but are hard to control for LAI/FAPAR measurements since the conditions vary so much.  Previous studies (Camacho et al., 2024) assumed each matchup corresponded to repeated measurements by applying a producer supplied matchup uncertainty - this does not conform with CEOS Stage 3,4 that requires validation based on in-situ measurements and not producer uncertainty estimates.  Here we step back an validate using multiple measurements for each land cover/LAI conditions and not for a single measurement.</w:t>
      </w:r>
    </w:p>
  </w:comment>
  <w:comment w:id="4948" w:author="Fernandes, Richard (he, him, his | il, le, lui)" w:date="2025-11-12T16:11:00Z" w:initials="RF">
    <w:p w14:paraId="65D66E19" w14:textId="77777777" w:rsidR="00E54939" w:rsidRDefault="00E54939" w:rsidP="00E54939">
      <w:pPr>
        <w:pStyle w:val="CommentText"/>
      </w:pPr>
      <w:r>
        <w:rPr>
          <w:rStyle w:val="CommentReference"/>
        </w:rPr>
        <w:annotationRef/>
      </w:r>
      <w:r>
        <w:t>JGCM term for what I would normally call “the measurement error”</w:t>
      </w:r>
    </w:p>
  </w:comment>
  <w:comment w:id="4957" w:author="Fernandes, Richard (he, him, his | il, le, lui)" w:date="2025-11-12T16:12:00Z" w:initials="RF">
    <w:p w14:paraId="3A0946AC" w14:textId="77777777" w:rsidR="00E54939" w:rsidRDefault="00E54939" w:rsidP="00E54939">
      <w:pPr>
        <w:pStyle w:val="CommentText"/>
      </w:pPr>
      <w:r>
        <w:rPr>
          <w:rStyle w:val="CommentReference"/>
        </w:rPr>
        <w:annotationRef/>
      </w:r>
      <w:r>
        <w:t>Note use of y_tilde and not y here since we only have a reference measurement as reference</w:t>
      </w:r>
    </w:p>
  </w:comment>
  <w:comment w:id="4962" w:author="Fernandes, Richard (he, him, his | il, le, lui)" w:date="2025-11-12T16:10:00Z" w:initials="RF">
    <w:p w14:paraId="00D14E2C" w14:textId="1A04DA87" w:rsidR="005D68BE" w:rsidRDefault="005D68BE" w:rsidP="005D68BE">
      <w:pPr>
        <w:pStyle w:val="CommentText"/>
      </w:pPr>
      <w:r>
        <w:rPr>
          <w:rStyle w:val="CommentReference"/>
        </w:rPr>
        <w:annotationRef/>
      </w:r>
      <w:r>
        <w:t xml:space="preserve">The word apparent comes in when we need to assume we have access to an estimate of the true value.  </w:t>
      </w:r>
    </w:p>
  </w:comment>
  <w:comment w:id="4983" w:author="Fernandes, Richard (he, him, his | il, le, lui)" w:date="2025-11-12T16:16:00Z" w:initials="RF">
    <w:p w14:paraId="720BF1BF" w14:textId="77777777" w:rsidR="00E75A94" w:rsidRDefault="00E75A94" w:rsidP="00E75A94">
      <w:pPr>
        <w:pStyle w:val="CommentText"/>
      </w:pPr>
      <w:r>
        <w:rPr>
          <w:rStyle w:val="CommentReference"/>
        </w:rPr>
        <w:annotationRef/>
      </w:r>
      <w:r>
        <w:t>JGCM does not give a detailed description as they don’t recommend quantifying apparent accuracy.  A JGCM reference or FRM reference is appreciated.</w:t>
      </w:r>
    </w:p>
  </w:comment>
  <w:comment w:id="4998" w:author="Fernandes, Richard (he, him, his | il, le, lui)" w:date="2025-11-12T16:17:00Z" w:initials="RF">
    <w:p w14:paraId="18A2A747" w14:textId="77777777" w:rsidR="00E75A94" w:rsidRDefault="00E75A94" w:rsidP="00E75A94">
      <w:pPr>
        <w:pStyle w:val="CommentText"/>
      </w:pPr>
      <w:r>
        <w:rPr>
          <w:rStyle w:val="CommentReference"/>
        </w:rPr>
        <w:annotationRef/>
      </w:r>
      <w:r>
        <w:t>This is more rigorous than the Justice et al. definition from ceos 20 years ago.</w:t>
      </w:r>
    </w:p>
  </w:comment>
  <w:comment w:id="5006" w:author="Fernandes, Richard (he, him, his | il, le, lui)" w:date="2025-11-04T14:32:00Z" w:initials="RF">
    <w:p w14:paraId="20A52B80" w14:textId="6BCE646E" w:rsidR="00176F7B" w:rsidRDefault="00176F7B" w:rsidP="00176F7B">
      <w:pPr>
        <w:pStyle w:val="CommentText"/>
      </w:pPr>
      <w:r>
        <w:rPr>
          <w:rStyle w:val="CommentReference"/>
        </w:rPr>
        <w:annotationRef/>
      </w:r>
      <w:r>
        <w:t>This is not “exclusive or” so both can be used</w:t>
      </w:r>
    </w:p>
  </w:comment>
  <w:comment w:id="5007" w:author="Fernandes, Richard (he, him, his | il, le, lui)" w:date="2025-11-12T16:18:00Z" w:initials="RF">
    <w:p w14:paraId="47D65ABD" w14:textId="77777777" w:rsidR="00E75A94" w:rsidRDefault="00E75A94" w:rsidP="00E75A94">
      <w:pPr>
        <w:pStyle w:val="CommentText"/>
      </w:pPr>
      <w:r>
        <w:rPr>
          <w:rStyle w:val="CommentReference"/>
        </w:rPr>
        <w:annotationRef/>
      </w:r>
      <w:r>
        <w:t>Do we need to state this</w:t>
      </w:r>
    </w:p>
  </w:comment>
  <w:comment w:id="5008" w:author="Fernandes, Richard (he, him, his | il, le, lui)" w:date="2025-11-04T16:57:00Z" w:initials="RF">
    <w:p w14:paraId="642100F1" w14:textId="2E5979D1" w:rsidR="00E220F1" w:rsidRDefault="00E220F1" w:rsidP="00E220F1">
      <w:pPr>
        <w:pStyle w:val="CommentText"/>
      </w:pPr>
      <w:r>
        <w:rPr>
          <w:rStyle w:val="CommentReference"/>
        </w:rPr>
        <w:annotationRef/>
      </w:r>
      <w:r>
        <w:t>Sounds strange but this is actually what they write</w:t>
      </w:r>
    </w:p>
  </w:comment>
  <w:comment w:id="5009" w:author="Fernandes, Richard (he, him, his | il, le, lui)" w:date="2025-11-12T16:19:00Z" w:initials="RF">
    <w:p w14:paraId="6F0F3A78" w14:textId="77777777" w:rsidR="00E75A94" w:rsidRDefault="00E75A94" w:rsidP="00E75A94">
      <w:pPr>
        <w:pStyle w:val="CommentText"/>
      </w:pPr>
      <w:r>
        <w:rPr>
          <w:rStyle w:val="CommentReference"/>
        </w:rPr>
        <w:annotationRef/>
      </w:r>
      <w:r>
        <w:t>Type A = frequentist, Type B = baysean.  Type A does not apply outside of the population of observations a priori.  Type B uses priors to allow Type A to apply outside observations.</w:t>
      </w:r>
    </w:p>
  </w:comment>
  <w:comment w:id="5032" w:author="Fernandes, Richard (he, him, his | il, le, lui)" w:date="2025-10-24T10:45:00Z" w:initials="">
    <w:p w14:paraId="66E8B596" w14:textId="3A9DDFA6" w:rsidR="00050AD1" w:rsidRDefault="001A45BF" w:rsidP="00050AD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50AD1">
        <w:rPr>
          <w:rFonts w:ascii="Arial" w:eastAsia="Arial" w:hAnsi="Arial" w:cs="Arial"/>
          <w:color w:val="000000"/>
        </w:rPr>
        <w:t>This land cover protocol forms the basis of our methods.  This is useful since both LAI/FAPAR errors and the conditions causing these errors depend on land cover.</w:t>
      </w:r>
    </w:p>
  </w:comment>
  <w:comment w:id="5044" w:author="Fernandes, Richard (he, him, his | il, le, lui)" w:date="2025-11-12T16:27:00Z" w:initials="RF">
    <w:p w14:paraId="70AE2061" w14:textId="77777777" w:rsidR="008B3FBE" w:rsidRDefault="008B3FBE" w:rsidP="008B3FBE">
      <w:pPr>
        <w:pStyle w:val="CommentText"/>
      </w:pPr>
      <w:r>
        <w:rPr>
          <w:rStyle w:val="CommentReference"/>
        </w:rPr>
        <w:annotationRef/>
      </w:r>
      <w:r>
        <w:t>This is recursive.  The matchups need uncertainties which can be from Type A or Type B validation ...</w:t>
      </w:r>
    </w:p>
  </w:comment>
  <w:comment w:id="5052" w:author="Fernandes, Richard (he, him, his | il, le, lui)" w:date="2025-10-24T10:51:00Z" w:initials="">
    <w:p w14:paraId="7F6D02A7" w14:textId="2F44867C" w:rsidR="00CB75FC" w:rsidRDefault="001A45BF">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D8059B">
        <w:rPr>
          <w:rFonts w:ascii="Arial" w:eastAsia="Arial" w:hAnsi="Arial" w:cs="Arial"/>
          <w:color w:val="000000"/>
        </w:rPr>
        <w:t>Note my use of abbreviation for brevity.  I use their math symbols as well when precision is really needed.  Tell me if some are distracting.</w:t>
      </w:r>
    </w:p>
  </w:comment>
  <w:comment w:id="5053" w:author="Luke Brown" w:date="2025-10-29T18:14:00Z" w:initials="LB">
    <w:p w14:paraId="0DB485F1" w14:textId="77777777" w:rsidR="006B282D" w:rsidRDefault="006B282D" w:rsidP="006B282D">
      <w:pPr>
        <w:pStyle w:val="CommentText"/>
      </w:pPr>
      <w:r>
        <w:rPr>
          <w:rStyle w:val="CommentReference"/>
        </w:rPr>
        <w:annotationRef/>
      </w:r>
      <w:r>
        <w:t>I feel it’s not necessary but let’s see how others feel about readability</w:t>
      </w:r>
    </w:p>
  </w:comment>
  <w:comment w:id="5055" w:author="Fernandes, Richard (he, him, his | il, le, lui)" w:date="2025-10-16T12:24:00Z" w:initials="">
    <w:p w14:paraId="7F6D02A8" w14:textId="1AEA0AAB" w:rsidR="00CB75FC" w:rsidRDefault="001A45BF">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D8059B">
        <w:rPr>
          <w:rFonts w:ascii="Arial" w:eastAsia="Arial" w:hAnsi="Arial" w:cs="Arial"/>
          <w:color w:val="000000"/>
        </w:rPr>
        <w:t>We can add more if they introduce new ideas but I hesitate to list ALL validation methods</w:t>
      </w:r>
    </w:p>
  </w:comment>
  <w:comment w:id="5059" w:author="Fernandes, Richard (he, him, his | il, le, lui)" w:date="2025-10-24T10:51:00Z" w:initials="">
    <w:p w14:paraId="7F6D02A9" w14:textId="77777777" w:rsidR="00CB75FC" w:rsidRDefault="001A45BF">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D8059B">
        <w:rPr>
          <w:rFonts w:ascii="Arial" w:eastAsia="Arial" w:hAnsi="Arial" w:cs="Arial"/>
          <w:color w:val="000000"/>
        </w:rPr>
        <w:t>Happy to add more studies that dealt with this issue</w:t>
      </w:r>
    </w:p>
  </w:comment>
  <w:comment w:id="5063" w:author="Fernandes, Richard (he, him, his | il, le, lui)" w:date="2025-10-24T10:53:00Z" w:initials="">
    <w:p w14:paraId="7F6D02AA" w14:textId="45C802E3" w:rsidR="00CB75FC" w:rsidRDefault="001A45BF">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D8059B">
        <w:rPr>
          <w:rFonts w:ascii="Arial" w:eastAsia="Arial" w:hAnsi="Arial" w:cs="Arial"/>
          <w:color w:val="000000"/>
        </w:rPr>
        <w:t>Gaps that don’t fit in these boxes are most likely not critical to validation.  Please add this filter to any gaps you want to add.</w:t>
      </w:r>
    </w:p>
  </w:comment>
  <w:comment w:id="5087" w:author="Fernandes, Richard (he, him, his | il, le, lui)" w:date="2025-10-16T16:44:00Z" w:initials="RF">
    <w:p w14:paraId="40923CE5" w14:textId="77777777" w:rsidR="005109A0" w:rsidRDefault="005109A0" w:rsidP="005109A0">
      <w:pPr>
        <w:pStyle w:val="CommentText"/>
      </w:pPr>
      <w:r>
        <w:rPr>
          <w:rStyle w:val="CommentReference"/>
        </w:rPr>
        <w:annotationRef/>
      </w:r>
      <w:r>
        <w:t>Sites from coauthors to be added.</w:t>
      </w:r>
    </w:p>
  </w:comment>
  <w:comment w:id="5095" w:author="Fernandes, Richard (he, him, his | il, le, lui)" w:date="2025-10-24T11:08:00Z" w:initials="">
    <w:p w14:paraId="34EF2B36" w14:textId="77777777" w:rsidR="0045030B" w:rsidRDefault="001A45BF" w:rsidP="004503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45030B">
        <w:rPr>
          <w:rFonts w:ascii="Arial" w:eastAsia="Arial" w:hAnsi="Arial" w:cs="Arial"/>
          <w:color w:val="000000"/>
        </w:rPr>
        <w:t>RF and LB to check.</w:t>
      </w:r>
    </w:p>
  </w:comment>
  <w:comment w:id="5135" w:author="Fernandes, Richard (he, him, his | il, le, lui)" w:date="2025-10-24T11:28:00Z" w:initials="">
    <w:p w14:paraId="2195672D" w14:textId="77777777" w:rsidR="006C31B1" w:rsidRDefault="001A45BF" w:rsidP="006C31B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6C31B1">
        <w:rPr>
          <w:rFonts w:ascii="Arial" w:eastAsia="Arial" w:hAnsi="Arial" w:cs="Arial"/>
          <w:color w:val="000000"/>
        </w:rPr>
        <w:t>Feel free to add.  Must be a study that destructive samples the site - can use allometry for the site itself but not general allometric equations.</w:t>
      </w:r>
    </w:p>
  </w:comment>
  <w:comment w:id="5141" w:author="Fernandes, Richard (he, him, his | il, le, lui)" w:date="2025-11-12T16:51:00Z" w:initials="RF">
    <w:p w14:paraId="1385A344" w14:textId="77777777" w:rsidR="0075790A" w:rsidRDefault="0075790A" w:rsidP="0075790A">
      <w:pPr>
        <w:pStyle w:val="CommentText"/>
      </w:pPr>
      <w:r>
        <w:rPr>
          <w:rStyle w:val="CommentReference"/>
        </w:rPr>
        <w:annotationRef/>
      </w:r>
      <w:r>
        <w:t>This is for an AFM paper… anyone feel like addressing this?</w:t>
      </w:r>
    </w:p>
  </w:comment>
  <w:comment w:id="5181" w:author="Fernandes, Richard (he, him, his | il, le, lui)" w:date="2025-11-12T16:55:00Z" w:initials="RF">
    <w:p w14:paraId="7CB7E3D8" w14:textId="77777777" w:rsidR="00412FBC" w:rsidRDefault="00412FBC" w:rsidP="00412FBC">
      <w:pPr>
        <w:pStyle w:val="CommentText"/>
      </w:pPr>
      <w:r>
        <w:rPr>
          <w:rStyle w:val="CommentReference"/>
        </w:rPr>
        <w:annotationRef/>
      </w:r>
      <w:r>
        <w:t>I have not actually defined methods for this - I feel many of you will have ideas.  We need to present reasonable solutions with worked out examples for the datasets in this paper - or identify this as a gap we cant solve presently.</w:t>
      </w:r>
    </w:p>
  </w:comment>
  <w:comment w:id="5198" w:author="Fernandes, Richard (he, him, his | il, le, lui)" w:date="2025-10-16T19:02:00Z" w:initials="">
    <w:p w14:paraId="76BA2E39" w14:textId="0AEC062F" w:rsidR="002F7674" w:rsidRDefault="001A45BF" w:rsidP="002F7674">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2F7674">
        <w:rPr>
          <w:rFonts w:ascii="Arial" w:eastAsia="Arial" w:hAnsi="Arial" w:cs="Arial"/>
          <w:color w:val="000000"/>
        </w:rPr>
        <w:t>The +/- are the confidence interval of the model and not predictions.  We could also do this as a funcion of product LAI.</w:t>
      </w:r>
    </w:p>
  </w:comment>
  <w:comment w:id="5299" w:author="Fernandes, Richard (he, him, his | il, le, lui)" w:date="2025-10-24T12:00:00Z" w:initials="">
    <w:p w14:paraId="7F6D02C0" w14:textId="77777777" w:rsidR="00CB75FC" w:rsidRDefault="001A45BF">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D8059B">
        <w:rPr>
          <w:rFonts w:ascii="Arial" w:eastAsia="Arial" w:hAnsi="Arial" w:cs="Arial"/>
          <w:color w:val="000000"/>
        </w:rPr>
        <w:t>You will see a lot of statistical terms and symbols.  There are critical to avoid misinterpretation.  If you feel they can be simplified without making the meaning more vague please indicate.</w:t>
      </w:r>
    </w:p>
  </w:comment>
  <w:comment w:id="5300" w:author="Luke Brown" w:date="2025-10-30T18:26:00Z" w:initials="LB">
    <w:p w14:paraId="6194AFC8" w14:textId="77777777" w:rsidR="0071430E" w:rsidRDefault="0071430E" w:rsidP="0071430E">
      <w:pPr>
        <w:pStyle w:val="CommentText"/>
      </w:pPr>
      <w:r>
        <w:rPr>
          <w:rStyle w:val="CommentReference"/>
        </w:rPr>
        <w:annotationRef/>
      </w:r>
      <w:r>
        <w:t>My concern here is that we need to keep this accessible to a fairly broad audience given it is a community good practice guide. It may be useful to provide an intuitive description of the approach alongside this formalism. I assume your figures will help in this respect.</w:t>
      </w:r>
    </w:p>
  </w:comment>
  <w:comment w:id="5372" w:author="Fernandes, Richard (he, him, his | il, le, lui)" w:date="2025-11-10T18:17:00Z" w:initials="RF">
    <w:p w14:paraId="056612AB" w14:textId="604CDF46" w:rsidR="00E434B6" w:rsidRDefault="00E434B6" w:rsidP="00E434B6">
      <w:pPr>
        <w:pStyle w:val="CommentText"/>
      </w:pPr>
      <w:r>
        <w:rPr>
          <w:rStyle w:val="CommentReference"/>
        </w:rPr>
        <w:annotationRef/>
      </w:r>
      <w:r>
        <w:t>Note cauchy has far fewer outliers as it has wider tails than normal.</w:t>
      </w:r>
    </w:p>
    <w:p w14:paraId="37E6DEA6" w14:textId="77777777" w:rsidR="00E434B6" w:rsidRDefault="00E434B6" w:rsidP="00E434B6">
      <w:pPr>
        <w:pStyle w:val="CommentText"/>
      </w:pPr>
    </w:p>
    <w:p w14:paraId="1D335FFE" w14:textId="77777777" w:rsidR="00E434B6" w:rsidRDefault="00E434B6" w:rsidP="00E434B6">
      <w:pPr>
        <w:pStyle w:val="CommentText"/>
      </w:pPr>
      <w:r>
        <w:t>Note also the 50%ile green curve is the bias (used later).</w:t>
      </w:r>
    </w:p>
  </w:comment>
  <w:comment w:id="5405" w:author="Fernandes, Richard (he, him, his | il, le, lui)" w:date="2025-11-10T18:30:00Z" w:initials="RF">
    <w:p w14:paraId="43D18282" w14:textId="77777777" w:rsidR="00C4457F" w:rsidRDefault="00C4457F" w:rsidP="00C4457F">
      <w:pPr>
        <w:pStyle w:val="CommentText"/>
      </w:pPr>
      <w:r>
        <w:rPr>
          <w:rStyle w:val="CommentReference"/>
        </w:rPr>
        <w:annotationRef/>
      </w:r>
      <w:r>
        <w:t>Note even for Cauchy priors the FRM matchups only include 20% of the possible SL2P conditions with many high LAI conditions missed.</w:t>
      </w:r>
    </w:p>
  </w:comment>
  <w:comment w:id="5416" w:author="Fernandes, Richard (he, him, his | il, le, lui)" w:date="2025-11-10T18:30:00Z" w:initials="RF">
    <w:p w14:paraId="3356194D" w14:textId="77777777" w:rsidR="00855773" w:rsidRDefault="00855773" w:rsidP="00855773">
      <w:pPr>
        <w:pStyle w:val="CommentText"/>
      </w:pPr>
      <w:r>
        <w:rPr>
          <w:rStyle w:val="CommentReference"/>
        </w:rPr>
        <w:annotationRef/>
      </w:r>
      <w:r>
        <w:t>Note even for Cauchy priors the FRM matchups only include 20% of the possible SL2P conditions with many high LAI conditions missed.</w:t>
      </w:r>
    </w:p>
  </w:comment>
  <w:comment w:id="5429" w:author="Fernandes, Richard (he, him, his | il, le, lui)" w:date="2025-10-24T12:37:00Z" w:initials="">
    <w:p w14:paraId="2039AF0B" w14:textId="77777777" w:rsidR="006C7598" w:rsidRDefault="001A45BF" w:rsidP="006C7598">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6C7598">
        <w:rPr>
          <w:rFonts w:ascii="Arial" w:eastAsia="Arial" w:hAnsi="Arial" w:cs="Arial"/>
          <w:color w:val="000000"/>
        </w:rPr>
        <w:t>Luke - maybe we just copy paste Wolliams et a., 2025.  Having precise and consistnt wording across CEOS is useful.  Wde could add qualifications after each line relevant to LAI/FAOPAR</w:t>
      </w:r>
    </w:p>
  </w:comment>
  <w:comment w:id="5430" w:author="Luke Brown" w:date="2025-10-29T18:36:00Z" w:initials="LB">
    <w:p w14:paraId="5FFD0A37" w14:textId="77777777" w:rsidR="006C7598" w:rsidRDefault="006C7598" w:rsidP="006C7598">
      <w:pPr>
        <w:pStyle w:val="CommentText"/>
      </w:pPr>
      <w:r>
        <w:rPr>
          <w:rStyle w:val="CommentReference"/>
        </w:rPr>
        <w:annotationRef/>
      </w:r>
      <w:r>
        <w:t>This sounds reasonable. Some qualifications will be needed I think</w:t>
      </w:r>
    </w:p>
  </w:comment>
  <w:comment w:id="5523" w:author="Fernandes, Richard (he, him, his | il, le, lui)" w:date="2025-10-24T12:39:00Z" w:initials="">
    <w:p w14:paraId="7F6D02CC" w14:textId="27680327" w:rsidR="00CB75FC" w:rsidRDefault="001A45BF">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D8059B">
        <w:rPr>
          <w:rFonts w:ascii="Arial" w:eastAsia="Arial" w:hAnsi="Arial" w:cs="Arial"/>
          <w:color w:val="000000"/>
        </w:rPr>
        <w:t>This is the bulk of the work for the FRM chapter that we need community input.  Even ranges of heuristics are better than assuming zero error.  We can use maximum entropy pdfs (e.g. Uniform, Exponential) if we only know a range of expected value of an error magnitude,</w:t>
      </w:r>
    </w:p>
  </w:comment>
  <w:comment w:id="5544" w:author="Luke Brown" w:date="2025-10-30T18:28:00Z" w:initials="LB">
    <w:p w14:paraId="4101ED2B" w14:textId="77777777" w:rsidR="00E47172" w:rsidRDefault="00E47172" w:rsidP="00E47172">
      <w:pPr>
        <w:pStyle w:val="CommentText"/>
      </w:pPr>
      <w:r>
        <w:rPr>
          <w:rStyle w:val="CommentReference"/>
        </w:rPr>
        <w:annotationRef/>
      </w:r>
      <w:r>
        <w:t>Not sure ICOS use this!</w:t>
      </w:r>
    </w:p>
  </w:comment>
  <w:comment w:id="5590" w:author="Luke Brown" w:date="2025-10-30T18:29:00Z" w:initials="LB">
    <w:p w14:paraId="6E52DDF1" w14:textId="77777777" w:rsidR="00B57ED4" w:rsidRDefault="00B57ED4" w:rsidP="00B57ED4">
      <w:pPr>
        <w:pStyle w:val="CommentText"/>
      </w:pPr>
      <w:r>
        <w:rPr>
          <w:rStyle w:val="CommentReference"/>
        </w:rPr>
        <w:annotationRef/>
      </w:r>
      <w:r>
        <w:t>I can certainly add to this (&amp; assume Somnath, Birgitta and Niall would have things to say too for FAPAR)</w:t>
      </w:r>
    </w:p>
  </w:comment>
  <w:comment w:id="5531" w:author="Luke Brown" w:date="2025-10-30T18:27:00Z" w:initials="LB">
    <w:p w14:paraId="7E0328BA" w14:textId="213EC456" w:rsidR="00E47172" w:rsidRDefault="00E47172" w:rsidP="00E47172">
      <w:pPr>
        <w:pStyle w:val="CommentText"/>
      </w:pPr>
      <w:r>
        <w:rPr>
          <w:rStyle w:val="CommentReference"/>
        </w:rPr>
        <w:annotationRef/>
      </w:r>
      <w:r>
        <w:t>I would rather not be so specific as to identify networks (ICOS, GBOV) but rather general methods (e.g. DHP, LAI-2200, ceptometers, PAR sensor networks, TLS etc).</w:t>
      </w:r>
    </w:p>
  </w:comment>
  <w:comment w:id="5677" w:author="Fernandes, Richard (he, him, his | il, le, lui)" w:date="2025-10-24T12:42:00Z" w:initials="">
    <w:p w14:paraId="7F6D02CF" w14:textId="77777777" w:rsidR="00CB75FC" w:rsidRDefault="001A45BF">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D8059B">
        <w:rPr>
          <w:rFonts w:ascii="Arial" w:eastAsia="Arial" w:hAnsi="Arial" w:cs="Arial"/>
          <w:color w:val="000000"/>
        </w:rPr>
        <w:t>There is a lot of different geograpical “UNITS” here.  UI am using abbreviations but maybe it can be made earier to read.</w:t>
      </w:r>
    </w:p>
  </w:comment>
  <w:comment w:id="5683" w:author="Fernandes, Richard (he, him, his | il, le, lui)" w:date="2025-10-24T12:43:00Z" w:initials="">
    <w:p w14:paraId="7F6D02D0" w14:textId="77777777" w:rsidR="00CB75FC" w:rsidRDefault="001A45BF">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D8059B">
        <w:rPr>
          <w:rFonts w:ascii="Arial" w:eastAsia="Arial" w:hAnsi="Arial" w:cs="Arial"/>
          <w:color w:val="000000"/>
        </w:rPr>
        <w:t>This is important - we need to validate products at 100m so AU should be similar in size.</w:t>
      </w:r>
    </w:p>
  </w:comment>
  <w:comment w:id="5698" w:author="Fernandes, Richard (he, him, his | il, le, lui)" w:date="2025-10-24T12:44:00Z" w:initials="">
    <w:p w14:paraId="7F6D02D1" w14:textId="77777777" w:rsidR="00CB75FC" w:rsidRDefault="001A45BF">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D8059B">
        <w:rPr>
          <w:rFonts w:ascii="Arial" w:eastAsia="Arial" w:hAnsi="Arial" w:cs="Arial"/>
          <w:color w:val="000000"/>
        </w:rPr>
        <w:t>More can be included.</w:t>
      </w:r>
    </w:p>
  </w:comment>
  <w:comment w:id="5748" w:author="Fernandes, Richard (he, him, his | il, le, lui)" w:date="2025-11-12T10:26:00Z" w:initials="RF">
    <w:p w14:paraId="67150111" w14:textId="77777777" w:rsidR="003C5966" w:rsidRDefault="00A24D9F" w:rsidP="003C5966">
      <w:pPr>
        <w:pStyle w:val="CommentText"/>
      </w:pPr>
      <w:r>
        <w:rPr>
          <w:rStyle w:val="CommentReference"/>
        </w:rPr>
        <w:annotationRef/>
      </w:r>
      <w:r w:rsidR="003C5966">
        <w:t>Note I actually use truncated normal distribution using scipy.stats to get the standard deviation.  The formula is too much to go into details here - this gives you an idea.  For the paper I would just state we use scipy.stats</w:t>
      </w:r>
    </w:p>
  </w:comment>
  <w:comment w:id="5776" w:author="Fernandes, Richard (he, him, his | il, le, lui)" w:date="2025-11-12T10:20:00Z" w:initials="RF">
    <w:p w14:paraId="4C822F07" w14:textId="094BEB42" w:rsidR="00A24D9F" w:rsidRDefault="00A24D9F" w:rsidP="00A24D9F">
      <w:pPr>
        <w:pStyle w:val="CommentText"/>
      </w:pPr>
      <w:r>
        <w:rPr>
          <w:rStyle w:val="CommentReference"/>
        </w:rPr>
        <w:annotationRef/>
      </w:r>
      <w:r>
        <w:t>Note that these intervals are very small and can be neglected as n&gt;100.</w:t>
      </w:r>
    </w:p>
  </w:comment>
  <w:comment w:id="5808" w:author="Fernandes, Richard (he, him, his | il, le, lui)" w:date="2025-11-12T10:21:00Z" w:initials="RF">
    <w:p w14:paraId="3C2350A4" w14:textId="69DAA143" w:rsidR="00A24D9F" w:rsidRDefault="00A24D9F" w:rsidP="00A24D9F">
      <w:pPr>
        <w:pStyle w:val="CommentText"/>
      </w:pPr>
      <w:r>
        <w:rPr>
          <w:rStyle w:val="CommentReference"/>
        </w:rPr>
        <w:annotationRef/>
      </w:r>
      <w:r>
        <w:t xml:space="preserve">This is a optimistic result since the actual degrees of freedom is a bit less but anwaysd </w:t>
      </w:r>
    </w:p>
    <w:p w14:paraId="78B9B2C3" w14:textId="77777777" w:rsidR="00A24D9F" w:rsidRDefault="00A24D9F" w:rsidP="00A24D9F">
      <w:pPr>
        <w:pStyle w:val="CommentText"/>
      </w:pPr>
      <w:r>
        <w:t xml:space="preserve"> these intervals are very small and can be neglected ans n&gt;100.</w:t>
      </w:r>
    </w:p>
  </w:comment>
  <w:comment w:id="5860" w:author="Fernandes, Richard (he, him, his | il, le, lui)" w:date="2025-11-14T13:55:00Z" w:initials="RF">
    <w:p w14:paraId="1398F051" w14:textId="77777777" w:rsidR="00463299" w:rsidRDefault="00463299" w:rsidP="00463299">
      <w:pPr>
        <w:pStyle w:val="CommentText"/>
      </w:pPr>
      <w:r>
        <w:rPr>
          <w:rStyle w:val="CommentReference"/>
        </w:rPr>
        <w:annotationRef/>
      </w:r>
      <w:r>
        <w:t>These figures are KEY.  For brevity they pool all land cover.  For results we will break it down in three classes: broadleaf woody, needleaf woody, other.</w:t>
      </w:r>
    </w:p>
  </w:comment>
  <w:comment w:id="5861" w:author="Fernandes, Richard (he, him, his | il, le, lui)" w:date="2025-11-14T13:56:00Z" w:initials="RF">
    <w:p w14:paraId="16597EE5" w14:textId="77777777" w:rsidR="008401A7" w:rsidRDefault="00463299" w:rsidP="008401A7">
      <w:pPr>
        <w:pStyle w:val="CommentText"/>
      </w:pPr>
      <w:r>
        <w:rPr>
          <w:rStyle w:val="CommentReference"/>
        </w:rPr>
        <w:annotationRef/>
      </w:r>
      <w:r w:rsidR="008401A7">
        <w:t>Both figures include population RMSE and MAD as flat lines.  This is to show their limited value to validate uncertainty and apparent accuracy.</w:t>
      </w:r>
    </w:p>
  </w:comment>
  <w:comment w:id="5862" w:author="Fernandes, Richard (he, him, his | il, le, lui)" w:date="2025-11-14T13:59:00Z" w:initials="RF">
    <w:p w14:paraId="2D6E39C7" w14:textId="77777777" w:rsidR="00401B45" w:rsidRDefault="00534653" w:rsidP="00401B45">
      <w:pPr>
        <w:pStyle w:val="CommentText"/>
      </w:pPr>
      <w:r>
        <w:rPr>
          <w:rStyle w:val="CommentReference"/>
        </w:rPr>
        <w:annotationRef/>
      </w:r>
      <w:r w:rsidR="00401B45">
        <w:t>Left panel: GCOS uncertainty requirements * 5 are shown on the right panel.  The *5 assumes errors for 20m resolution product measurements are uncorrelated for a 100m mapping unit.  This can be checked ...</w:t>
      </w:r>
    </w:p>
  </w:comment>
  <w:comment w:id="5863" w:author="Fernandes, Richard (he, him, his | il, le, lui)" w:date="2025-11-14T14:01:00Z" w:initials="RF">
    <w:p w14:paraId="6DCCFF0D" w14:textId="77777777" w:rsidR="00644123" w:rsidRDefault="00401B45" w:rsidP="00644123">
      <w:pPr>
        <w:pStyle w:val="CommentText"/>
      </w:pPr>
      <w:r>
        <w:rPr>
          <w:rStyle w:val="CommentReference"/>
        </w:rPr>
        <w:annotationRef/>
      </w:r>
      <w:r w:rsidR="00644123">
        <w:t>Left panel: The blue  curves are the estimates uncertainty for normal (solid)) and cauchy  (dashed) priors.  This normal priors represent only ~14% of global cases so we would need to accept greater uncertainty for these other 10% the cauchy priors cover and no idea of uncertainty for the rest!</w:t>
      </w:r>
    </w:p>
  </w:comment>
  <w:comment w:id="5864" w:author="Fernandes, Richard (he, him, his | il, le, lui)" w:date="2025-11-14T14:01:00Z" w:initials="RF">
    <w:p w14:paraId="5BBEC2DD" w14:textId="77777777" w:rsidR="00E30E1A" w:rsidRDefault="00401B45" w:rsidP="00E30E1A">
      <w:pPr>
        <w:pStyle w:val="CommentText"/>
      </w:pPr>
      <w:r>
        <w:rPr>
          <w:rStyle w:val="CommentReference"/>
        </w:rPr>
        <w:annotationRef/>
      </w:r>
      <w:r w:rsidR="00E30E1A">
        <w:t>Left panel: The red curves are the same as blue curves but without removing matchup error.  The matchup error inflates the uncertainty and should be removed</w:t>
      </w:r>
    </w:p>
  </w:comment>
  <w:comment w:id="5878" w:author="Fernandes, Richard (he, him, his | il, le, lui)" w:date="2025-11-14T14:10:00Z" w:initials="RF">
    <w:p w14:paraId="25BDD729" w14:textId="77777777" w:rsidR="00B02277" w:rsidRDefault="00B02277" w:rsidP="00B02277">
      <w:pPr>
        <w:pStyle w:val="CommentText"/>
      </w:pPr>
      <w:r>
        <w:rPr>
          <w:rStyle w:val="CommentReference"/>
        </w:rPr>
        <w:annotationRef/>
      </w:r>
      <w:r>
        <w:t>See Figure 9 comments.</w:t>
      </w:r>
    </w:p>
  </w:comment>
  <w:comment w:id="5893" w:author="Fernandes, Richard (he, him, his | il, le, lui)" w:date="2025-10-24T12:58:00Z" w:initials="">
    <w:p w14:paraId="7F6D02D5" w14:textId="0A8D5238" w:rsidR="00CB75FC" w:rsidRDefault="001A45BF">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D8059B">
        <w:rPr>
          <w:rFonts w:ascii="Arial" w:eastAsia="Arial" w:hAnsi="Arial" w:cs="Arial"/>
          <w:color w:val="000000"/>
        </w:rPr>
        <w:t>Still working on ideas so don’t take this seriously.  We don’t need to send this out.</w:t>
      </w:r>
    </w:p>
  </w:comment>
  <w:comment w:id="5958" w:author="Fernandes, Richard (he, him, his | il, le, lui)" w:date="2025-10-24T12:59:00Z" w:initials="">
    <w:p w14:paraId="7F6D02D6" w14:textId="77777777" w:rsidR="00CB75FC" w:rsidRDefault="001A45BF">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D8059B">
        <w:rPr>
          <w:rFonts w:ascii="Arial" w:eastAsia="Arial" w:hAnsi="Arial" w:cs="Arial"/>
          <w:color w:val="000000"/>
        </w:rPr>
        <w:t>Needs reformatting.</w:t>
      </w:r>
    </w:p>
  </w:comment>
  <w:comment w:id="6068" w:author="Fernandes, Richard (he, him, his | il, le, lui)" w:date="2025-11-12T14:42:00Z" w:initials="RF">
    <w:p w14:paraId="6BEB1DE9" w14:textId="77777777" w:rsidR="006915CB" w:rsidRDefault="006915CB" w:rsidP="006915CB">
      <w:pPr>
        <w:pStyle w:val="CommentText"/>
      </w:pPr>
      <w:r>
        <w:rPr>
          <w:rStyle w:val="CommentReference"/>
        </w:rPr>
        <w:annotationRef/>
      </w:r>
      <w:r>
        <w:t>I recommend all coauthors read this since the terms are not conventional for remote sensing in some cases.</w:t>
      </w:r>
    </w:p>
  </w:comment>
  <w:comment w:id="6075" w:author="Fernandes, Richard (he, him, his | il, le, lui)" w:date="2025-10-04T17:14:00Z" w:initials="RF">
    <w:p w14:paraId="0A9C10A7" w14:textId="77777777" w:rsidR="00EA326E" w:rsidRDefault="00EA326E" w:rsidP="00EA326E">
      <w:pPr>
        <w:pStyle w:val="CommentText"/>
      </w:pPr>
      <w:r>
        <w:rPr>
          <w:rStyle w:val="CommentReference"/>
        </w:rPr>
        <w:annotationRef/>
      </w:r>
      <w:r>
        <w:t>Note I have used “community guidelines rather than  “</w:t>
      </w:r>
      <w:r>
        <w:rPr>
          <w:color w:val="000000"/>
        </w:rPr>
        <w:t xml:space="preserve"> guidelines outlined by the GEO/CEOS Quality Assurance framework for Earth Observation (QA4EO). “ Since QA4EO is not the only internationally accepted community guideline for FRMs.  </w:t>
      </w:r>
    </w:p>
  </w:comment>
  <w:comment w:id="6081" w:author="Fernandes, Richard (he, him, his | il, le, lui)" w:date="2025-10-04T17:24:00Z" w:initials="RF">
    <w:p w14:paraId="20379024" w14:textId="77777777" w:rsidR="00EA326E" w:rsidRDefault="00EA326E" w:rsidP="00EA326E">
      <w:pPr>
        <w:pStyle w:val="CommentText"/>
      </w:pPr>
      <w:r>
        <w:rPr>
          <w:rStyle w:val="CommentReference"/>
        </w:rPr>
        <w:annotationRef/>
      </w:r>
      <w:r>
        <w:t>Would be useful to actually define green even if it is only for the purpose of a “standard”</w:t>
      </w:r>
    </w:p>
  </w:comment>
  <w:comment w:id="6082" w:author="Fernandes, Richard (he, him, his | il, le, lui)" w:date="2025-10-04T17:25:00Z" w:initials="RF">
    <w:p w14:paraId="0EA174C5" w14:textId="77777777" w:rsidR="00EA326E" w:rsidRDefault="00EA326E" w:rsidP="00EA326E">
      <w:pPr>
        <w:pStyle w:val="CommentText"/>
      </w:pPr>
      <w:r>
        <w:rPr>
          <w:rStyle w:val="CommentReference"/>
        </w:rPr>
        <w:annotationRef/>
      </w:r>
      <w:r>
        <w:t>I look forward to any clarification from coauthors.</w:t>
      </w:r>
    </w:p>
  </w:comment>
  <w:comment w:id="6083" w:author="Fernandes, Richard (he, him, his | il, le, lui)" w:date="2025-10-04T17:25:00Z" w:initials="RF">
    <w:p w14:paraId="63096C2D" w14:textId="77777777" w:rsidR="00EA326E" w:rsidRDefault="00EA326E" w:rsidP="00EA326E">
      <w:pPr>
        <w:pStyle w:val="CommentText"/>
      </w:pPr>
      <w:r>
        <w:rPr>
          <w:rStyle w:val="CommentReference"/>
        </w:rPr>
        <w:annotationRef/>
      </w:r>
      <w:r>
        <w:t>This definition differs from LAI that is only for vascular organs.  It would have to include bryophytes and lichens.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6D028C" w15:done="0"/>
  <w15:commentEx w15:paraId="209880B3" w15:done="0"/>
  <w15:commentEx w15:paraId="7F6D028D" w15:done="0"/>
  <w15:commentEx w15:paraId="1E47575C" w15:done="0"/>
  <w15:commentEx w15:paraId="3701F9AE" w15:done="0"/>
  <w15:commentEx w15:paraId="2742E1AA" w15:done="0"/>
  <w15:commentEx w15:paraId="2FCB9178" w15:done="0"/>
  <w15:commentEx w15:paraId="6A6755D5" w15:done="0"/>
  <w15:commentEx w15:paraId="0909D4CE" w15:done="0"/>
  <w15:commentEx w15:paraId="4DBF8A4C" w15:done="0"/>
  <w15:commentEx w15:paraId="661B8A18" w15:done="0"/>
  <w15:commentEx w15:paraId="5E35739F" w15:done="0"/>
  <w15:commentEx w15:paraId="1C6D0A61" w15:done="0"/>
  <w15:commentEx w15:paraId="21059C54" w15:done="0"/>
  <w15:commentEx w15:paraId="6F4B0C64" w15:done="0"/>
  <w15:commentEx w15:paraId="006A11D8" w15:done="0"/>
  <w15:commentEx w15:paraId="017885E0" w15:done="0"/>
  <w15:commentEx w15:paraId="466FE42A" w15:done="0"/>
  <w15:commentEx w15:paraId="467FE5A8" w15:done="0"/>
  <w15:commentEx w15:paraId="69164262" w15:done="0"/>
  <w15:commentEx w15:paraId="15FDA649" w15:done="0"/>
  <w15:commentEx w15:paraId="6BA27945" w15:done="0"/>
  <w15:commentEx w15:paraId="53134E24" w15:done="0"/>
  <w15:commentEx w15:paraId="26A9A182" w15:done="0"/>
  <w15:commentEx w15:paraId="5B9C5E28" w15:done="0"/>
  <w15:commentEx w15:paraId="18D5165A" w15:done="0"/>
  <w15:commentEx w15:paraId="7085367B" w15:done="0"/>
  <w15:commentEx w15:paraId="772DB534" w15:done="0"/>
  <w15:commentEx w15:paraId="3C88D1EB" w15:done="0"/>
  <w15:commentEx w15:paraId="5CDE1862" w15:done="0"/>
  <w15:commentEx w15:paraId="297E04F8" w15:done="0"/>
  <w15:commentEx w15:paraId="65F75F58" w15:done="0"/>
  <w15:commentEx w15:paraId="4B972467" w15:done="0"/>
  <w15:commentEx w15:paraId="1B145F67" w15:done="0"/>
  <w15:commentEx w15:paraId="0AC8F72D" w15:done="0"/>
  <w15:commentEx w15:paraId="15E0E8DF" w15:done="0"/>
  <w15:commentEx w15:paraId="52D73B8C" w15:done="0"/>
  <w15:commentEx w15:paraId="33B6358B" w15:done="0"/>
  <w15:commentEx w15:paraId="3C94F27F" w15:done="0"/>
  <w15:commentEx w15:paraId="52E369B8" w15:done="0"/>
  <w15:commentEx w15:paraId="27EB0602" w15:done="0"/>
  <w15:commentEx w15:paraId="4C6D88F3" w15:done="0"/>
  <w15:commentEx w15:paraId="270C7702" w15:done="0"/>
  <w15:commentEx w15:paraId="01814F74" w15:done="0"/>
  <w15:commentEx w15:paraId="2C884B1C" w15:done="0"/>
  <w15:commentEx w15:paraId="4BC596B0" w15:done="0"/>
  <w15:commentEx w15:paraId="578208A1" w15:paraIdParent="4BC596B0" w15:done="0"/>
  <w15:commentEx w15:paraId="651E00B8" w15:done="0"/>
  <w15:commentEx w15:paraId="5F9DF2AB" w15:done="0"/>
  <w15:commentEx w15:paraId="0EC1DA69" w15:done="0"/>
  <w15:commentEx w15:paraId="2A4E78B7" w15:done="0"/>
  <w15:commentEx w15:paraId="1C6CFEDF" w15:done="0"/>
  <w15:commentEx w15:paraId="125A69A0" w15:done="0"/>
  <w15:commentEx w15:paraId="09731BE1" w15:done="0"/>
  <w15:commentEx w15:paraId="114C3494" w15:done="0"/>
  <w15:commentEx w15:paraId="48D915C8" w15:done="0"/>
  <w15:commentEx w15:paraId="18B2EA4C" w15:done="0"/>
  <w15:commentEx w15:paraId="18AD3896" w15:done="0"/>
  <w15:commentEx w15:paraId="30C7C2E0" w15:done="0"/>
  <w15:commentEx w15:paraId="35F8453A" w15:done="0"/>
  <w15:commentEx w15:paraId="53EDAFD1" w15:done="0"/>
  <w15:commentEx w15:paraId="3C25908C" w15:done="0"/>
  <w15:commentEx w15:paraId="44C20554" w15:done="0"/>
  <w15:commentEx w15:paraId="7976C219" w15:done="0"/>
  <w15:commentEx w15:paraId="17330E15" w15:done="0"/>
  <w15:commentEx w15:paraId="2896B49F" w15:done="0"/>
  <w15:commentEx w15:paraId="3DCA2081" w15:done="0"/>
  <w15:commentEx w15:paraId="2019D0AD" w15:done="0"/>
  <w15:commentEx w15:paraId="7ABF584D" w15:done="0"/>
  <w15:commentEx w15:paraId="00BF6ED7" w15:paraIdParent="7ABF584D" w15:done="0"/>
  <w15:commentEx w15:paraId="65D66E19" w15:done="0"/>
  <w15:commentEx w15:paraId="3A0946AC" w15:done="0"/>
  <w15:commentEx w15:paraId="00D14E2C" w15:done="0"/>
  <w15:commentEx w15:paraId="720BF1BF" w15:done="0"/>
  <w15:commentEx w15:paraId="18A2A747" w15:done="0"/>
  <w15:commentEx w15:paraId="20A52B80" w15:done="0"/>
  <w15:commentEx w15:paraId="47D65ABD" w15:done="0"/>
  <w15:commentEx w15:paraId="642100F1" w15:done="0"/>
  <w15:commentEx w15:paraId="6F0F3A78" w15:done="0"/>
  <w15:commentEx w15:paraId="66E8B596" w15:done="0"/>
  <w15:commentEx w15:paraId="70AE2061" w15:done="0"/>
  <w15:commentEx w15:paraId="7F6D02A7" w15:done="1"/>
  <w15:commentEx w15:paraId="0DB485F1" w15:paraIdParent="7F6D02A7" w15:done="1"/>
  <w15:commentEx w15:paraId="7F6D02A8" w15:done="0"/>
  <w15:commentEx w15:paraId="7F6D02A9" w15:done="0"/>
  <w15:commentEx w15:paraId="7F6D02AA" w15:done="0"/>
  <w15:commentEx w15:paraId="40923CE5" w15:done="0"/>
  <w15:commentEx w15:paraId="34EF2B36" w15:done="0"/>
  <w15:commentEx w15:paraId="2195672D" w15:done="0"/>
  <w15:commentEx w15:paraId="1385A344" w15:done="0"/>
  <w15:commentEx w15:paraId="7CB7E3D8" w15:done="0"/>
  <w15:commentEx w15:paraId="76BA2E39" w15:done="0"/>
  <w15:commentEx w15:paraId="7F6D02C0" w15:done="0"/>
  <w15:commentEx w15:paraId="6194AFC8" w15:paraIdParent="7F6D02C0" w15:done="0"/>
  <w15:commentEx w15:paraId="1D335FFE" w15:done="0"/>
  <w15:commentEx w15:paraId="43D18282" w15:done="0"/>
  <w15:commentEx w15:paraId="3356194D" w15:done="0"/>
  <w15:commentEx w15:paraId="2039AF0B" w15:done="0"/>
  <w15:commentEx w15:paraId="5FFD0A37" w15:paraIdParent="2039AF0B" w15:done="0"/>
  <w15:commentEx w15:paraId="7F6D02CC" w15:done="0"/>
  <w15:commentEx w15:paraId="4101ED2B" w15:done="0"/>
  <w15:commentEx w15:paraId="6E52DDF1" w15:done="0"/>
  <w15:commentEx w15:paraId="7E0328BA" w15:done="0"/>
  <w15:commentEx w15:paraId="7F6D02CF" w15:done="0"/>
  <w15:commentEx w15:paraId="7F6D02D0" w15:done="0"/>
  <w15:commentEx w15:paraId="7F6D02D1" w15:done="0"/>
  <w15:commentEx w15:paraId="67150111" w15:done="0"/>
  <w15:commentEx w15:paraId="4C822F07" w15:done="0"/>
  <w15:commentEx w15:paraId="78B9B2C3" w15:done="0"/>
  <w15:commentEx w15:paraId="1398F051" w15:done="0"/>
  <w15:commentEx w15:paraId="16597EE5" w15:paraIdParent="1398F051" w15:done="0"/>
  <w15:commentEx w15:paraId="2D6E39C7" w15:paraIdParent="1398F051" w15:done="0"/>
  <w15:commentEx w15:paraId="6DCCFF0D" w15:paraIdParent="1398F051" w15:done="0"/>
  <w15:commentEx w15:paraId="5BBEC2DD" w15:paraIdParent="1398F051" w15:done="0"/>
  <w15:commentEx w15:paraId="25BDD729" w15:done="0"/>
  <w15:commentEx w15:paraId="7F6D02D5" w15:done="0"/>
  <w15:commentEx w15:paraId="7F6D02D6" w15:done="0"/>
  <w15:commentEx w15:paraId="6BEB1DE9" w15:done="0"/>
  <w15:commentEx w15:paraId="0A9C10A7" w15:done="0"/>
  <w15:commentEx w15:paraId="20379024" w15:done="0"/>
  <w15:commentEx w15:paraId="0EA174C5" w15:done="0"/>
  <w15:commentEx w15:paraId="63096C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A52ACA" w16cex:dateUtc="2026-05-06T13:17:00Z"/>
  <w16cex:commentExtensible w16cex:durableId="3A9BD300" w16cex:dateUtc="2026-05-06T13:20:00Z"/>
  <w16cex:commentExtensible w16cex:durableId="5FEEB1A9" w16cex:dateUtc="2025-11-04T15:02:00Z"/>
  <w16cex:commentExtensible w16cex:durableId="5C6562DD" w16cex:dateUtc="2025-11-13T14:38:00Z"/>
  <w16cex:commentExtensible w16cex:durableId="703D4393" w16cex:dateUtc="2026-05-19T14:43:00Z"/>
  <w16cex:commentExtensible w16cex:durableId="077FE055" w16cex:dateUtc="2025-11-04T15:02:00Z"/>
  <w16cex:commentExtensible w16cex:durableId="6434D2F9" w16cex:dateUtc="2025-11-04T15:03:00Z"/>
  <w16cex:commentExtensible w16cex:durableId="2A810C45" w16cex:dateUtc="2025-11-13T14:39:00Z"/>
  <w16cex:commentExtensible w16cex:durableId="20ED9DC6" w16cex:dateUtc="2026-05-06T14:48:00Z"/>
  <w16cex:commentExtensible w16cex:durableId="0524FBD5" w16cex:dateUtc="2025-11-04T15:23:00Z"/>
  <w16cex:commentExtensible w16cex:durableId="6653FF80" w16cex:dateUtc="2025-11-12T20:12:00Z"/>
  <w16cex:commentExtensible w16cex:durableId="7FC02B7A" w16cex:dateUtc="2026-05-19T15:44:00Z"/>
  <w16cex:commentExtensible w16cex:durableId="604800DB" w16cex:dateUtc="2026-05-19T15:47:00Z"/>
  <w16cex:commentExtensible w16cex:durableId="09C823D1" w16cex:dateUtc="2025-11-04T15:33:00Z"/>
  <w16cex:commentExtensible w16cex:durableId="70DAEDA0" w16cex:dateUtc="2026-05-19T15:58:00Z"/>
  <w16cex:commentExtensible w16cex:durableId="42CF1F2E" w16cex:dateUtc="2025-11-13T14:45:00Z"/>
  <w16cex:commentExtensible w16cex:durableId="5EEACA7B" w16cex:dateUtc="2025-11-12T19:47:00Z"/>
  <w16cex:commentExtensible w16cex:durableId="4F700FCB" w16cex:dateUtc="2025-11-04T15:18:00Z"/>
  <w16cex:commentExtensible w16cex:durableId="6C1026DF" w16cex:dateUtc="2025-11-04T15:19:00Z"/>
  <w16cex:commentExtensible w16cex:durableId="411A607F" w16cex:dateUtc="2025-11-12T20:11:00Z"/>
  <w16cex:commentExtensible w16cex:durableId="6A4C25F2" w16cex:dateUtc="2025-11-12T21:27:00Z"/>
  <w16cex:commentExtensible w16cex:durableId="74AD37DA" w16cex:dateUtc="2025-11-04T15:05:00Z"/>
  <w16cex:commentExtensible w16cex:durableId="34DB12EF" w16cex:dateUtc="2025-11-04T15:11:00Z"/>
  <w16cex:commentExtensible w16cex:durableId="0B4EFF93" w16cex:dateUtc="2025-11-13T14:41:00Z"/>
  <w16cex:commentExtensible w16cex:durableId="71C9727C" w16cex:dateUtc="2025-11-12T19:42:00Z"/>
  <w16cex:commentExtensible w16cex:durableId="444A5974" w16cex:dateUtc="2025-11-03T21:35:00Z"/>
  <w16cex:commentExtensible w16cex:durableId="6B0CFB41" w16cex:dateUtc="2025-11-13T14:45:00Z"/>
  <w16cex:commentExtensible w16cex:durableId="51B1F043" w16cex:dateUtc="2025-11-12T19:47:00Z"/>
  <w16cex:commentExtensible w16cex:durableId="05F47240" w16cex:dateUtc="2025-11-12T19:48:00Z"/>
  <w16cex:commentExtensible w16cex:durableId="4C936639" w16cex:dateUtc="2025-11-04T15:14:00Z"/>
  <w16cex:commentExtensible w16cex:durableId="45B6ACFA" w16cex:dateUtc="2025-11-04T15:15:00Z"/>
  <w16cex:commentExtensible w16cex:durableId="0C6C87D0" w16cex:dateUtc="2025-11-04T15:16:00Z"/>
  <w16cex:commentExtensible w16cex:durableId="136D08BE" w16cex:dateUtc="2025-11-12T19:58:00Z"/>
  <w16cex:commentExtensible w16cex:durableId="1C9D00E5" w16cex:dateUtc="2025-11-12T20:10:00Z"/>
  <w16cex:commentExtensible w16cex:durableId="5098E1A7" w16cex:dateUtc="2025-11-04T15:18:00Z"/>
  <w16cex:commentExtensible w16cex:durableId="56141E1D" w16cex:dateUtc="2025-11-04T15:19:00Z"/>
  <w16cex:commentExtensible w16cex:durableId="05D76760" w16cex:dateUtc="2025-11-12T20:11:00Z"/>
  <w16cex:commentExtensible w16cex:durableId="1A4F2E3D" w16cex:dateUtc="2025-11-03T21:51:00Z"/>
  <w16cex:commentExtensible w16cex:durableId="799BFF1B" w16cex:dateUtc="2025-11-13T14:52:00Z"/>
  <w16cex:commentExtensible w16cex:durableId="4F57CE57" w16cex:dateUtc="2025-11-12T20:12:00Z"/>
  <w16cex:commentExtensible w16cex:durableId="3274052A" w16cex:dateUtc="2025-11-13T14:53:00Z"/>
  <w16cex:commentExtensible w16cex:durableId="4ECEE0DD" w16cex:dateUtc="2025-11-03T21:57:00Z"/>
  <w16cex:commentExtensible w16cex:durableId="4DE18A25" w16cex:dateUtc="2025-11-12T20:13:00Z"/>
  <w16cex:commentExtensible w16cex:durableId="76538003" w16cex:dateUtc="2025-11-04T15:23:00Z"/>
  <w16cex:commentExtensible w16cex:durableId="3CFB332B" w16cex:dateUtc="2025-11-12T20:12:00Z"/>
  <w16cex:commentExtensible w16cex:durableId="29A932A5" w16cex:dateUtc="2025-11-12T20:14:00Z"/>
  <w16cex:commentExtensible w16cex:durableId="40BED116" w16cex:dateUtc="2025-11-04T15:24:00Z"/>
  <w16cex:commentExtensible w16cex:durableId="34564D44" w16cex:dateUtc="2025-11-03T22:05:00Z"/>
  <w16cex:commentExtensible w16cex:durableId="14CE2CAD" w16cex:dateUtc="2025-11-04T15:25:00Z"/>
  <w16cex:commentExtensible w16cex:durableId="50F93829" w16cex:dateUtc="2025-11-12T20:15:00Z"/>
  <w16cex:commentExtensible w16cex:durableId="2D6018DA" w16cex:dateUtc="2025-11-13T14:55:00Z"/>
  <w16cex:commentExtensible w16cex:durableId="67633566" w16cex:dateUtc="2025-11-04T15:28:00Z"/>
  <w16cex:commentExtensible w16cex:durableId="51FF60A9" w16cex:dateUtc="2025-11-04T15:30:00Z"/>
  <w16cex:commentExtensible w16cex:durableId="30A07B6C" w16cex:dateUtc="2025-11-04T15:31:00Z"/>
  <w16cex:commentExtensible w16cex:durableId="1E2FE26D" w16cex:dateUtc="2025-11-04T15:33:00Z"/>
  <w16cex:commentExtensible w16cex:durableId="09CD1CAF" w16cex:dateUtc="2025-11-13T15:00:00Z"/>
  <w16cex:commentExtensible w16cex:durableId="472CFBC9" w16cex:dateUtc="2025-11-12T20:51:00Z"/>
  <w16cex:commentExtensible w16cex:durableId="1EBDADB6" w16cex:dateUtc="2025-11-12T21:00:00Z"/>
  <w16cex:commentExtensible w16cex:durableId="17F65ABA" w16cex:dateUtc="2025-11-12T21:05:00Z"/>
  <w16cex:commentExtensible w16cex:durableId="27C6BC0F" w16cex:dateUtc="2025-11-12T21:04:00Z"/>
  <w16cex:commentExtensible w16cex:durableId="00505AA3" w16cex:dateUtc="2025-11-12T21:10:00Z"/>
  <w16cex:commentExtensible w16cex:durableId="75FBD0A7" w16cex:dateUtc="2025-11-13T15:09:00Z"/>
  <w16cex:commentExtensible w16cex:durableId="7EB5EF62" w16cex:dateUtc="2025-11-12T21:11:00Z"/>
  <w16cex:commentExtensible w16cex:durableId="6AB87F7E" w16cex:dateUtc="2025-11-12T21:12:00Z"/>
  <w16cex:commentExtensible w16cex:durableId="0A37619B" w16cex:dateUtc="2025-11-12T21:10:00Z"/>
  <w16cex:commentExtensible w16cex:durableId="5B369865" w16cex:dateUtc="2025-11-12T21:16:00Z"/>
  <w16cex:commentExtensible w16cex:durableId="42F5E66E" w16cex:dateUtc="2025-11-12T21:17:00Z"/>
  <w16cex:commentExtensible w16cex:durableId="69C2C416" w16cex:dateUtc="2025-11-04T19:32:00Z"/>
  <w16cex:commentExtensible w16cex:durableId="605D53BD" w16cex:dateUtc="2025-11-12T21:18:00Z"/>
  <w16cex:commentExtensible w16cex:durableId="604DCAF8" w16cex:dateUtc="2025-11-04T21:57:00Z"/>
  <w16cex:commentExtensible w16cex:durableId="5BBB49C7" w16cex:dateUtc="2025-11-12T21:19:00Z"/>
  <w16cex:commentExtensible w16cex:durableId="64459794" w16cex:dateUtc="2025-11-12T21:27:00Z"/>
  <w16cex:commentExtensible w16cex:durableId="1B048218" w16cex:dateUtc="2025-10-29T18:14:00Z"/>
  <w16cex:commentExtensible w16cex:durableId="7C2F552E" w16cex:dateUtc="2025-10-16T20:44:00Z"/>
  <w16cex:commentExtensible w16cex:durableId="569F8799" w16cex:dateUtc="2025-11-12T21:51:00Z"/>
  <w16cex:commentExtensible w16cex:durableId="7EA8FCE8" w16cex:dateUtc="2025-11-12T21:55:00Z"/>
  <w16cex:commentExtensible w16cex:durableId="1F0221A9" w16cex:dateUtc="2025-10-30T18:26:00Z"/>
  <w16cex:commentExtensible w16cex:durableId="4F041F55" w16cex:dateUtc="2025-11-10T23:17:00Z"/>
  <w16cex:commentExtensible w16cex:durableId="7010343B" w16cex:dateUtc="2025-11-10T23:30:00Z"/>
  <w16cex:commentExtensible w16cex:durableId="3FE89468" w16cex:dateUtc="2025-11-10T23:30:00Z"/>
  <w16cex:commentExtensible w16cex:durableId="1BE1EA20" w16cex:dateUtc="2025-10-29T18:36:00Z"/>
  <w16cex:commentExtensible w16cex:durableId="7F6D02E3">
    <w16cex:extLst>
      <w16:ext w16:uri="{CE6994B0-6A32-4C9F-8C6B-6E91EDA988CE}">
        <cr:reactions xmlns:cr="http://schemas.microsoft.com/office/comments/2020/reactions">
          <cr:reaction reactionType="1">
            <cr:reactionInfo dateUtc="2025-10-30T18:26:58Z">
              <cr:user userId="S::L.A.Brown4@salford.ac.uk::007909dd-7a2d-49a3-a5c3-a07460b46b17" userProvider="AD" userName="Luke Brown"/>
            </cr:reactionInfo>
          </cr:reaction>
        </cr:reactions>
      </w16:ext>
    </w16cex:extLst>
  </w16cex:commentExtensible>
  <w16cex:commentExtensible w16cex:durableId="7784D42F" w16cex:dateUtc="2025-10-30T18:28:00Z"/>
  <w16cex:commentExtensible w16cex:durableId="3252D239" w16cex:dateUtc="2025-10-30T18:29:00Z"/>
  <w16cex:commentExtensible w16cex:durableId="150D9B6B" w16cex:dateUtc="2025-10-30T18:27:00Z"/>
  <w16cex:commentExtensible w16cex:durableId="0AB0C10A" w16cex:dateUtc="2025-11-12T15:26:00Z"/>
  <w16cex:commentExtensible w16cex:durableId="397108C4" w16cex:dateUtc="2025-11-12T15:20:00Z"/>
  <w16cex:commentExtensible w16cex:durableId="21B3CF55" w16cex:dateUtc="2025-11-12T15:21:00Z"/>
  <w16cex:commentExtensible w16cex:durableId="23B7B4C0" w16cex:dateUtc="2025-11-14T18:55:00Z"/>
  <w16cex:commentExtensible w16cex:durableId="0E8868D2" w16cex:dateUtc="2025-11-14T18:56:00Z"/>
  <w16cex:commentExtensible w16cex:durableId="58AB842F" w16cex:dateUtc="2025-11-14T18:59:00Z"/>
  <w16cex:commentExtensible w16cex:durableId="0FCFB567" w16cex:dateUtc="2025-11-14T19:01:00Z"/>
  <w16cex:commentExtensible w16cex:durableId="6A74A7D1" w16cex:dateUtc="2025-11-14T19:01:00Z"/>
  <w16cex:commentExtensible w16cex:durableId="69426CC2" w16cex:dateUtc="2025-11-14T19:10:00Z"/>
  <w16cex:commentExtensible w16cex:durableId="3D5E0DA6" w16cex:dateUtc="2025-11-12T19:42:00Z"/>
  <w16cex:commentExtensible w16cex:durableId="6C6FA8B5" w16cex:dateUtc="2025-10-04T21:14:00Z"/>
  <w16cex:commentExtensible w16cex:durableId="537D6E0B" w16cex:dateUtc="2025-10-04T21:24:00Z"/>
  <w16cex:commentExtensible w16cex:durableId="197BC00D" w16cex:dateUtc="2025-10-04T21:25:00Z"/>
  <w16cex:commentExtensible w16cex:durableId="1B4B5D20" w16cex:dateUtc="2025-10-04T21: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6D028C" w16cid:durableId="7F6D02AC"/>
  <w16cid:commentId w16cid:paraId="209880B3" w16cid:durableId="40A52ACA"/>
  <w16cid:commentId w16cid:paraId="7F6D028D" w16cid:durableId="7F6D02DC"/>
  <w16cid:commentId w16cid:paraId="1E47575C" w16cid:durableId="3A9BD300"/>
  <w16cid:commentId w16cid:paraId="3701F9AE" w16cid:durableId="5FEEB1A9"/>
  <w16cid:commentId w16cid:paraId="2742E1AA" w16cid:durableId="5C6562DD"/>
  <w16cid:commentId w16cid:paraId="2FCB9178" w16cid:durableId="7F6D029F"/>
  <w16cid:commentId w16cid:paraId="6A6755D5" w16cid:durableId="703D4393"/>
  <w16cid:commentId w16cid:paraId="0909D4CE" w16cid:durableId="077FE055"/>
  <w16cid:commentId w16cid:paraId="4DBF8A4C" w16cid:durableId="6434D2F9"/>
  <w16cid:commentId w16cid:paraId="661B8A18" w16cid:durableId="2A810C45"/>
  <w16cid:commentId w16cid:paraId="5E35739F" w16cid:durableId="7F6D02C6"/>
  <w16cid:commentId w16cid:paraId="1C6D0A61" w16cid:durableId="20ED9DC6"/>
  <w16cid:commentId w16cid:paraId="21059C54" w16cid:durableId="0524FBD5"/>
  <w16cid:commentId w16cid:paraId="6F4B0C64" w16cid:durableId="6653FF80"/>
  <w16cid:commentId w16cid:paraId="006A11D8" w16cid:durableId="7FC02B7A"/>
  <w16cid:commentId w16cid:paraId="017885E0" w16cid:durableId="604800DB"/>
  <w16cid:commentId w16cid:paraId="466FE42A" w16cid:durableId="09C823D1"/>
  <w16cid:commentId w16cid:paraId="467FE5A8" w16cid:durableId="70DAEDA0"/>
  <w16cid:commentId w16cid:paraId="69164262" w16cid:durableId="42CF1F2E"/>
  <w16cid:commentId w16cid:paraId="15FDA649" w16cid:durableId="5EEACA7B"/>
  <w16cid:commentId w16cid:paraId="6BA27945" w16cid:durableId="4F700FCB"/>
  <w16cid:commentId w16cid:paraId="53134E24" w16cid:durableId="6C1026DF"/>
  <w16cid:commentId w16cid:paraId="26A9A182" w16cid:durableId="411A607F"/>
  <w16cid:commentId w16cid:paraId="5B9C5E28" w16cid:durableId="51776ECD"/>
  <w16cid:commentId w16cid:paraId="18D5165A" w16cid:durableId="6A4C25F2"/>
  <w16cid:commentId w16cid:paraId="7085367B" w16cid:durableId="379BA5B4"/>
  <w16cid:commentId w16cid:paraId="772DB534" w16cid:durableId="7F6D02BB"/>
  <w16cid:commentId w16cid:paraId="3C88D1EB" w16cid:durableId="74AD37DA"/>
  <w16cid:commentId w16cid:paraId="5CDE1862" w16cid:durableId="34DB12EF"/>
  <w16cid:commentId w16cid:paraId="297E04F8" w16cid:durableId="0B4EFF93"/>
  <w16cid:commentId w16cid:paraId="65F75F58" w16cid:durableId="7F6D02D7"/>
  <w16cid:commentId w16cid:paraId="4B972467" w16cid:durableId="71C9727C"/>
  <w16cid:commentId w16cid:paraId="1B145F67" w16cid:durableId="444A5974"/>
  <w16cid:commentId w16cid:paraId="0AC8F72D" w16cid:durableId="6B0CFB41"/>
  <w16cid:commentId w16cid:paraId="15E0E8DF" w16cid:durableId="51B1F043"/>
  <w16cid:commentId w16cid:paraId="52D73B8C" w16cid:durableId="05F47240"/>
  <w16cid:commentId w16cid:paraId="33B6358B" w16cid:durableId="4C936639"/>
  <w16cid:commentId w16cid:paraId="3C94F27F" w16cid:durableId="45B6ACFA"/>
  <w16cid:commentId w16cid:paraId="52E369B8" w16cid:durableId="0C6C87D0"/>
  <w16cid:commentId w16cid:paraId="27EB0602" w16cid:durableId="136D08BE"/>
  <w16cid:commentId w16cid:paraId="4C6D88F3" w16cid:durableId="1C9D00E5"/>
  <w16cid:commentId w16cid:paraId="270C7702" w16cid:durableId="5098E1A7"/>
  <w16cid:commentId w16cid:paraId="01814F74" w16cid:durableId="56141E1D"/>
  <w16cid:commentId w16cid:paraId="2C884B1C" w16cid:durableId="05D76760"/>
  <w16cid:commentId w16cid:paraId="4BC596B0" w16cid:durableId="1A4F2E3D"/>
  <w16cid:commentId w16cid:paraId="578208A1" w16cid:durableId="799BFF1B"/>
  <w16cid:commentId w16cid:paraId="651E00B8" w16cid:durableId="4F57CE57"/>
  <w16cid:commentId w16cid:paraId="5F9DF2AB" w16cid:durableId="3274052A"/>
  <w16cid:commentId w16cid:paraId="0EC1DA69" w16cid:durableId="4ECEE0DD"/>
  <w16cid:commentId w16cid:paraId="2A4E78B7" w16cid:durableId="4DE18A25"/>
  <w16cid:commentId w16cid:paraId="1C6CFEDF" w16cid:durableId="76538003"/>
  <w16cid:commentId w16cid:paraId="125A69A0" w16cid:durableId="3CFB332B"/>
  <w16cid:commentId w16cid:paraId="09731BE1" w16cid:durableId="29A932A5"/>
  <w16cid:commentId w16cid:paraId="114C3494" w16cid:durableId="40BED116"/>
  <w16cid:commentId w16cid:paraId="48D915C8" w16cid:durableId="34564D44"/>
  <w16cid:commentId w16cid:paraId="18B2EA4C" w16cid:durableId="14CE2CAD"/>
  <w16cid:commentId w16cid:paraId="18AD3896" w16cid:durableId="50F93829"/>
  <w16cid:commentId w16cid:paraId="30C7C2E0" w16cid:durableId="2D6018DA"/>
  <w16cid:commentId w16cid:paraId="35F8453A" w16cid:durableId="67633566"/>
  <w16cid:commentId w16cid:paraId="53EDAFD1" w16cid:durableId="51FF60A9"/>
  <w16cid:commentId w16cid:paraId="3C25908C" w16cid:durableId="30A07B6C"/>
  <w16cid:commentId w16cid:paraId="44C20554" w16cid:durableId="1E2FE26D"/>
  <w16cid:commentId w16cid:paraId="7976C219" w16cid:durableId="09CD1CAF"/>
  <w16cid:commentId w16cid:paraId="17330E15" w16cid:durableId="472CFBC9"/>
  <w16cid:commentId w16cid:paraId="2896B49F" w16cid:durableId="1EBDADB6"/>
  <w16cid:commentId w16cid:paraId="3DCA2081" w16cid:durableId="17F65ABA"/>
  <w16cid:commentId w16cid:paraId="2019D0AD" w16cid:durableId="27C6BC0F"/>
  <w16cid:commentId w16cid:paraId="7ABF584D" w16cid:durableId="00505AA3"/>
  <w16cid:commentId w16cid:paraId="00BF6ED7" w16cid:durableId="75FBD0A7"/>
  <w16cid:commentId w16cid:paraId="65D66E19" w16cid:durableId="7EB5EF62"/>
  <w16cid:commentId w16cid:paraId="3A0946AC" w16cid:durableId="6AB87F7E"/>
  <w16cid:commentId w16cid:paraId="00D14E2C" w16cid:durableId="0A37619B"/>
  <w16cid:commentId w16cid:paraId="720BF1BF" w16cid:durableId="5B369865"/>
  <w16cid:commentId w16cid:paraId="18A2A747" w16cid:durableId="42F5E66E"/>
  <w16cid:commentId w16cid:paraId="20A52B80" w16cid:durableId="69C2C416"/>
  <w16cid:commentId w16cid:paraId="47D65ABD" w16cid:durableId="605D53BD"/>
  <w16cid:commentId w16cid:paraId="642100F1" w16cid:durableId="604DCAF8"/>
  <w16cid:commentId w16cid:paraId="6F0F3A78" w16cid:durableId="5BBB49C7"/>
  <w16cid:commentId w16cid:paraId="66E8B596" w16cid:durableId="7F6D02E2"/>
  <w16cid:commentId w16cid:paraId="70AE2061" w16cid:durableId="64459794"/>
  <w16cid:commentId w16cid:paraId="7F6D02A7" w16cid:durableId="7F6D02A3"/>
  <w16cid:commentId w16cid:paraId="0DB485F1" w16cid:durableId="1B048218"/>
  <w16cid:commentId w16cid:paraId="7F6D02A8" w16cid:durableId="7F6D02D1"/>
  <w16cid:commentId w16cid:paraId="7F6D02A9" w16cid:durableId="7F6D02BC"/>
  <w16cid:commentId w16cid:paraId="7F6D02AA" w16cid:durableId="7F6D02A0"/>
  <w16cid:commentId w16cid:paraId="40923CE5" w16cid:durableId="7C2F552E"/>
  <w16cid:commentId w16cid:paraId="34EF2B36" w16cid:durableId="7F6D02AF"/>
  <w16cid:commentId w16cid:paraId="2195672D" w16cid:durableId="5966CC2B"/>
  <w16cid:commentId w16cid:paraId="1385A344" w16cid:durableId="569F8799"/>
  <w16cid:commentId w16cid:paraId="7CB7E3D8" w16cid:durableId="7EA8FCE8"/>
  <w16cid:commentId w16cid:paraId="76BA2E39" w16cid:durableId="7F6D02E6"/>
  <w16cid:commentId w16cid:paraId="7F6D02C0" w16cid:durableId="7F6D02D9"/>
  <w16cid:commentId w16cid:paraId="6194AFC8" w16cid:durableId="1F0221A9"/>
  <w16cid:commentId w16cid:paraId="1D335FFE" w16cid:durableId="4F041F55"/>
  <w16cid:commentId w16cid:paraId="43D18282" w16cid:durableId="7010343B"/>
  <w16cid:commentId w16cid:paraId="3356194D" w16cid:durableId="3FE89468"/>
  <w16cid:commentId w16cid:paraId="2039AF0B" w16cid:durableId="7F6D02D8"/>
  <w16cid:commentId w16cid:paraId="5FFD0A37" w16cid:durableId="1BE1EA20"/>
  <w16cid:commentId w16cid:paraId="7F6D02CC" w16cid:durableId="7F6D02E3"/>
  <w16cid:commentId w16cid:paraId="4101ED2B" w16cid:durableId="7784D42F"/>
  <w16cid:commentId w16cid:paraId="6E52DDF1" w16cid:durableId="3252D239"/>
  <w16cid:commentId w16cid:paraId="7E0328BA" w16cid:durableId="150D9B6B"/>
  <w16cid:commentId w16cid:paraId="7F6D02CF" w16cid:durableId="7F6D02D0"/>
  <w16cid:commentId w16cid:paraId="7F6D02D0" w16cid:durableId="7F6D02B2"/>
  <w16cid:commentId w16cid:paraId="7F6D02D1" w16cid:durableId="7F6D02C8"/>
  <w16cid:commentId w16cid:paraId="67150111" w16cid:durableId="0AB0C10A"/>
  <w16cid:commentId w16cid:paraId="4C822F07" w16cid:durableId="397108C4"/>
  <w16cid:commentId w16cid:paraId="78B9B2C3" w16cid:durableId="21B3CF55"/>
  <w16cid:commentId w16cid:paraId="1398F051" w16cid:durableId="23B7B4C0"/>
  <w16cid:commentId w16cid:paraId="16597EE5" w16cid:durableId="0E8868D2"/>
  <w16cid:commentId w16cid:paraId="2D6E39C7" w16cid:durableId="58AB842F"/>
  <w16cid:commentId w16cid:paraId="6DCCFF0D" w16cid:durableId="0FCFB567"/>
  <w16cid:commentId w16cid:paraId="5BBEC2DD" w16cid:durableId="6A74A7D1"/>
  <w16cid:commentId w16cid:paraId="25BDD729" w16cid:durableId="69426CC2"/>
  <w16cid:commentId w16cid:paraId="7F6D02D5" w16cid:durableId="7F6D02D6"/>
  <w16cid:commentId w16cid:paraId="7F6D02D6" w16cid:durableId="7F6D02A1"/>
  <w16cid:commentId w16cid:paraId="6BEB1DE9" w16cid:durableId="3D5E0DA6"/>
  <w16cid:commentId w16cid:paraId="0A9C10A7" w16cid:durableId="6C6FA8B5"/>
  <w16cid:commentId w16cid:paraId="20379024" w16cid:durableId="537D6E0B"/>
  <w16cid:commentId w16cid:paraId="0EA174C5" w16cid:durableId="197BC00D"/>
  <w16cid:commentId w16cid:paraId="63096C2D" w16cid:durableId="1B4B5D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42FFB" w14:textId="77777777" w:rsidR="00DD64EF" w:rsidRDefault="00DD64EF">
      <w:pPr>
        <w:spacing w:after="0" w:line="240" w:lineRule="auto"/>
      </w:pPr>
      <w:r>
        <w:separator/>
      </w:r>
    </w:p>
  </w:endnote>
  <w:endnote w:type="continuationSeparator" w:id="0">
    <w:p w14:paraId="7DD650FF" w14:textId="77777777" w:rsidR="00DD64EF" w:rsidRDefault="00DD6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1" w:fontKey="{23875AB0-CCD0-453E-A5B7-997F19097837}"/>
    <w:embedBold r:id="rId2" w:fontKey="{8D6A8580-D1AA-429D-9E93-283B7893B0FF}"/>
    <w:embedItalic r:id="rId3" w:fontKey="{0C1FB84C-3ABE-4BDD-B3D5-B136FCEC4778}"/>
    <w:embedBoldItalic r:id="rId4" w:fontKey="{8C56E2F5-647A-48EB-9768-F3938C780CC6}"/>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lay">
    <w:altName w:val="Calibri"/>
    <w:charset w:val="00"/>
    <w:family w:val="auto"/>
    <w:pitch w:val="default"/>
    <w:embedRegular r:id="rId5" w:fontKey="{6D7ACEE3-6FFF-4DC8-803C-232AFA85CEEF}"/>
    <w:embedBold r:id="rId6" w:fontKey="{3B06F236-288A-4D3E-B739-DD6FF17B7B6A}"/>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7" w:fontKey="{D8B313A6-39FE-4204-86DF-BFCBFB7918B9}"/>
  </w:font>
  <w:font w:name="Verdana">
    <w:panose1 w:val="020B0604030504040204"/>
    <w:charset w:val="00"/>
    <w:family w:val="swiss"/>
    <w:pitch w:val="variable"/>
    <w:sig w:usb0="A00006FF" w:usb1="4000205B" w:usb2="00000010" w:usb3="00000000" w:csb0="0000019F" w:csb1="00000000"/>
    <w:embedRegular r:id="rId8" w:fontKey="{C556287C-81A5-4CD5-88B4-8541A5C83FB1}"/>
    <w:embedBold r:id="rId9" w:fontKey="{6605098B-4796-445D-87E2-8B110EEAF939}"/>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0" w:fontKey="{83642C75-EBE0-4EDB-9A05-CA99ECF8BEF0}"/>
    <w:embedItalic r:id="rId11" w:fontKey="{70837FE5-3D3F-4311-AF00-619A6C3F22D9}"/>
    <w:embedBoldItalic r:id="rId12" w:fontKey="{C9031B1B-8BDB-4D6F-A2A9-188514B22A4F}"/>
  </w:font>
  <w:font w:name="Roboto">
    <w:charset w:val="00"/>
    <w:family w:val="auto"/>
    <w:pitch w:val="variable"/>
    <w:sig w:usb0="E0000AFF" w:usb1="5000217F" w:usb2="00000021" w:usb3="00000000" w:csb0="0000019F" w:csb1="00000000"/>
    <w:embedRegular r:id="rId13" w:fontKey="{8ECD250C-BAE6-467C-84F6-8E5390621B2A}"/>
  </w:font>
  <w:font w:name="PADLP G+ Adv P 101 D C 5">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4" w:fontKey="{A77527F0-CF48-4AA6-BF9C-1393BB00379B}"/>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90EDD" w14:textId="77777777" w:rsidR="00DD64EF" w:rsidRDefault="00DD64EF">
      <w:pPr>
        <w:spacing w:after="0" w:line="240" w:lineRule="auto"/>
      </w:pPr>
      <w:r>
        <w:separator/>
      </w:r>
    </w:p>
  </w:footnote>
  <w:footnote w:type="continuationSeparator" w:id="0">
    <w:p w14:paraId="5119B8AD" w14:textId="77777777" w:rsidR="00DD64EF" w:rsidRDefault="00DD64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D02DB" w14:textId="20ED5F71" w:rsidR="00CB75FC" w:rsidRDefault="00F3282B">
    <w:pPr>
      <w:pBdr>
        <w:top w:val="nil"/>
        <w:left w:val="nil"/>
        <w:bottom w:val="nil"/>
        <w:right w:val="nil"/>
        <w:between w:val="nil"/>
      </w:pBdr>
      <w:tabs>
        <w:tab w:val="center" w:pos="4680"/>
        <w:tab w:val="right" w:pos="9360"/>
      </w:tabs>
      <w:spacing w:after="0" w:line="240" w:lineRule="auto"/>
      <w:rPr>
        <w:color w:val="000000"/>
      </w:rPr>
    </w:pPr>
    <w:r>
      <w:rPr>
        <w:noProof/>
        <w:color w:val="000000"/>
      </w:rPr>
      <mc:AlternateContent>
        <mc:Choice Requires="wps">
          <w:drawing>
            <wp:anchor distT="0" distB="0" distL="0" distR="0" simplePos="0" relativeHeight="251658244" behindDoc="0" locked="0" layoutInCell="1" allowOverlap="1" wp14:anchorId="4D7323A7" wp14:editId="62A1230D">
              <wp:simplePos x="635" y="635"/>
              <wp:positionH relativeFrom="page">
                <wp:align>right</wp:align>
              </wp:positionH>
              <wp:positionV relativeFrom="page">
                <wp:align>top</wp:align>
              </wp:positionV>
              <wp:extent cx="2181225" cy="391160"/>
              <wp:effectExtent l="0" t="0" r="0" b="8890"/>
              <wp:wrapNone/>
              <wp:docPr id="679581379"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81225" cy="391160"/>
                      </a:xfrm>
                      <a:prstGeom prst="rect">
                        <a:avLst/>
                      </a:prstGeom>
                      <a:noFill/>
                      <a:ln>
                        <a:noFill/>
                      </a:ln>
                    </wps:spPr>
                    <wps:txbx>
                      <w:txbxContent>
                        <w:p w14:paraId="3E8F9A2B" w14:textId="261A3AB1" w:rsidR="00F3282B" w:rsidRPr="00F3282B" w:rsidRDefault="00F3282B" w:rsidP="00F3282B">
                          <w:pPr>
                            <w:spacing w:after="0"/>
                            <w:rPr>
                              <w:rFonts w:ascii="Calibri" w:eastAsia="Calibri" w:hAnsi="Calibri" w:cs="Calibri"/>
                              <w:noProof/>
                              <w:color w:val="000000"/>
                              <w:sz w:val="24"/>
                              <w:szCs w:val="24"/>
                            </w:rPr>
                          </w:pPr>
                          <w:r w:rsidRPr="00F3282B">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D7323A7" id="_x0000_t202" coordsize="21600,21600" o:spt="202" path="m,l,21600r21600,l21600,xe">
              <v:stroke joinstyle="miter"/>
              <v:path gradientshapeok="t" o:connecttype="rect"/>
            </v:shapetype>
            <v:shape id="Text Box 2" o:spid="_x0000_s1026" type="#_x0000_t202" alt="UNCLASSIFIED - NON CLASSIFIÉ" style="position:absolute;margin-left:120.55pt;margin-top:0;width:171.75pt;height:30.8pt;z-index:25165824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" filled="f" stroked="f">
              <v:textbox style="mso-fit-shape-to-text:t" inset="0,15pt,20pt,0">
                <w:txbxContent>
                  <w:p w14:paraId="3E8F9A2B" w14:textId="261A3AB1" w:rsidR="00F3282B" w:rsidRPr="00F3282B" w:rsidRDefault="00F3282B" w:rsidP="00F3282B">
                    <w:pPr>
                      <w:spacing w:after="0"/>
                      <w:rPr>
                        <w:rFonts w:ascii="Calibri" w:eastAsia="Calibri" w:hAnsi="Calibri" w:cs="Calibri"/>
                        <w:noProof/>
                        <w:color w:val="000000"/>
                        <w:sz w:val="24"/>
                        <w:szCs w:val="24"/>
                      </w:rPr>
                    </w:pPr>
                    <w:r w:rsidRPr="00F3282B">
                      <w:rPr>
                        <w:rFonts w:ascii="Calibri" w:eastAsia="Calibri" w:hAnsi="Calibri" w:cs="Calibri"/>
                        <w:noProof/>
                        <w:color w:val="000000"/>
                        <w:sz w:val="24"/>
                        <w:szCs w:val="24"/>
                      </w:rPr>
                      <w:t>UNCLASSIFIED - NON CLASSIFIÉ</w:t>
                    </w:r>
                  </w:p>
                </w:txbxContent>
              </v:textbox>
              <w10:wrap anchorx="page" anchory="page"/>
            </v:shape>
          </w:pict>
        </mc:Fallback>
      </mc:AlternateContent>
    </w:r>
    <w:r w:rsidR="00D8059B">
      <w:rPr>
        <w:noProof/>
        <w:color w:val="000000"/>
      </w:rPr>
      <mc:AlternateContent>
        <mc:Choice Requires="wps">
          <w:drawing>
            <wp:anchor distT="0" distB="0" distL="0" distR="0" simplePos="0" relativeHeight="251658242" behindDoc="0" locked="0" layoutInCell="1" hidden="0" allowOverlap="1" wp14:anchorId="7F6D02DE" wp14:editId="7F6D02DF">
              <wp:simplePos x="0" y="0"/>
              <wp:positionH relativeFrom="page">
                <wp:align>right</wp:align>
              </wp:positionH>
              <wp:positionV relativeFrom="page">
                <wp:align>top</wp:align>
              </wp:positionV>
              <wp:extent cx="2190750" cy="400685"/>
              <wp:effectExtent l="0" t="0" r="0" b="0"/>
              <wp:wrapNone/>
              <wp:docPr id="2117039601" name="Rectangle 2117039601" descr="UNCLASSIFIED - NON CLASSIFIÉ"/>
              <wp:cNvGraphicFramePr/>
              <a:graphic xmlns:a="http://schemas.openxmlformats.org/drawingml/2006/main">
                <a:graphicData uri="http://schemas.microsoft.com/office/word/2010/wordprocessingShape">
                  <wps:wsp>
                    <wps:cNvSpPr/>
                    <wps:spPr>
                      <a:xfrm>
                        <a:off x="4255388" y="3584420"/>
                        <a:ext cx="2181225" cy="391160"/>
                      </a:xfrm>
                      <a:prstGeom prst="rect">
                        <a:avLst/>
                      </a:prstGeom>
                      <a:noFill/>
                      <a:ln>
                        <a:noFill/>
                      </a:ln>
                    </wps:spPr>
                    <wps:txbx>
                      <w:txbxContent>
                        <w:p w14:paraId="7F6D02E6" w14:textId="77777777" w:rsidR="00CB75FC" w:rsidRDefault="00D8059B">
                          <w:pPr>
                            <w:spacing w:after="0" w:line="258" w:lineRule="auto"/>
                            <w:textDirection w:val="btLr"/>
                          </w:pPr>
                          <w:r>
                            <w:rPr>
                              <w:rFonts w:ascii="Calibri" w:eastAsia="Calibri" w:hAnsi="Calibri" w:cs="Calibri"/>
                              <w:color w:val="000000"/>
                              <w:sz w:val="24"/>
                            </w:rPr>
                            <w:t>UNCLASSIFIED - NON CLASSIFIÉ</w:t>
                          </w:r>
                        </w:p>
                      </w:txbxContent>
                    </wps:txbx>
                    <wps:bodyPr spcFirstLastPara="1" wrap="square" lIns="0" tIns="190500" rIns="254000" bIns="0" anchor="t" anchorCtr="0">
                      <a:noAutofit/>
                    </wps:bodyPr>
                  </wps:wsp>
                </a:graphicData>
              </a:graphic>
            </wp:anchor>
          </w:drawing>
        </mc:Choice>
        <mc:Fallback>
          <w:pict>
            <v:rect w14:anchorId="7F6D02DE" id="Rectangle 2117039601" o:spid="_x0000_s1027" alt="UNCLASSIFIED - NON CLASSIFIÉ" style="position:absolute;margin-left:121.3pt;margin-top:0;width:172.5pt;height:31.55pt;z-index:251658242;visibility:visible;mso-wrap-style:squar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" filled="f" stroked="f">
              <v:textbox inset="0,15pt,20pt,0">
                <w:txbxContent>
                  <w:p w14:paraId="7F6D02E6" w14:textId="77777777" w:rsidR="00CB75FC" w:rsidRDefault="00D8059B">
                    <w:pPr>
                      <w:spacing w:after="0" w:line="258" w:lineRule="auto"/>
                      <w:textDirection w:val="btLr"/>
                    </w:pPr>
                    <w:r>
                      <w:rPr>
                        <w:rFonts w:ascii="Calibri" w:eastAsia="Calibri" w:hAnsi="Calibri" w:cs="Calibri"/>
                        <w:color w:val="000000"/>
                        <w:sz w:val="24"/>
                      </w:rPr>
                      <w:t>UNCLASSIFIED - NON CLASSIFIÉ</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D02DC" w14:textId="2AFFC51E" w:rsidR="00CB75FC" w:rsidRDefault="00F3282B">
    <w:pPr>
      <w:pBdr>
        <w:top w:val="nil"/>
        <w:left w:val="nil"/>
        <w:bottom w:val="nil"/>
        <w:right w:val="nil"/>
        <w:between w:val="nil"/>
      </w:pBdr>
      <w:tabs>
        <w:tab w:val="center" w:pos="4680"/>
        <w:tab w:val="right" w:pos="9360"/>
      </w:tabs>
      <w:spacing w:after="0" w:line="240" w:lineRule="auto"/>
      <w:rPr>
        <w:color w:val="000000"/>
      </w:rPr>
    </w:pPr>
    <w:r>
      <w:rPr>
        <w:noProof/>
        <w:color w:val="000000"/>
      </w:rPr>
      <mc:AlternateContent>
        <mc:Choice Requires="wps">
          <w:drawing>
            <wp:anchor distT="0" distB="0" distL="0" distR="0" simplePos="0" relativeHeight="251658245" behindDoc="0" locked="0" layoutInCell="1" allowOverlap="1" wp14:anchorId="3139D9B4" wp14:editId="248E290B">
              <wp:simplePos x="914400" y="447675"/>
              <wp:positionH relativeFrom="page">
                <wp:align>right</wp:align>
              </wp:positionH>
              <wp:positionV relativeFrom="page">
                <wp:align>top</wp:align>
              </wp:positionV>
              <wp:extent cx="2181225" cy="391160"/>
              <wp:effectExtent l="0" t="0" r="0" b="8890"/>
              <wp:wrapNone/>
              <wp:docPr id="1867970365" name="Text Box 3"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81225" cy="391160"/>
                      </a:xfrm>
                      <a:prstGeom prst="rect">
                        <a:avLst/>
                      </a:prstGeom>
                      <a:noFill/>
                      <a:ln>
                        <a:noFill/>
                      </a:ln>
                    </wps:spPr>
                    <wps:txbx>
                      <w:txbxContent>
                        <w:p w14:paraId="4BE668E6" w14:textId="61532408" w:rsidR="00F3282B" w:rsidRPr="00F3282B" w:rsidRDefault="00F3282B" w:rsidP="00F3282B">
                          <w:pPr>
                            <w:spacing w:after="0"/>
                            <w:rPr>
                              <w:rFonts w:ascii="Calibri" w:eastAsia="Calibri" w:hAnsi="Calibri" w:cs="Calibri"/>
                              <w:noProof/>
                              <w:color w:val="000000"/>
                              <w:sz w:val="24"/>
                              <w:szCs w:val="24"/>
                            </w:rPr>
                          </w:pPr>
                          <w:r w:rsidRPr="00F3282B">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139D9B4" id="_x0000_t202" coordsize="21600,21600" o:spt="202" path="m,l,21600r21600,l21600,xe">
              <v:stroke joinstyle="miter"/>
              <v:path gradientshapeok="t" o:connecttype="rect"/>
            </v:shapetype>
            <v:shape id="Text Box 3" o:spid="_x0000_s1028" type="#_x0000_t202" alt="UNCLASSIFIED - NON CLASSIFIÉ" style="position:absolute;margin-left:120.55pt;margin-top:0;width:171.75pt;height:30.8pt;z-index:251658245;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" filled="f" stroked="f">
              <v:textbox style="mso-fit-shape-to-text:t" inset="0,15pt,20pt,0">
                <w:txbxContent>
                  <w:p w14:paraId="4BE668E6" w14:textId="61532408" w:rsidR="00F3282B" w:rsidRPr="00F3282B" w:rsidRDefault="00F3282B" w:rsidP="00F3282B">
                    <w:pPr>
                      <w:spacing w:after="0"/>
                      <w:rPr>
                        <w:rFonts w:ascii="Calibri" w:eastAsia="Calibri" w:hAnsi="Calibri" w:cs="Calibri"/>
                        <w:noProof/>
                        <w:color w:val="000000"/>
                        <w:sz w:val="24"/>
                        <w:szCs w:val="24"/>
                      </w:rPr>
                    </w:pPr>
                    <w:r w:rsidRPr="00F3282B">
                      <w:rPr>
                        <w:rFonts w:ascii="Calibri" w:eastAsia="Calibri" w:hAnsi="Calibri" w:cs="Calibri"/>
                        <w:noProof/>
                        <w:color w:val="000000"/>
                        <w:sz w:val="24"/>
                        <w:szCs w:val="24"/>
                      </w:rPr>
                      <w:t>UNCLASSIFIED - NON CLASSIFIÉ</w:t>
                    </w:r>
                  </w:p>
                </w:txbxContent>
              </v:textbox>
              <w10:wrap anchorx="page" anchory="page"/>
            </v:shape>
          </w:pict>
        </mc:Fallback>
      </mc:AlternateContent>
    </w:r>
    <w:r w:rsidR="00D8059B">
      <w:rPr>
        <w:noProof/>
        <w:color w:val="000000"/>
      </w:rPr>
      <mc:AlternateContent>
        <mc:Choice Requires="wps">
          <w:drawing>
            <wp:anchor distT="0" distB="0" distL="0" distR="0" simplePos="0" relativeHeight="251658240" behindDoc="0" locked="0" layoutInCell="1" hidden="0" allowOverlap="1" wp14:anchorId="7F6D02E0" wp14:editId="7F6D02E1">
              <wp:simplePos x="0" y="0"/>
              <wp:positionH relativeFrom="page">
                <wp:align>right</wp:align>
              </wp:positionH>
              <wp:positionV relativeFrom="page">
                <wp:align>top</wp:align>
              </wp:positionV>
              <wp:extent cx="2190750" cy="400685"/>
              <wp:effectExtent l="0" t="0" r="0" b="0"/>
              <wp:wrapNone/>
              <wp:docPr id="2117039602" name="Rectangle 2117039602" descr="UNCLASSIFIED - NON CLASSIFIÉ"/>
              <wp:cNvGraphicFramePr/>
              <a:graphic xmlns:a="http://schemas.openxmlformats.org/drawingml/2006/main">
                <a:graphicData uri="http://schemas.microsoft.com/office/word/2010/wordprocessingShape">
                  <wps:wsp>
                    <wps:cNvSpPr/>
                    <wps:spPr>
                      <a:xfrm>
                        <a:off x="4255388" y="3584420"/>
                        <a:ext cx="2181225" cy="391160"/>
                      </a:xfrm>
                      <a:prstGeom prst="rect">
                        <a:avLst/>
                      </a:prstGeom>
                      <a:noFill/>
                      <a:ln>
                        <a:noFill/>
                      </a:ln>
                    </wps:spPr>
                    <wps:txbx>
                      <w:txbxContent>
                        <w:p w14:paraId="7F6D02E4" w14:textId="77777777" w:rsidR="00CB75FC" w:rsidRDefault="00D8059B">
                          <w:pPr>
                            <w:spacing w:after="0" w:line="258" w:lineRule="auto"/>
                            <w:textDirection w:val="btLr"/>
                          </w:pPr>
                          <w:r>
                            <w:rPr>
                              <w:rFonts w:ascii="Calibri" w:eastAsia="Calibri" w:hAnsi="Calibri" w:cs="Calibri"/>
                              <w:color w:val="000000"/>
                              <w:sz w:val="24"/>
                            </w:rPr>
                            <w:t>UNCLASSIFIED - NON CLASSIFIÉ</w:t>
                          </w:r>
                        </w:p>
                      </w:txbxContent>
                    </wps:txbx>
                    <wps:bodyPr spcFirstLastPara="1" wrap="square" lIns="0" tIns="190500" rIns="254000" bIns="0" anchor="t" anchorCtr="0">
                      <a:noAutofit/>
                    </wps:bodyPr>
                  </wps:wsp>
                </a:graphicData>
              </a:graphic>
            </wp:anchor>
          </w:drawing>
        </mc:Choice>
        <mc:Fallback>
          <w:pict>
            <v:rect w14:anchorId="7F6D02E0" id="Rectangle 2117039602" o:spid="_x0000_s1029" alt="UNCLASSIFIED - NON CLASSIFIÉ" style="position:absolute;margin-left:121.3pt;margin-top:0;width:172.5pt;height:31.55pt;z-index:251658240;visibility:visible;mso-wrap-style:squar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" filled="f" stroked="f">
              <v:textbox inset="0,15pt,20pt,0">
                <w:txbxContent>
                  <w:p w14:paraId="7F6D02E4" w14:textId="77777777" w:rsidR="00CB75FC" w:rsidRDefault="00D8059B">
                    <w:pPr>
                      <w:spacing w:after="0" w:line="258" w:lineRule="auto"/>
                      <w:textDirection w:val="btLr"/>
                    </w:pPr>
                    <w:r>
                      <w:rPr>
                        <w:rFonts w:ascii="Calibri" w:eastAsia="Calibri" w:hAnsi="Calibri" w:cs="Calibri"/>
                        <w:color w:val="000000"/>
                        <w:sz w:val="24"/>
                      </w:rPr>
                      <w:t>UNCLASSIFIED - NON CLASSIFIÉ</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D02DD" w14:textId="47040083" w:rsidR="00CB75FC" w:rsidRDefault="00F3282B">
    <w:pPr>
      <w:pBdr>
        <w:top w:val="nil"/>
        <w:left w:val="nil"/>
        <w:bottom w:val="nil"/>
        <w:right w:val="nil"/>
        <w:between w:val="nil"/>
      </w:pBdr>
      <w:tabs>
        <w:tab w:val="center" w:pos="4680"/>
        <w:tab w:val="right" w:pos="9360"/>
      </w:tabs>
      <w:spacing w:after="0" w:line="240" w:lineRule="auto"/>
      <w:rPr>
        <w:color w:val="000000"/>
      </w:rPr>
    </w:pPr>
    <w:r>
      <w:rPr>
        <w:noProof/>
        <w:color w:val="000000"/>
      </w:rPr>
      <mc:AlternateContent>
        <mc:Choice Requires="wps">
          <w:drawing>
            <wp:anchor distT="0" distB="0" distL="0" distR="0" simplePos="0" relativeHeight="251658243" behindDoc="0" locked="0" layoutInCell="1" allowOverlap="1" wp14:anchorId="7F948C0F" wp14:editId="16061C1B">
              <wp:simplePos x="635" y="635"/>
              <wp:positionH relativeFrom="page">
                <wp:align>right</wp:align>
              </wp:positionH>
              <wp:positionV relativeFrom="page">
                <wp:align>top</wp:align>
              </wp:positionV>
              <wp:extent cx="2181225" cy="391160"/>
              <wp:effectExtent l="0" t="0" r="0" b="8890"/>
              <wp:wrapNone/>
              <wp:docPr id="611639102" name="Text Box 1"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81225" cy="391160"/>
                      </a:xfrm>
                      <a:prstGeom prst="rect">
                        <a:avLst/>
                      </a:prstGeom>
                      <a:noFill/>
                      <a:ln>
                        <a:noFill/>
                      </a:ln>
                    </wps:spPr>
                    <wps:txbx>
                      <w:txbxContent>
                        <w:p w14:paraId="145921C4" w14:textId="3A7124F6" w:rsidR="00F3282B" w:rsidRPr="00F3282B" w:rsidRDefault="00F3282B" w:rsidP="00F3282B">
                          <w:pPr>
                            <w:spacing w:after="0"/>
                            <w:rPr>
                              <w:rFonts w:ascii="Calibri" w:eastAsia="Calibri" w:hAnsi="Calibri" w:cs="Calibri"/>
                              <w:noProof/>
                              <w:color w:val="000000"/>
                              <w:sz w:val="24"/>
                              <w:szCs w:val="24"/>
                            </w:rPr>
                          </w:pPr>
                          <w:r w:rsidRPr="00F3282B">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F948C0F" id="_x0000_t202" coordsize="21600,21600" o:spt="202" path="m,l,21600r21600,l21600,xe">
              <v:stroke joinstyle="miter"/>
              <v:path gradientshapeok="t" o:connecttype="rect"/>
            </v:shapetype>
            <v:shape id="Text Box 1" o:spid="_x0000_s1030" type="#_x0000_t202" alt="UNCLASSIFIED - NON CLASSIFIÉ" style="position:absolute;margin-left:120.55pt;margin-top:0;width:171.75pt;height:30.8pt;z-index:251658243;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" filled="f" stroked="f">
              <v:textbox style="mso-fit-shape-to-text:t" inset="0,15pt,20pt,0">
                <w:txbxContent>
                  <w:p w14:paraId="145921C4" w14:textId="3A7124F6" w:rsidR="00F3282B" w:rsidRPr="00F3282B" w:rsidRDefault="00F3282B" w:rsidP="00F3282B">
                    <w:pPr>
                      <w:spacing w:after="0"/>
                      <w:rPr>
                        <w:rFonts w:ascii="Calibri" w:eastAsia="Calibri" w:hAnsi="Calibri" w:cs="Calibri"/>
                        <w:noProof/>
                        <w:color w:val="000000"/>
                        <w:sz w:val="24"/>
                        <w:szCs w:val="24"/>
                      </w:rPr>
                    </w:pPr>
                    <w:r w:rsidRPr="00F3282B">
                      <w:rPr>
                        <w:rFonts w:ascii="Calibri" w:eastAsia="Calibri" w:hAnsi="Calibri" w:cs="Calibri"/>
                        <w:noProof/>
                        <w:color w:val="000000"/>
                        <w:sz w:val="24"/>
                        <w:szCs w:val="24"/>
                      </w:rPr>
                      <w:t>UNCLASSIFIED - NON CLASSIFIÉ</w:t>
                    </w:r>
                  </w:p>
                </w:txbxContent>
              </v:textbox>
              <w10:wrap anchorx="page" anchory="page"/>
            </v:shape>
          </w:pict>
        </mc:Fallback>
      </mc:AlternateContent>
    </w:r>
    <w:r w:rsidR="00D8059B">
      <w:rPr>
        <w:noProof/>
        <w:color w:val="000000"/>
      </w:rPr>
      <mc:AlternateContent>
        <mc:Choice Requires="wps">
          <w:drawing>
            <wp:anchor distT="0" distB="0" distL="0" distR="0" simplePos="0" relativeHeight="251658241" behindDoc="0" locked="0" layoutInCell="1" hidden="0" allowOverlap="1" wp14:anchorId="7F6D02E2" wp14:editId="7F6D02E3">
              <wp:simplePos x="0" y="0"/>
              <wp:positionH relativeFrom="page">
                <wp:align>right</wp:align>
              </wp:positionH>
              <wp:positionV relativeFrom="page">
                <wp:align>top</wp:align>
              </wp:positionV>
              <wp:extent cx="2190750" cy="400685"/>
              <wp:effectExtent l="0" t="0" r="0" b="0"/>
              <wp:wrapNone/>
              <wp:docPr id="2117039600" name="Rectangle 2117039600" descr="UNCLASSIFIED - NON CLASSIFIÉ"/>
              <wp:cNvGraphicFramePr/>
              <a:graphic xmlns:a="http://schemas.openxmlformats.org/drawingml/2006/main">
                <a:graphicData uri="http://schemas.microsoft.com/office/word/2010/wordprocessingShape">
                  <wps:wsp>
                    <wps:cNvSpPr/>
                    <wps:spPr>
                      <a:xfrm>
                        <a:off x="4255388" y="3584420"/>
                        <a:ext cx="2181225" cy="391160"/>
                      </a:xfrm>
                      <a:prstGeom prst="rect">
                        <a:avLst/>
                      </a:prstGeom>
                      <a:noFill/>
                      <a:ln>
                        <a:noFill/>
                      </a:ln>
                    </wps:spPr>
                    <wps:txbx>
                      <w:txbxContent>
                        <w:p w14:paraId="7F6D02E5" w14:textId="77777777" w:rsidR="00CB75FC" w:rsidRDefault="00D8059B">
                          <w:pPr>
                            <w:spacing w:after="0" w:line="258" w:lineRule="auto"/>
                            <w:textDirection w:val="btLr"/>
                          </w:pPr>
                          <w:r>
                            <w:rPr>
                              <w:rFonts w:ascii="Calibri" w:eastAsia="Calibri" w:hAnsi="Calibri" w:cs="Calibri"/>
                              <w:color w:val="000000"/>
                              <w:sz w:val="24"/>
                            </w:rPr>
                            <w:t>UNCLASSIFIED - NON CLASSIFIÉ</w:t>
                          </w:r>
                        </w:p>
                      </w:txbxContent>
                    </wps:txbx>
                    <wps:bodyPr spcFirstLastPara="1" wrap="square" lIns="0" tIns="190500" rIns="254000" bIns="0" anchor="t" anchorCtr="0">
                      <a:noAutofit/>
                    </wps:bodyPr>
                  </wps:wsp>
                </a:graphicData>
              </a:graphic>
            </wp:anchor>
          </w:drawing>
        </mc:Choice>
        <mc:Fallback>
          <w:pict>
            <v:rect w14:anchorId="7F6D02E2" id="Rectangle 2117039600" o:spid="_x0000_s1031" alt="UNCLASSIFIED - NON CLASSIFIÉ" style="position:absolute;margin-left:121.3pt;margin-top:0;width:172.5pt;height:31.55pt;z-index:251658241;visibility:visible;mso-wrap-style:squar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" filled="f" stroked="f">
              <v:textbox inset="0,15pt,20pt,0">
                <w:txbxContent>
                  <w:p w14:paraId="7F6D02E5" w14:textId="77777777" w:rsidR="00CB75FC" w:rsidRDefault="00D8059B">
                    <w:pPr>
                      <w:spacing w:after="0" w:line="258" w:lineRule="auto"/>
                      <w:textDirection w:val="btLr"/>
                    </w:pPr>
                    <w:r>
                      <w:rPr>
                        <w:rFonts w:ascii="Calibri" w:eastAsia="Calibri" w:hAnsi="Calibri" w:cs="Calibri"/>
                        <w:color w:val="000000"/>
                        <w:sz w:val="24"/>
                      </w:rPr>
                      <w:t>UNCLASSIFIED - NON CLASSIFIÉ</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57B9"/>
    <w:multiLevelType w:val="multilevel"/>
    <w:tmpl w:val="1932F942"/>
    <w:lvl w:ilvl="0">
      <w:start w:val="1"/>
      <w:numFmt w:val="lowerRoman"/>
      <w:lvlText w:val="%1."/>
      <w:lvlJc w:val="right"/>
      <w:pPr>
        <w:ind w:left="1800" w:hanging="360"/>
      </w:pPr>
    </w:lvl>
    <w:lvl w:ilvl="1">
      <w:start w:val="1"/>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80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600" w:hanging="2160"/>
      </w:pPr>
      <w:rPr>
        <w:rFonts w:hint="default"/>
      </w:rPr>
    </w:lvl>
    <w:lvl w:ilvl="8">
      <w:start w:val="1"/>
      <w:numFmt w:val="decimal"/>
      <w:isLgl/>
      <w:lvlText w:val="%1.%2.%3.%4.%5.%6.%7.%8.%9"/>
      <w:lvlJc w:val="left"/>
      <w:pPr>
        <w:ind w:left="3960" w:hanging="2520"/>
      </w:pPr>
      <w:rPr>
        <w:rFonts w:hint="default"/>
      </w:rPr>
    </w:lvl>
  </w:abstractNum>
  <w:abstractNum w:abstractNumId="1" w15:restartNumberingAfterBreak="0">
    <w:nsid w:val="09A4120F"/>
    <w:multiLevelType w:val="multilevel"/>
    <w:tmpl w:val="ED36DA84"/>
    <w:lvl w:ilvl="0">
      <w:start w:val="2"/>
      <w:numFmt w:val="decimal"/>
      <w:lvlText w:val="%1"/>
      <w:lvlJc w:val="left"/>
      <w:pPr>
        <w:ind w:left="375" w:hanging="375"/>
      </w:pPr>
      <w:rPr>
        <w:rFonts w:hint="default"/>
      </w:rPr>
    </w:lvl>
    <w:lvl w:ilvl="1">
      <w:start w:val="2"/>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 w15:restartNumberingAfterBreak="0">
    <w:nsid w:val="0DDB3D91"/>
    <w:multiLevelType w:val="multilevel"/>
    <w:tmpl w:val="6C660E9A"/>
    <w:lvl w:ilvl="0">
      <w:start w:val="4"/>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DF34AB7"/>
    <w:multiLevelType w:val="multilevel"/>
    <w:tmpl w:val="10B07BC2"/>
    <w:lvl w:ilvl="0">
      <w:start w:val="1"/>
      <w:numFmt w:val="upperRoman"/>
      <w:lvlText w:val="%1."/>
      <w:lvlJc w:val="right"/>
      <w:pPr>
        <w:ind w:left="1800" w:hanging="360"/>
      </w:pPr>
    </w:lvl>
    <w:lvl w:ilvl="1">
      <w:start w:val="1"/>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80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600" w:hanging="2160"/>
      </w:pPr>
      <w:rPr>
        <w:rFonts w:hint="default"/>
      </w:rPr>
    </w:lvl>
    <w:lvl w:ilvl="8">
      <w:start w:val="1"/>
      <w:numFmt w:val="decimal"/>
      <w:isLgl/>
      <w:lvlText w:val="%1.%2.%3.%4.%5.%6.%7.%8.%9"/>
      <w:lvlJc w:val="left"/>
      <w:pPr>
        <w:ind w:left="3960" w:hanging="2520"/>
      </w:pPr>
      <w:rPr>
        <w:rFonts w:hint="default"/>
      </w:rPr>
    </w:lvl>
  </w:abstractNum>
  <w:abstractNum w:abstractNumId="4" w15:restartNumberingAfterBreak="0">
    <w:nsid w:val="122B2849"/>
    <w:multiLevelType w:val="multilevel"/>
    <w:tmpl w:val="8B4EC3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621270D"/>
    <w:multiLevelType w:val="hybridMultilevel"/>
    <w:tmpl w:val="A7D28C42"/>
    <w:lvl w:ilvl="0" w:tplc="91ECB574">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73F014C"/>
    <w:multiLevelType w:val="multilevel"/>
    <w:tmpl w:val="7B68CA24"/>
    <w:lvl w:ilvl="0">
      <w:start w:val="1"/>
      <w:numFmt w:val="lowerRoman"/>
      <w:lvlText w:val="%1."/>
      <w:lvlJc w:val="righ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7" w15:restartNumberingAfterBreak="0">
    <w:nsid w:val="17AD6F62"/>
    <w:multiLevelType w:val="hybridMultilevel"/>
    <w:tmpl w:val="BB3EDA2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CA479B1"/>
    <w:multiLevelType w:val="multilevel"/>
    <w:tmpl w:val="91A85180"/>
    <w:lvl w:ilvl="0">
      <w:start w:val="1"/>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2A83490"/>
    <w:multiLevelType w:val="hybridMultilevel"/>
    <w:tmpl w:val="77321526"/>
    <w:lvl w:ilvl="0" w:tplc="10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D85EA2"/>
    <w:multiLevelType w:val="hybridMultilevel"/>
    <w:tmpl w:val="52388A58"/>
    <w:lvl w:ilvl="0" w:tplc="20B2B74C">
      <w:start w:val="1"/>
      <w:numFmt w:val="lowerRoman"/>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1" w15:restartNumberingAfterBreak="0">
    <w:nsid w:val="25236E66"/>
    <w:multiLevelType w:val="multilevel"/>
    <w:tmpl w:val="388E215E"/>
    <w:lvl w:ilvl="0">
      <w:start w:val="2"/>
      <w:numFmt w:val="decimal"/>
      <w:lvlText w:val="%1"/>
      <w:lvlJc w:val="left"/>
      <w:pPr>
        <w:ind w:left="258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62C227E"/>
    <w:multiLevelType w:val="multilevel"/>
    <w:tmpl w:val="00EE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351B2D"/>
    <w:multiLevelType w:val="hybridMultilevel"/>
    <w:tmpl w:val="87A2C842"/>
    <w:lvl w:ilvl="0" w:tplc="1009001B">
      <w:start w:val="1"/>
      <w:numFmt w:val="lowerRoman"/>
      <w:lvlText w:val="%1."/>
      <w:lvlJc w:val="righ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4" w15:restartNumberingAfterBreak="0">
    <w:nsid w:val="31EB5376"/>
    <w:multiLevelType w:val="hybridMultilevel"/>
    <w:tmpl w:val="CAFA9738"/>
    <w:lvl w:ilvl="0" w:tplc="2E84F9F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5" w15:restartNumberingAfterBreak="0">
    <w:nsid w:val="333407C8"/>
    <w:multiLevelType w:val="multilevel"/>
    <w:tmpl w:val="C00290C0"/>
    <w:lvl w:ilvl="0">
      <w:start w:val="1"/>
      <w:numFmt w:val="lowerRoman"/>
      <w:lvlText w:val="%1."/>
      <w:lvlJc w:val="left"/>
      <w:pPr>
        <w:ind w:left="765" w:hanging="720"/>
      </w:p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16" w15:restartNumberingAfterBreak="0">
    <w:nsid w:val="3D2E596B"/>
    <w:multiLevelType w:val="multilevel"/>
    <w:tmpl w:val="AA947ED4"/>
    <w:lvl w:ilvl="0">
      <w:start w:val="1"/>
      <w:numFmt w:val="lowerRoman"/>
      <w:lvlText w:val="%1."/>
      <w:lvlJc w:val="right"/>
      <w:pPr>
        <w:ind w:left="1440" w:hanging="360"/>
      </w:pPr>
      <w:rPr>
        <w:rFonts w:hint="default"/>
      </w:rPr>
    </w:lvl>
    <w:lvl w:ilvl="1">
      <w:start w:val="1"/>
      <w:numFmt w:val="decimal"/>
      <w:lvlText w:val="%1.%2"/>
      <w:lvlJc w:val="left"/>
      <w:pPr>
        <w:ind w:left="1690" w:hanging="61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20" w:hanging="1440"/>
      </w:pPr>
      <w:rPr>
        <w:rFonts w:hint="default"/>
      </w:rPr>
    </w:lvl>
    <w:lvl w:ilvl="8">
      <w:start w:val="1"/>
      <w:numFmt w:val="decimal"/>
      <w:lvlText w:val="%1.%2.%3.%4.%5.%6.%7.%8.%9"/>
      <w:lvlJc w:val="left"/>
      <w:pPr>
        <w:ind w:left="1980" w:hanging="1800"/>
      </w:pPr>
      <w:rPr>
        <w:rFonts w:hint="default"/>
      </w:rPr>
    </w:lvl>
  </w:abstractNum>
  <w:abstractNum w:abstractNumId="17" w15:restartNumberingAfterBreak="0">
    <w:nsid w:val="3DA40C5D"/>
    <w:multiLevelType w:val="multilevel"/>
    <w:tmpl w:val="40CAD0D8"/>
    <w:lvl w:ilvl="0">
      <w:start w:val="1"/>
      <w:numFmt w:val="decimal"/>
      <w:lvlText w:val="%1."/>
      <w:lvlJc w:val="left"/>
      <w:pPr>
        <w:ind w:left="1440" w:hanging="360"/>
      </w:pPr>
      <w:rPr>
        <w:rFonts w:ascii="Aptos" w:eastAsia="Aptos" w:hAnsi="Aptos" w:cs="Aptos"/>
      </w:rPr>
    </w:lvl>
    <w:lvl w:ilvl="1">
      <w:start w:val="1"/>
      <w:numFmt w:val="decimal"/>
      <w:lvlText w:val="%1.%2"/>
      <w:lvlJc w:val="left"/>
      <w:pPr>
        <w:ind w:left="1690" w:hanging="61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20" w:hanging="1440"/>
      </w:pPr>
      <w:rPr>
        <w:rFonts w:hint="default"/>
      </w:rPr>
    </w:lvl>
    <w:lvl w:ilvl="8">
      <w:start w:val="1"/>
      <w:numFmt w:val="decimal"/>
      <w:lvlText w:val="%1.%2.%3.%4.%5.%6.%7.%8.%9"/>
      <w:lvlJc w:val="left"/>
      <w:pPr>
        <w:ind w:left="1980" w:hanging="1800"/>
      </w:pPr>
      <w:rPr>
        <w:rFonts w:hint="default"/>
      </w:rPr>
    </w:lvl>
  </w:abstractNum>
  <w:abstractNum w:abstractNumId="18" w15:restartNumberingAfterBreak="0">
    <w:nsid w:val="44CD362C"/>
    <w:multiLevelType w:val="multilevel"/>
    <w:tmpl w:val="E21E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445DE8"/>
    <w:multiLevelType w:val="multilevel"/>
    <w:tmpl w:val="7F34644E"/>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0" w15:restartNumberingAfterBreak="0">
    <w:nsid w:val="477C1200"/>
    <w:multiLevelType w:val="multilevel"/>
    <w:tmpl w:val="2BFE1854"/>
    <w:lvl w:ilvl="0">
      <w:start w:val="1"/>
      <w:numFmt w:val="decimal"/>
      <w:lvlText w:val="%1."/>
      <w:lvlJc w:val="left"/>
      <w:pPr>
        <w:ind w:left="360" w:hanging="360"/>
      </w:pPr>
      <w:rPr>
        <w:rFonts w:hint="default"/>
      </w:rPr>
    </w:lvl>
    <w:lvl w:ilvl="1">
      <w:start w:val="1"/>
      <w:numFmt w:val="decimal"/>
      <w:lvlText w:val="%1.%2"/>
      <w:lvlJc w:val="left"/>
      <w:pPr>
        <w:ind w:left="610" w:hanging="610"/>
      </w:pPr>
      <w:rPr>
        <w:rFonts w:hint="default"/>
      </w:rPr>
    </w:lvl>
    <w:lvl w:ilvl="2">
      <w:start w:val="1"/>
      <w:numFmt w:val="decimal"/>
      <w:lvlText w:val="%1.%2.%3"/>
      <w:lvlJc w:val="left"/>
      <w:pPr>
        <w:ind w:left="-18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18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540" w:hanging="1440"/>
      </w:pPr>
      <w:rPr>
        <w:rFonts w:hint="default"/>
      </w:rPr>
    </w:lvl>
    <w:lvl w:ilvl="7">
      <w:start w:val="1"/>
      <w:numFmt w:val="decimal"/>
      <w:lvlText w:val="%1.%2.%3.%4.%5.%6.%7.%8"/>
      <w:lvlJc w:val="left"/>
      <w:pPr>
        <w:ind w:left="540" w:hanging="1440"/>
      </w:pPr>
      <w:rPr>
        <w:rFonts w:hint="default"/>
      </w:rPr>
    </w:lvl>
    <w:lvl w:ilvl="8">
      <w:start w:val="1"/>
      <w:numFmt w:val="decimal"/>
      <w:lvlText w:val="%1.%2.%3.%4.%5.%6.%7.%8.%9"/>
      <w:lvlJc w:val="left"/>
      <w:pPr>
        <w:ind w:left="900" w:hanging="1800"/>
      </w:pPr>
      <w:rPr>
        <w:rFonts w:hint="default"/>
      </w:rPr>
    </w:lvl>
  </w:abstractNum>
  <w:abstractNum w:abstractNumId="21" w15:restartNumberingAfterBreak="0">
    <w:nsid w:val="482B5FE6"/>
    <w:multiLevelType w:val="hybridMultilevel"/>
    <w:tmpl w:val="F10E36BE"/>
    <w:lvl w:ilvl="0" w:tplc="37AE64AE">
      <w:start w:val="1"/>
      <w:numFmt w:val="low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2" w15:restartNumberingAfterBreak="0">
    <w:nsid w:val="4AAB39D6"/>
    <w:multiLevelType w:val="hybridMultilevel"/>
    <w:tmpl w:val="78E43FFE"/>
    <w:lvl w:ilvl="0" w:tplc="78A493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D16605"/>
    <w:multiLevelType w:val="multilevel"/>
    <w:tmpl w:val="9AC4FF94"/>
    <w:lvl w:ilvl="0">
      <w:start w:val="1"/>
      <w:numFmt w:val="decimal"/>
      <w:lvlText w:val="%1"/>
      <w:lvlJc w:val="left"/>
      <w:pPr>
        <w:ind w:left="2580" w:hanging="6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1053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C452B0E"/>
    <w:multiLevelType w:val="hybridMultilevel"/>
    <w:tmpl w:val="ED36CDCC"/>
    <w:lvl w:ilvl="0" w:tplc="10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C30F66"/>
    <w:multiLevelType w:val="hybridMultilevel"/>
    <w:tmpl w:val="5C8C017A"/>
    <w:lvl w:ilvl="0" w:tplc="81842C8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6" w15:restartNumberingAfterBreak="0">
    <w:nsid w:val="4F17660D"/>
    <w:multiLevelType w:val="hybridMultilevel"/>
    <w:tmpl w:val="7E9EFDAA"/>
    <w:lvl w:ilvl="0" w:tplc="20B2B74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156001"/>
    <w:multiLevelType w:val="multilevel"/>
    <w:tmpl w:val="901A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351E1E"/>
    <w:multiLevelType w:val="hybridMultilevel"/>
    <w:tmpl w:val="39D87104"/>
    <w:lvl w:ilvl="0" w:tplc="20B2B74C">
      <w:start w:val="1"/>
      <w:numFmt w:val="lowerRoman"/>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9" w15:restartNumberingAfterBreak="0">
    <w:nsid w:val="5AB4695A"/>
    <w:multiLevelType w:val="hybridMultilevel"/>
    <w:tmpl w:val="6E484CFA"/>
    <w:lvl w:ilvl="0" w:tplc="20B2B74C">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BE23C2C"/>
    <w:multiLevelType w:val="hybridMultilevel"/>
    <w:tmpl w:val="10C6FDB0"/>
    <w:lvl w:ilvl="0" w:tplc="F58EF79E">
      <w:start w:val="2"/>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1" w15:restartNumberingAfterBreak="0">
    <w:nsid w:val="5FC0170E"/>
    <w:multiLevelType w:val="multilevel"/>
    <w:tmpl w:val="75CA64C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644E5789"/>
    <w:multiLevelType w:val="multilevel"/>
    <w:tmpl w:val="EF4A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3E3B41"/>
    <w:multiLevelType w:val="multilevel"/>
    <w:tmpl w:val="E1E00D6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4" w15:restartNumberingAfterBreak="0">
    <w:nsid w:val="7B070CC7"/>
    <w:multiLevelType w:val="multilevel"/>
    <w:tmpl w:val="138E78E0"/>
    <w:lvl w:ilvl="0">
      <w:numFmt w:val="decimal"/>
      <w:lvlText w:val="%1."/>
      <w:lvlJc w:val="left"/>
      <w:pPr>
        <w:ind w:left="1440" w:hanging="360"/>
      </w:pPr>
      <w:rPr>
        <w:rFonts w:hint="default"/>
      </w:rPr>
    </w:lvl>
    <w:lvl w:ilvl="1">
      <w:start w:val="1"/>
      <w:numFmt w:val="decimal"/>
      <w:lvlText w:val="%1.%2"/>
      <w:lvlJc w:val="left"/>
      <w:pPr>
        <w:ind w:left="1690" w:hanging="61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20" w:hanging="1440"/>
      </w:pPr>
      <w:rPr>
        <w:rFonts w:hint="default"/>
      </w:rPr>
    </w:lvl>
    <w:lvl w:ilvl="8">
      <w:start w:val="1"/>
      <w:numFmt w:val="decimal"/>
      <w:lvlText w:val="%1.%2.%3.%4.%5.%6.%7.%8.%9"/>
      <w:lvlJc w:val="left"/>
      <w:pPr>
        <w:ind w:left="1980" w:hanging="1800"/>
      </w:pPr>
      <w:rPr>
        <w:rFonts w:hint="default"/>
      </w:rPr>
    </w:lvl>
  </w:abstractNum>
  <w:num w:numId="1" w16cid:durableId="380598864">
    <w:abstractNumId w:val="33"/>
  </w:num>
  <w:num w:numId="2" w16cid:durableId="246422263">
    <w:abstractNumId w:val="4"/>
  </w:num>
  <w:num w:numId="3" w16cid:durableId="1928464538">
    <w:abstractNumId w:val="31"/>
  </w:num>
  <w:num w:numId="4" w16cid:durableId="1981572413">
    <w:abstractNumId w:val="29"/>
  </w:num>
  <w:num w:numId="5" w16cid:durableId="2132240460">
    <w:abstractNumId w:val="8"/>
  </w:num>
  <w:num w:numId="6" w16cid:durableId="1828127678">
    <w:abstractNumId w:val="6"/>
  </w:num>
  <w:num w:numId="7" w16cid:durableId="1064183836">
    <w:abstractNumId w:val="15"/>
  </w:num>
  <w:num w:numId="8" w16cid:durableId="1487211131">
    <w:abstractNumId w:val="20"/>
  </w:num>
  <w:num w:numId="9" w16cid:durableId="1669559486">
    <w:abstractNumId w:val="34"/>
  </w:num>
  <w:num w:numId="10" w16cid:durableId="1464812254">
    <w:abstractNumId w:val="3"/>
  </w:num>
  <w:num w:numId="11" w16cid:durableId="1298682757">
    <w:abstractNumId w:val="23"/>
  </w:num>
  <w:num w:numId="12" w16cid:durableId="8602710">
    <w:abstractNumId w:val="26"/>
  </w:num>
  <w:num w:numId="13" w16cid:durableId="980188600">
    <w:abstractNumId w:val="28"/>
  </w:num>
  <w:num w:numId="14" w16cid:durableId="501772823">
    <w:abstractNumId w:val="10"/>
  </w:num>
  <w:num w:numId="15" w16cid:durableId="1210074444">
    <w:abstractNumId w:val="11"/>
  </w:num>
  <w:num w:numId="16" w16cid:durableId="927227454">
    <w:abstractNumId w:val="13"/>
  </w:num>
  <w:num w:numId="17" w16cid:durableId="1298299743">
    <w:abstractNumId w:val="24"/>
  </w:num>
  <w:num w:numId="18" w16cid:durableId="1591234202">
    <w:abstractNumId w:val="9"/>
  </w:num>
  <w:num w:numId="19" w16cid:durableId="1787769637">
    <w:abstractNumId w:val="19"/>
  </w:num>
  <w:num w:numId="20" w16cid:durableId="679359027">
    <w:abstractNumId w:val="0"/>
  </w:num>
  <w:num w:numId="21" w16cid:durableId="623580576">
    <w:abstractNumId w:val="16"/>
  </w:num>
  <w:num w:numId="22" w16cid:durableId="1576739753">
    <w:abstractNumId w:val="25"/>
  </w:num>
  <w:num w:numId="23" w16cid:durableId="1938052048">
    <w:abstractNumId w:val="14"/>
  </w:num>
  <w:num w:numId="24" w16cid:durableId="1462265528">
    <w:abstractNumId w:val="32"/>
  </w:num>
  <w:num w:numId="25" w16cid:durableId="1691487968">
    <w:abstractNumId w:val="5"/>
  </w:num>
  <w:num w:numId="26" w16cid:durableId="1929264087">
    <w:abstractNumId w:val="17"/>
  </w:num>
  <w:num w:numId="27" w16cid:durableId="1391076360">
    <w:abstractNumId w:val="1"/>
  </w:num>
  <w:num w:numId="28" w16cid:durableId="1495604540">
    <w:abstractNumId w:val="22"/>
  </w:num>
  <w:num w:numId="29" w16cid:durableId="511334439">
    <w:abstractNumId w:val="12"/>
  </w:num>
  <w:num w:numId="30" w16cid:durableId="509680122">
    <w:abstractNumId w:val="27"/>
  </w:num>
  <w:num w:numId="31" w16cid:durableId="709185836">
    <w:abstractNumId w:val="7"/>
  </w:num>
  <w:num w:numId="32" w16cid:durableId="2132280990">
    <w:abstractNumId w:val="30"/>
  </w:num>
  <w:num w:numId="33" w16cid:durableId="1450003592">
    <w:abstractNumId w:val="2"/>
  </w:num>
  <w:num w:numId="34" w16cid:durableId="1721830858">
    <w:abstractNumId w:val="18"/>
  </w:num>
  <w:num w:numId="35" w16cid:durableId="327751985">
    <w:abstractNumId w:val="21"/>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rnandes, Richard (he, him, his | il, le, lui)">
    <w15:presenceInfo w15:providerId="AD" w15:userId="S::richard.fernandes@nrcan-rncan.gc.ca::ce6edf3a-7968-4074-9a8f-3a1b4a0772f3"/>
  </w15:person>
  <w15:person w15:author="Luke Brown">
    <w15:presenceInfo w15:providerId="AD" w15:userId="S::L.A.Brown4@salford.ac.uk::007909dd-7a2d-49a3-a5c3-a07460b46b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5FC"/>
    <w:rsid w:val="00000A9B"/>
    <w:rsid w:val="0000144B"/>
    <w:rsid w:val="00001717"/>
    <w:rsid w:val="00001A8A"/>
    <w:rsid w:val="00001E58"/>
    <w:rsid w:val="00001E9A"/>
    <w:rsid w:val="000022CE"/>
    <w:rsid w:val="000028CD"/>
    <w:rsid w:val="000029FB"/>
    <w:rsid w:val="00002A1F"/>
    <w:rsid w:val="00002EFD"/>
    <w:rsid w:val="0000303F"/>
    <w:rsid w:val="00003443"/>
    <w:rsid w:val="000034EB"/>
    <w:rsid w:val="00004748"/>
    <w:rsid w:val="0000495C"/>
    <w:rsid w:val="00004E91"/>
    <w:rsid w:val="0000505C"/>
    <w:rsid w:val="00005DDB"/>
    <w:rsid w:val="00006008"/>
    <w:rsid w:val="00006009"/>
    <w:rsid w:val="000066DC"/>
    <w:rsid w:val="00006A83"/>
    <w:rsid w:val="00007191"/>
    <w:rsid w:val="0000728C"/>
    <w:rsid w:val="00007682"/>
    <w:rsid w:val="000076FC"/>
    <w:rsid w:val="00007BAA"/>
    <w:rsid w:val="00010568"/>
    <w:rsid w:val="00010E37"/>
    <w:rsid w:val="00010E38"/>
    <w:rsid w:val="000113D8"/>
    <w:rsid w:val="000115EB"/>
    <w:rsid w:val="000121B5"/>
    <w:rsid w:val="00013ED0"/>
    <w:rsid w:val="00014426"/>
    <w:rsid w:val="000149D4"/>
    <w:rsid w:val="00014A16"/>
    <w:rsid w:val="00014CE3"/>
    <w:rsid w:val="00015469"/>
    <w:rsid w:val="00015838"/>
    <w:rsid w:val="00015F57"/>
    <w:rsid w:val="00016737"/>
    <w:rsid w:val="00016D4B"/>
    <w:rsid w:val="0001768F"/>
    <w:rsid w:val="0001787D"/>
    <w:rsid w:val="00017968"/>
    <w:rsid w:val="000179B6"/>
    <w:rsid w:val="00017CA4"/>
    <w:rsid w:val="00021551"/>
    <w:rsid w:val="000216AE"/>
    <w:rsid w:val="00021F43"/>
    <w:rsid w:val="0002207D"/>
    <w:rsid w:val="000221CD"/>
    <w:rsid w:val="00022745"/>
    <w:rsid w:val="000238C4"/>
    <w:rsid w:val="000245A9"/>
    <w:rsid w:val="00025776"/>
    <w:rsid w:val="000258E2"/>
    <w:rsid w:val="00025E86"/>
    <w:rsid w:val="00026336"/>
    <w:rsid w:val="000263B5"/>
    <w:rsid w:val="00026500"/>
    <w:rsid w:val="00026D2C"/>
    <w:rsid w:val="0002714B"/>
    <w:rsid w:val="00027A35"/>
    <w:rsid w:val="00030084"/>
    <w:rsid w:val="000300C0"/>
    <w:rsid w:val="0003012E"/>
    <w:rsid w:val="00030AC1"/>
    <w:rsid w:val="00031B51"/>
    <w:rsid w:val="00032350"/>
    <w:rsid w:val="0003236E"/>
    <w:rsid w:val="000323EF"/>
    <w:rsid w:val="00032558"/>
    <w:rsid w:val="00032A70"/>
    <w:rsid w:val="00033546"/>
    <w:rsid w:val="00033853"/>
    <w:rsid w:val="000338D8"/>
    <w:rsid w:val="00033D3D"/>
    <w:rsid w:val="00033D4E"/>
    <w:rsid w:val="00034744"/>
    <w:rsid w:val="0003487C"/>
    <w:rsid w:val="000349AC"/>
    <w:rsid w:val="0003531D"/>
    <w:rsid w:val="000354C4"/>
    <w:rsid w:val="00035945"/>
    <w:rsid w:val="0003648B"/>
    <w:rsid w:val="000366AA"/>
    <w:rsid w:val="00036855"/>
    <w:rsid w:val="00036BF2"/>
    <w:rsid w:val="00037431"/>
    <w:rsid w:val="00037788"/>
    <w:rsid w:val="00037839"/>
    <w:rsid w:val="00037852"/>
    <w:rsid w:val="000402CB"/>
    <w:rsid w:val="0004120E"/>
    <w:rsid w:val="0004163B"/>
    <w:rsid w:val="000416C0"/>
    <w:rsid w:val="00041E28"/>
    <w:rsid w:val="000421F7"/>
    <w:rsid w:val="0004229C"/>
    <w:rsid w:val="00042ACC"/>
    <w:rsid w:val="0004327A"/>
    <w:rsid w:val="000440F5"/>
    <w:rsid w:val="000462DB"/>
    <w:rsid w:val="0004676B"/>
    <w:rsid w:val="000468BE"/>
    <w:rsid w:val="00046C74"/>
    <w:rsid w:val="0004750E"/>
    <w:rsid w:val="000475AA"/>
    <w:rsid w:val="00050AD1"/>
    <w:rsid w:val="00051336"/>
    <w:rsid w:val="0005142B"/>
    <w:rsid w:val="00051513"/>
    <w:rsid w:val="00051994"/>
    <w:rsid w:val="00051F28"/>
    <w:rsid w:val="0005229E"/>
    <w:rsid w:val="00052B08"/>
    <w:rsid w:val="00052DE6"/>
    <w:rsid w:val="00052FDF"/>
    <w:rsid w:val="00053226"/>
    <w:rsid w:val="000532A0"/>
    <w:rsid w:val="00053334"/>
    <w:rsid w:val="00053557"/>
    <w:rsid w:val="00053A81"/>
    <w:rsid w:val="00053AF5"/>
    <w:rsid w:val="0005417E"/>
    <w:rsid w:val="00054820"/>
    <w:rsid w:val="00054CF2"/>
    <w:rsid w:val="00054FF5"/>
    <w:rsid w:val="00055010"/>
    <w:rsid w:val="000554D2"/>
    <w:rsid w:val="00056010"/>
    <w:rsid w:val="00056C1D"/>
    <w:rsid w:val="00056D04"/>
    <w:rsid w:val="0005710A"/>
    <w:rsid w:val="0005725E"/>
    <w:rsid w:val="00057968"/>
    <w:rsid w:val="000579DE"/>
    <w:rsid w:val="00057C9C"/>
    <w:rsid w:val="00057DDF"/>
    <w:rsid w:val="000604BF"/>
    <w:rsid w:val="000609AB"/>
    <w:rsid w:val="00060A99"/>
    <w:rsid w:val="0006125E"/>
    <w:rsid w:val="00061555"/>
    <w:rsid w:val="0006190D"/>
    <w:rsid w:val="0006215F"/>
    <w:rsid w:val="00062BB1"/>
    <w:rsid w:val="000630B8"/>
    <w:rsid w:val="00063896"/>
    <w:rsid w:val="00063E9B"/>
    <w:rsid w:val="00064021"/>
    <w:rsid w:val="00064061"/>
    <w:rsid w:val="00064446"/>
    <w:rsid w:val="000649BA"/>
    <w:rsid w:val="00064CF2"/>
    <w:rsid w:val="000653F6"/>
    <w:rsid w:val="0006563F"/>
    <w:rsid w:val="00065BAE"/>
    <w:rsid w:val="00065FF9"/>
    <w:rsid w:val="000661A4"/>
    <w:rsid w:val="000662CF"/>
    <w:rsid w:val="000666A9"/>
    <w:rsid w:val="00066BE4"/>
    <w:rsid w:val="00066CBF"/>
    <w:rsid w:val="0006748B"/>
    <w:rsid w:val="000679E1"/>
    <w:rsid w:val="00067FAD"/>
    <w:rsid w:val="00067FEA"/>
    <w:rsid w:val="0007035F"/>
    <w:rsid w:val="00070C0E"/>
    <w:rsid w:val="00070CCA"/>
    <w:rsid w:val="00070FFF"/>
    <w:rsid w:val="000711CC"/>
    <w:rsid w:val="0007123E"/>
    <w:rsid w:val="00071286"/>
    <w:rsid w:val="00071451"/>
    <w:rsid w:val="0007204B"/>
    <w:rsid w:val="00072369"/>
    <w:rsid w:val="00072431"/>
    <w:rsid w:val="000727BB"/>
    <w:rsid w:val="00072C7D"/>
    <w:rsid w:val="00072D1C"/>
    <w:rsid w:val="00072E47"/>
    <w:rsid w:val="00073064"/>
    <w:rsid w:val="000737BB"/>
    <w:rsid w:val="00073944"/>
    <w:rsid w:val="00073965"/>
    <w:rsid w:val="0007453E"/>
    <w:rsid w:val="000762F9"/>
    <w:rsid w:val="00077237"/>
    <w:rsid w:val="00077CBA"/>
    <w:rsid w:val="00077FA6"/>
    <w:rsid w:val="00081443"/>
    <w:rsid w:val="000814DE"/>
    <w:rsid w:val="00081C7D"/>
    <w:rsid w:val="00081EA6"/>
    <w:rsid w:val="00081F6D"/>
    <w:rsid w:val="0008264B"/>
    <w:rsid w:val="00082C62"/>
    <w:rsid w:val="00082CB2"/>
    <w:rsid w:val="00083055"/>
    <w:rsid w:val="000832C0"/>
    <w:rsid w:val="00083391"/>
    <w:rsid w:val="000835AD"/>
    <w:rsid w:val="000836E9"/>
    <w:rsid w:val="00083797"/>
    <w:rsid w:val="0008390C"/>
    <w:rsid w:val="000839A5"/>
    <w:rsid w:val="00083DC3"/>
    <w:rsid w:val="00084507"/>
    <w:rsid w:val="00084535"/>
    <w:rsid w:val="00084574"/>
    <w:rsid w:val="00084674"/>
    <w:rsid w:val="00084682"/>
    <w:rsid w:val="00084C02"/>
    <w:rsid w:val="00084D2A"/>
    <w:rsid w:val="00084D2D"/>
    <w:rsid w:val="00085471"/>
    <w:rsid w:val="000856F6"/>
    <w:rsid w:val="00085954"/>
    <w:rsid w:val="0008595E"/>
    <w:rsid w:val="00085F81"/>
    <w:rsid w:val="00086131"/>
    <w:rsid w:val="00086194"/>
    <w:rsid w:val="00086E9E"/>
    <w:rsid w:val="0008748C"/>
    <w:rsid w:val="00087A29"/>
    <w:rsid w:val="00087AEF"/>
    <w:rsid w:val="000909C7"/>
    <w:rsid w:val="00090B6D"/>
    <w:rsid w:val="00090CAA"/>
    <w:rsid w:val="00091782"/>
    <w:rsid w:val="00091808"/>
    <w:rsid w:val="00092312"/>
    <w:rsid w:val="000926D5"/>
    <w:rsid w:val="0009274D"/>
    <w:rsid w:val="00093612"/>
    <w:rsid w:val="00093988"/>
    <w:rsid w:val="00093A89"/>
    <w:rsid w:val="00093B0C"/>
    <w:rsid w:val="00093CDE"/>
    <w:rsid w:val="00094749"/>
    <w:rsid w:val="00095080"/>
    <w:rsid w:val="000951E4"/>
    <w:rsid w:val="00095315"/>
    <w:rsid w:val="000954BA"/>
    <w:rsid w:val="000954CA"/>
    <w:rsid w:val="00095561"/>
    <w:rsid w:val="000957C5"/>
    <w:rsid w:val="00095A1F"/>
    <w:rsid w:val="00095D73"/>
    <w:rsid w:val="00096035"/>
    <w:rsid w:val="00096354"/>
    <w:rsid w:val="00096820"/>
    <w:rsid w:val="000968FE"/>
    <w:rsid w:val="00097020"/>
    <w:rsid w:val="0009762C"/>
    <w:rsid w:val="000A068F"/>
    <w:rsid w:val="000A098B"/>
    <w:rsid w:val="000A127C"/>
    <w:rsid w:val="000A19A8"/>
    <w:rsid w:val="000A2035"/>
    <w:rsid w:val="000A21B5"/>
    <w:rsid w:val="000A227A"/>
    <w:rsid w:val="000A22BD"/>
    <w:rsid w:val="000A2999"/>
    <w:rsid w:val="000A3898"/>
    <w:rsid w:val="000A3C6A"/>
    <w:rsid w:val="000A3C7A"/>
    <w:rsid w:val="000A409F"/>
    <w:rsid w:val="000A4667"/>
    <w:rsid w:val="000A4F3F"/>
    <w:rsid w:val="000A5048"/>
    <w:rsid w:val="000A51B9"/>
    <w:rsid w:val="000A555C"/>
    <w:rsid w:val="000A5591"/>
    <w:rsid w:val="000A6A64"/>
    <w:rsid w:val="000A70EC"/>
    <w:rsid w:val="000A7BA2"/>
    <w:rsid w:val="000A7F53"/>
    <w:rsid w:val="000B0B23"/>
    <w:rsid w:val="000B0B62"/>
    <w:rsid w:val="000B13F4"/>
    <w:rsid w:val="000B1567"/>
    <w:rsid w:val="000B156C"/>
    <w:rsid w:val="000B1605"/>
    <w:rsid w:val="000B1A66"/>
    <w:rsid w:val="000B1E12"/>
    <w:rsid w:val="000B2053"/>
    <w:rsid w:val="000B2269"/>
    <w:rsid w:val="000B290A"/>
    <w:rsid w:val="000B30A9"/>
    <w:rsid w:val="000B3DA3"/>
    <w:rsid w:val="000B3F89"/>
    <w:rsid w:val="000B4FAE"/>
    <w:rsid w:val="000B53E2"/>
    <w:rsid w:val="000B59FF"/>
    <w:rsid w:val="000B654B"/>
    <w:rsid w:val="000B659A"/>
    <w:rsid w:val="000B65A2"/>
    <w:rsid w:val="000B6782"/>
    <w:rsid w:val="000B68F4"/>
    <w:rsid w:val="000B6E7F"/>
    <w:rsid w:val="000B7175"/>
    <w:rsid w:val="000B7639"/>
    <w:rsid w:val="000B7A43"/>
    <w:rsid w:val="000B7B5E"/>
    <w:rsid w:val="000B7D1E"/>
    <w:rsid w:val="000B7E33"/>
    <w:rsid w:val="000C0507"/>
    <w:rsid w:val="000C097D"/>
    <w:rsid w:val="000C0C2E"/>
    <w:rsid w:val="000C0DA8"/>
    <w:rsid w:val="000C11F8"/>
    <w:rsid w:val="000C2506"/>
    <w:rsid w:val="000C2BC2"/>
    <w:rsid w:val="000C2F00"/>
    <w:rsid w:val="000C326E"/>
    <w:rsid w:val="000C3B36"/>
    <w:rsid w:val="000C4709"/>
    <w:rsid w:val="000C5E6A"/>
    <w:rsid w:val="000C5E94"/>
    <w:rsid w:val="000C66FD"/>
    <w:rsid w:val="000C67C4"/>
    <w:rsid w:val="000C6B1F"/>
    <w:rsid w:val="000C6C19"/>
    <w:rsid w:val="000C6DB0"/>
    <w:rsid w:val="000C717C"/>
    <w:rsid w:val="000C72AB"/>
    <w:rsid w:val="000C762D"/>
    <w:rsid w:val="000D0065"/>
    <w:rsid w:val="000D0571"/>
    <w:rsid w:val="000D0DC3"/>
    <w:rsid w:val="000D177B"/>
    <w:rsid w:val="000D186B"/>
    <w:rsid w:val="000D1918"/>
    <w:rsid w:val="000D2272"/>
    <w:rsid w:val="000D2598"/>
    <w:rsid w:val="000D2B52"/>
    <w:rsid w:val="000D2D56"/>
    <w:rsid w:val="000D30C0"/>
    <w:rsid w:val="000D3910"/>
    <w:rsid w:val="000D4277"/>
    <w:rsid w:val="000D4FB9"/>
    <w:rsid w:val="000D5393"/>
    <w:rsid w:val="000D53F6"/>
    <w:rsid w:val="000D5450"/>
    <w:rsid w:val="000D55F7"/>
    <w:rsid w:val="000D56AB"/>
    <w:rsid w:val="000D5825"/>
    <w:rsid w:val="000D5826"/>
    <w:rsid w:val="000D58F4"/>
    <w:rsid w:val="000D5921"/>
    <w:rsid w:val="000D5A80"/>
    <w:rsid w:val="000D70B8"/>
    <w:rsid w:val="000D710F"/>
    <w:rsid w:val="000D75AD"/>
    <w:rsid w:val="000D775E"/>
    <w:rsid w:val="000D77DD"/>
    <w:rsid w:val="000D7B69"/>
    <w:rsid w:val="000D7C6A"/>
    <w:rsid w:val="000E01A9"/>
    <w:rsid w:val="000E029A"/>
    <w:rsid w:val="000E086F"/>
    <w:rsid w:val="000E0EF9"/>
    <w:rsid w:val="000E14C7"/>
    <w:rsid w:val="000E1A23"/>
    <w:rsid w:val="000E26A5"/>
    <w:rsid w:val="000E32E1"/>
    <w:rsid w:val="000E379A"/>
    <w:rsid w:val="000E38CD"/>
    <w:rsid w:val="000E3B9F"/>
    <w:rsid w:val="000E3C79"/>
    <w:rsid w:val="000E3CC6"/>
    <w:rsid w:val="000E429F"/>
    <w:rsid w:val="000E43BA"/>
    <w:rsid w:val="000E45CC"/>
    <w:rsid w:val="000E4D08"/>
    <w:rsid w:val="000E572C"/>
    <w:rsid w:val="000E5A6C"/>
    <w:rsid w:val="000E5C46"/>
    <w:rsid w:val="000E5FFF"/>
    <w:rsid w:val="000E74E2"/>
    <w:rsid w:val="000E79FE"/>
    <w:rsid w:val="000E7A3E"/>
    <w:rsid w:val="000F093F"/>
    <w:rsid w:val="000F1046"/>
    <w:rsid w:val="000F1399"/>
    <w:rsid w:val="000F156B"/>
    <w:rsid w:val="000F17D6"/>
    <w:rsid w:val="000F19A8"/>
    <w:rsid w:val="000F1B16"/>
    <w:rsid w:val="000F1CA2"/>
    <w:rsid w:val="000F1EE1"/>
    <w:rsid w:val="000F1FB2"/>
    <w:rsid w:val="000F2237"/>
    <w:rsid w:val="000F2BDB"/>
    <w:rsid w:val="000F43C9"/>
    <w:rsid w:val="000F474F"/>
    <w:rsid w:val="000F4780"/>
    <w:rsid w:val="000F4FD4"/>
    <w:rsid w:val="000F5822"/>
    <w:rsid w:val="000F62BA"/>
    <w:rsid w:val="000F68B2"/>
    <w:rsid w:val="000F6953"/>
    <w:rsid w:val="000F695B"/>
    <w:rsid w:val="000F6A17"/>
    <w:rsid w:val="000F6FF4"/>
    <w:rsid w:val="000F7F6E"/>
    <w:rsid w:val="001001B9"/>
    <w:rsid w:val="00100559"/>
    <w:rsid w:val="00100B60"/>
    <w:rsid w:val="00100CD1"/>
    <w:rsid w:val="00101175"/>
    <w:rsid w:val="001012D9"/>
    <w:rsid w:val="00101486"/>
    <w:rsid w:val="00101554"/>
    <w:rsid w:val="00101E56"/>
    <w:rsid w:val="00102006"/>
    <w:rsid w:val="0010263B"/>
    <w:rsid w:val="00102D4F"/>
    <w:rsid w:val="00102EAD"/>
    <w:rsid w:val="00102EE0"/>
    <w:rsid w:val="0010321E"/>
    <w:rsid w:val="00103A41"/>
    <w:rsid w:val="00103B10"/>
    <w:rsid w:val="001040DE"/>
    <w:rsid w:val="001046BA"/>
    <w:rsid w:val="00105573"/>
    <w:rsid w:val="00105732"/>
    <w:rsid w:val="00105F3B"/>
    <w:rsid w:val="0010672C"/>
    <w:rsid w:val="0010733C"/>
    <w:rsid w:val="00107904"/>
    <w:rsid w:val="00107CBC"/>
    <w:rsid w:val="00107F62"/>
    <w:rsid w:val="001100B2"/>
    <w:rsid w:val="00110119"/>
    <w:rsid w:val="00110125"/>
    <w:rsid w:val="00110A46"/>
    <w:rsid w:val="00110DDE"/>
    <w:rsid w:val="0011103D"/>
    <w:rsid w:val="00111696"/>
    <w:rsid w:val="00111790"/>
    <w:rsid w:val="00112231"/>
    <w:rsid w:val="00112F9C"/>
    <w:rsid w:val="00113500"/>
    <w:rsid w:val="001137A3"/>
    <w:rsid w:val="00113B7D"/>
    <w:rsid w:val="00114366"/>
    <w:rsid w:val="00114DE6"/>
    <w:rsid w:val="00115312"/>
    <w:rsid w:val="001157FA"/>
    <w:rsid w:val="00115B2C"/>
    <w:rsid w:val="001166E5"/>
    <w:rsid w:val="00117487"/>
    <w:rsid w:val="001176EB"/>
    <w:rsid w:val="001178CB"/>
    <w:rsid w:val="00120659"/>
    <w:rsid w:val="0012070D"/>
    <w:rsid w:val="0012074D"/>
    <w:rsid w:val="001212A5"/>
    <w:rsid w:val="001215EF"/>
    <w:rsid w:val="00121A46"/>
    <w:rsid w:val="00121AFC"/>
    <w:rsid w:val="00121C41"/>
    <w:rsid w:val="00121F01"/>
    <w:rsid w:val="0012237F"/>
    <w:rsid w:val="00123375"/>
    <w:rsid w:val="001238C6"/>
    <w:rsid w:val="00123CDC"/>
    <w:rsid w:val="00124587"/>
    <w:rsid w:val="001250E5"/>
    <w:rsid w:val="001256E6"/>
    <w:rsid w:val="00125836"/>
    <w:rsid w:val="001260FD"/>
    <w:rsid w:val="001266DD"/>
    <w:rsid w:val="00126841"/>
    <w:rsid w:val="00126CD9"/>
    <w:rsid w:val="00126D69"/>
    <w:rsid w:val="001271D9"/>
    <w:rsid w:val="001273B0"/>
    <w:rsid w:val="001275BA"/>
    <w:rsid w:val="001301CF"/>
    <w:rsid w:val="001301D3"/>
    <w:rsid w:val="001312ED"/>
    <w:rsid w:val="00132943"/>
    <w:rsid w:val="00132DE0"/>
    <w:rsid w:val="00132E98"/>
    <w:rsid w:val="00132F93"/>
    <w:rsid w:val="00133056"/>
    <w:rsid w:val="00133B87"/>
    <w:rsid w:val="00133C76"/>
    <w:rsid w:val="001342DF"/>
    <w:rsid w:val="00134858"/>
    <w:rsid w:val="00134BCF"/>
    <w:rsid w:val="001350AE"/>
    <w:rsid w:val="00136156"/>
    <w:rsid w:val="0013679F"/>
    <w:rsid w:val="00136A28"/>
    <w:rsid w:val="00137547"/>
    <w:rsid w:val="001377C9"/>
    <w:rsid w:val="00137C6E"/>
    <w:rsid w:val="00137D16"/>
    <w:rsid w:val="00137F74"/>
    <w:rsid w:val="0014184A"/>
    <w:rsid w:val="00141B23"/>
    <w:rsid w:val="001424AF"/>
    <w:rsid w:val="00142687"/>
    <w:rsid w:val="00142CBD"/>
    <w:rsid w:val="00143096"/>
    <w:rsid w:val="001432C6"/>
    <w:rsid w:val="001437F0"/>
    <w:rsid w:val="001440D2"/>
    <w:rsid w:val="001448E6"/>
    <w:rsid w:val="00144CBA"/>
    <w:rsid w:val="00144E72"/>
    <w:rsid w:val="00145041"/>
    <w:rsid w:val="0014506D"/>
    <w:rsid w:val="00145102"/>
    <w:rsid w:val="00145AB5"/>
    <w:rsid w:val="001464E7"/>
    <w:rsid w:val="00146593"/>
    <w:rsid w:val="00146B33"/>
    <w:rsid w:val="00146EB2"/>
    <w:rsid w:val="00146F63"/>
    <w:rsid w:val="001473A9"/>
    <w:rsid w:val="00147709"/>
    <w:rsid w:val="00147C9A"/>
    <w:rsid w:val="0015029C"/>
    <w:rsid w:val="001504FD"/>
    <w:rsid w:val="00150ADB"/>
    <w:rsid w:val="00150B72"/>
    <w:rsid w:val="00151F31"/>
    <w:rsid w:val="00151F85"/>
    <w:rsid w:val="001521CE"/>
    <w:rsid w:val="00152209"/>
    <w:rsid w:val="0015254D"/>
    <w:rsid w:val="00153256"/>
    <w:rsid w:val="0015371B"/>
    <w:rsid w:val="00153C3A"/>
    <w:rsid w:val="001540F3"/>
    <w:rsid w:val="001541D4"/>
    <w:rsid w:val="001545DC"/>
    <w:rsid w:val="00155D87"/>
    <w:rsid w:val="00155E38"/>
    <w:rsid w:val="001568D8"/>
    <w:rsid w:val="001569AE"/>
    <w:rsid w:val="00156A96"/>
    <w:rsid w:val="00156B3B"/>
    <w:rsid w:val="00156D29"/>
    <w:rsid w:val="00157266"/>
    <w:rsid w:val="00157A66"/>
    <w:rsid w:val="00157ADF"/>
    <w:rsid w:val="0016129B"/>
    <w:rsid w:val="00161DE1"/>
    <w:rsid w:val="001626D7"/>
    <w:rsid w:val="00163028"/>
    <w:rsid w:val="00163A08"/>
    <w:rsid w:val="00163B27"/>
    <w:rsid w:val="00163CF7"/>
    <w:rsid w:val="00164B62"/>
    <w:rsid w:val="00164FA3"/>
    <w:rsid w:val="00165230"/>
    <w:rsid w:val="0016557B"/>
    <w:rsid w:val="00165E63"/>
    <w:rsid w:val="00166070"/>
    <w:rsid w:val="001660EE"/>
    <w:rsid w:val="0016652E"/>
    <w:rsid w:val="00166846"/>
    <w:rsid w:val="00166989"/>
    <w:rsid w:val="0016774A"/>
    <w:rsid w:val="001677CC"/>
    <w:rsid w:val="00167888"/>
    <w:rsid w:val="001678CF"/>
    <w:rsid w:val="00167CDD"/>
    <w:rsid w:val="00167DA0"/>
    <w:rsid w:val="0017001D"/>
    <w:rsid w:val="001701F3"/>
    <w:rsid w:val="00170557"/>
    <w:rsid w:val="00171229"/>
    <w:rsid w:val="00171A1C"/>
    <w:rsid w:val="00172340"/>
    <w:rsid w:val="001724D9"/>
    <w:rsid w:val="00172991"/>
    <w:rsid w:val="00172E65"/>
    <w:rsid w:val="001734EC"/>
    <w:rsid w:val="00174766"/>
    <w:rsid w:val="0017503D"/>
    <w:rsid w:val="0017517C"/>
    <w:rsid w:val="001753C6"/>
    <w:rsid w:val="001758B5"/>
    <w:rsid w:val="00175EB1"/>
    <w:rsid w:val="001763E6"/>
    <w:rsid w:val="001767E2"/>
    <w:rsid w:val="00176F7B"/>
    <w:rsid w:val="00177066"/>
    <w:rsid w:val="001773DF"/>
    <w:rsid w:val="001777F7"/>
    <w:rsid w:val="00177976"/>
    <w:rsid w:val="00177E93"/>
    <w:rsid w:val="001802A7"/>
    <w:rsid w:val="00180360"/>
    <w:rsid w:val="001803DD"/>
    <w:rsid w:val="00180749"/>
    <w:rsid w:val="001807E6"/>
    <w:rsid w:val="00180F45"/>
    <w:rsid w:val="00181275"/>
    <w:rsid w:val="001814BB"/>
    <w:rsid w:val="0018189F"/>
    <w:rsid w:val="0018261E"/>
    <w:rsid w:val="00182D3E"/>
    <w:rsid w:val="00182D4D"/>
    <w:rsid w:val="00182FAC"/>
    <w:rsid w:val="00183121"/>
    <w:rsid w:val="00183144"/>
    <w:rsid w:val="00183246"/>
    <w:rsid w:val="0018381C"/>
    <w:rsid w:val="00183F58"/>
    <w:rsid w:val="001840AF"/>
    <w:rsid w:val="001841A7"/>
    <w:rsid w:val="0018455E"/>
    <w:rsid w:val="00184567"/>
    <w:rsid w:val="001845F4"/>
    <w:rsid w:val="00184A5C"/>
    <w:rsid w:val="001852E3"/>
    <w:rsid w:val="00185CF9"/>
    <w:rsid w:val="00185F68"/>
    <w:rsid w:val="001866F3"/>
    <w:rsid w:val="00186BF6"/>
    <w:rsid w:val="00186E87"/>
    <w:rsid w:val="00187720"/>
    <w:rsid w:val="0018794C"/>
    <w:rsid w:val="00187AD0"/>
    <w:rsid w:val="00187B8D"/>
    <w:rsid w:val="00187D72"/>
    <w:rsid w:val="00187E1D"/>
    <w:rsid w:val="0019043F"/>
    <w:rsid w:val="001908E5"/>
    <w:rsid w:val="00191538"/>
    <w:rsid w:val="00191FF8"/>
    <w:rsid w:val="0019203B"/>
    <w:rsid w:val="001926DE"/>
    <w:rsid w:val="00192746"/>
    <w:rsid w:val="00192A31"/>
    <w:rsid w:val="00192B65"/>
    <w:rsid w:val="00192DFC"/>
    <w:rsid w:val="0019300B"/>
    <w:rsid w:val="0019390A"/>
    <w:rsid w:val="00194117"/>
    <w:rsid w:val="001941D5"/>
    <w:rsid w:val="00194409"/>
    <w:rsid w:val="001947FE"/>
    <w:rsid w:val="00195BAC"/>
    <w:rsid w:val="00195CD2"/>
    <w:rsid w:val="001976DA"/>
    <w:rsid w:val="00197FD1"/>
    <w:rsid w:val="001A0575"/>
    <w:rsid w:val="001A0754"/>
    <w:rsid w:val="001A1035"/>
    <w:rsid w:val="001A15AD"/>
    <w:rsid w:val="001A17B5"/>
    <w:rsid w:val="001A1D7F"/>
    <w:rsid w:val="001A1DFB"/>
    <w:rsid w:val="001A1F52"/>
    <w:rsid w:val="001A2410"/>
    <w:rsid w:val="001A2507"/>
    <w:rsid w:val="001A2996"/>
    <w:rsid w:val="001A2A23"/>
    <w:rsid w:val="001A2D8C"/>
    <w:rsid w:val="001A2F24"/>
    <w:rsid w:val="001A3424"/>
    <w:rsid w:val="001A3778"/>
    <w:rsid w:val="001A3793"/>
    <w:rsid w:val="001A3B03"/>
    <w:rsid w:val="001A3BC3"/>
    <w:rsid w:val="001A4050"/>
    <w:rsid w:val="001A40D5"/>
    <w:rsid w:val="001A457D"/>
    <w:rsid w:val="001A45BF"/>
    <w:rsid w:val="001A4902"/>
    <w:rsid w:val="001A4D3D"/>
    <w:rsid w:val="001A4F25"/>
    <w:rsid w:val="001A5433"/>
    <w:rsid w:val="001A55FD"/>
    <w:rsid w:val="001A56DC"/>
    <w:rsid w:val="001A5829"/>
    <w:rsid w:val="001A623C"/>
    <w:rsid w:val="001A636A"/>
    <w:rsid w:val="001A6975"/>
    <w:rsid w:val="001A6ED6"/>
    <w:rsid w:val="001A77EC"/>
    <w:rsid w:val="001A78BB"/>
    <w:rsid w:val="001A7FC9"/>
    <w:rsid w:val="001B050C"/>
    <w:rsid w:val="001B0818"/>
    <w:rsid w:val="001B0946"/>
    <w:rsid w:val="001B0CFB"/>
    <w:rsid w:val="001B0E78"/>
    <w:rsid w:val="001B10E3"/>
    <w:rsid w:val="001B1239"/>
    <w:rsid w:val="001B1D13"/>
    <w:rsid w:val="001B2479"/>
    <w:rsid w:val="001B2788"/>
    <w:rsid w:val="001B2DCB"/>
    <w:rsid w:val="001B3430"/>
    <w:rsid w:val="001B3713"/>
    <w:rsid w:val="001B46AE"/>
    <w:rsid w:val="001B4B51"/>
    <w:rsid w:val="001B5435"/>
    <w:rsid w:val="001B563C"/>
    <w:rsid w:val="001B5938"/>
    <w:rsid w:val="001B594C"/>
    <w:rsid w:val="001B5FC4"/>
    <w:rsid w:val="001B6046"/>
    <w:rsid w:val="001B63F7"/>
    <w:rsid w:val="001B7587"/>
    <w:rsid w:val="001B765C"/>
    <w:rsid w:val="001B77D7"/>
    <w:rsid w:val="001B7B8A"/>
    <w:rsid w:val="001B7D64"/>
    <w:rsid w:val="001C09AD"/>
    <w:rsid w:val="001C0C04"/>
    <w:rsid w:val="001C115E"/>
    <w:rsid w:val="001C1741"/>
    <w:rsid w:val="001C177A"/>
    <w:rsid w:val="001C2182"/>
    <w:rsid w:val="001C3274"/>
    <w:rsid w:val="001C338E"/>
    <w:rsid w:val="001C3604"/>
    <w:rsid w:val="001C3FA8"/>
    <w:rsid w:val="001C4515"/>
    <w:rsid w:val="001C458E"/>
    <w:rsid w:val="001C4C8B"/>
    <w:rsid w:val="001C56ED"/>
    <w:rsid w:val="001C585C"/>
    <w:rsid w:val="001C61A5"/>
    <w:rsid w:val="001C69C8"/>
    <w:rsid w:val="001C6CFB"/>
    <w:rsid w:val="001C7588"/>
    <w:rsid w:val="001C75D7"/>
    <w:rsid w:val="001C7844"/>
    <w:rsid w:val="001C7CC0"/>
    <w:rsid w:val="001D0095"/>
    <w:rsid w:val="001D0C79"/>
    <w:rsid w:val="001D0FE0"/>
    <w:rsid w:val="001D102F"/>
    <w:rsid w:val="001D11DB"/>
    <w:rsid w:val="001D20D3"/>
    <w:rsid w:val="001D2162"/>
    <w:rsid w:val="001D2D0D"/>
    <w:rsid w:val="001D2E26"/>
    <w:rsid w:val="001D2F8A"/>
    <w:rsid w:val="001D39AC"/>
    <w:rsid w:val="001D3A77"/>
    <w:rsid w:val="001D422A"/>
    <w:rsid w:val="001D482C"/>
    <w:rsid w:val="001D4CEB"/>
    <w:rsid w:val="001D4E95"/>
    <w:rsid w:val="001D4FBB"/>
    <w:rsid w:val="001D4FDA"/>
    <w:rsid w:val="001D55E0"/>
    <w:rsid w:val="001D5F68"/>
    <w:rsid w:val="001D60A0"/>
    <w:rsid w:val="001D6103"/>
    <w:rsid w:val="001D707A"/>
    <w:rsid w:val="001D7BE4"/>
    <w:rsid w:val="001D7EFC"/>
    <w:rsid w:val="001E0AC6"/>
    <w:rsid w:val="001E0C5D"/>
    <w:rsid w:val="001E1717"/>
    <w:rsid w:val="001E179F"/>
    <w:rsid w:val="001E1AF6"/>
    <w:rsid w:val="001E1E6A"/>
    <w:rsid w:val="001E1E85"/>
    <w:rsid w:val="001E2205"/>
    <w:rsid w:val="001E22BD"/>
    <w:rsid w:val="001E2C9C"/>
    <w:rsid w:val="001E3E86"/>
    <w:rsid w:val="001E4234"/>
    <w:rsid w:val="001E45B4"/>
    <w:rsid w:val="001E490C"/>
    <w:rsid w:val="001E519D"/>
    <w:rsid w:val="001E601E"/>
    <w:rsid w:val="001E79F6"/>
    <w:rsid w:val="001E7A3E"/>
    <w:rsid w:val="001F0426"/>
    <w:rsid w:val="001F084C"/>
    <w:rsid w:val="001F08DA"/>
    <w:rsid w:val="001F0C6B"/>
    <w:rsid w:val="001F0DCD"/>
    <w:rsid w:val="001F0EDE"/>
    <w:rsid w:val="001F0EE5"/>
    <w:rsid w:val="001F0FA9"/>
    <w:rsid w:val="001F1D00"/>
    <w:rsid w:val="001F26B6"/>
    <w:rsid w:val="001F2AF9"/>
    <w:rsid w:val="001F2E21"/>
    <w:rsid w:val="001F3034"/>
    <w:rsid w:val="001F34AA"/>
    <w:rsid w:val="001F3656"/>
    <w:rsid w:val="001F3B98"/>
    <w:rsid w:val="001F41B8"/>
    <w:rsid w:val="001F4665"/>
    <w:rsid w:val="001F4714"/>
    <w:rsid w:val="001F52DC"/>
    <w:rsid w:val="001F63E0"/>
    <w:rsid w:val="001F64A7"/>
    <w:rsid w:val="001F683A"/>
    <w:rsid w:val="001F75D0"/>
    <w:rsid w:val="001F7D30"/>
    <w:rsid w:val="00200704"/>
    <w:rsid w:val="00201563"/>
    <w:rsid w:val="00202C0C"/>
    <w:rsid w:val="002034A0"/>
    <w:rsid w:val="002037A2"/>
    <w:rsid w:val="00203FC5"/>
    <w:rsid w:val="002058C0"/>
    <w:rsid w:val="00206994"/>
    <w:rsid w:val="00207607"/>
    <w:rsid w:val="002079C1"/>
    <w:rsid w:val="00207D98"/>
    <w:rsid w:val="00207DFB"/>
    <w:rsid w:val="002100A4"/>
    <w:rsid w:val="002100DB"/>
    <w:rsid w:val="00210572"/>
    <w:rsid w:val="002105CA"/>
    <w:rsid w:val="002108F7"/>
    <w:rsid w:val="00210B5F"/>
    <w:rsid w:val="00211287"/>
    <w:rsid w:val="0021149A"/>
    <w:rsid w:val="00211514"/>
    <w:rsid w:val="0021151A"/>
    <w:rsid w:val="00211621"/>
    <w:rsid w:val="00211D8E"/>
    <w:rsid w:val="002122CF"/>
    <w:rsid w:val="00212D93"/>
    <w:rsid w:val="0021360A"/>
    <w:rsid w:val="00213752"/>
    <w:rsid w:val="00213829"/>
    <w:rsid w:val="002138A4"/>
    <w:rsid w:val="00213D3C"/>
    <w:rsid w:val="00214ADD"/>
    <w:rsid w:val="00214BA7"/>
    <w:rsid w:val="002155D9"/>
    <w:rsid w:val="00216096"/>
    <w:rsid w:val="00216439"/>
    <w:rsid w:val="002173C1"/>
    <w:rsid w:val="00217A0B"/>
    <w:rsid w:val="002202FE"/>
    <w:rsid w:val="0022074D"/>
    <w:rsid w:val="00220888"/>
    <w:rsid w:val="00220A5E"/>
    <w:rsid w:val="00220AEC"/>
    <w:rsid w:val="00220C19"/>
    <w:rsid w:val="00221AA0"/>
    <w:rsid w:val="00221AD5"/>
    <w:rsid w:val="00221C77"/>
    <w:rsid w:val="00221CC3"/>
    <w:rsid w:val="00221D24"/>
    <w:rsid w:val="00221E26"/>
    <w:rsid w:val="00221F03"/>
    <w:rsid w:val="00222A74"/>
    <w:rsid w:val="00222AC4"/>
    <w:rsid w:val="00222B01"/>
    <w:rsid w:val="00223B3A"/>
    <w:rsid w:val="00223F3F"/>
    <w:rsid w:val="00224049"/>
    <w:rsid w:val="002243F1"/>
    <w:rsid w:val="00224452"/>
    <w:rsid w:val="00225A7B"/>
    <w:rsid w:val="0022699F"/>
    <w:rsid w:val="002270FC"/>
    <w:rsid w:val="00227553"/>
    <w:rsid w:val="002277CD"/>
    <w:rsid w:val="00227B73"/>
    <w:rsid w:val="00231237"/>
    <w:rsid w:val="0023125A"/>
    <w:rsid w:val="00231E40"/>
    <w:rsid w:val="0023268D"/>
    <w:rsid w:val="00232E47"/>
    <w:rsid w:val="00232F47"/>
    <w:rsid w:val="00233766"/>
    <w:rsid w:val="00233E4C"/>
    <w:rsid w:val="002344CC"/>
    <w:rsid w:val="0023451A"/>
    <w:rsid w:val="00234645"/>
    <w:rsid w:val="002347F1"/>
    <w:rsid w:val="00234925"/>
    <w:rsid w:val="00234C24"/>
    <w:rsid w:val="002351EB"/>
    <w:rsid w:val="002357F4"/>
    <w:rsid w:val="00235E91"/>
    <w:rsid w:val="00236BA3"/>
    <w:rsid w:val="002371BA"/>
    <w:rsid w:val="00237485"/>
    <w:rsid w:val="00240786"/>
    <w:rsid w:val="002408D8"/>
    <w:rsid w:val="002409D0"/>
    <w:rsid w:val="0024144B"/>
    <w:rsid w:val="002418A9"/>
    <w:rsid w:val="00241EDF"/>
    <w:rsid w:val="00243E60"/>
    <w:rsid w:val="00243F90"/>
    <w:rsid w:val="002444A9"/>
    <w:rsid w:val="00244531"/>
    <w:rsid w:val="0024453F"/>
    <w:rsid w:val="00244E55"/>
    <w:rsid w:val="00245371"/>
    <w:rsid w:val="0024566B"/>
    <w:rsid w:val="002458C7"/>
    <w:rsid w:val="002465B9"/>
    <w:rsid w:val="00247367"/>
    <w:rsid w:val="00247840"/>
    <w:rsid w:val="00247847"/>
    <w:rsid w:val="00247870"/>
    <w:rsid w:val="00250C6F"/>
    <w:rsid w:val="00250D6F"/>
    <w:rsid w:val="0025146F"/>
    <w:rsid w:val="0025245D"/>
    <w:rsid w:val="0025277D"/>
    <w:rsid w:val="00252BF7"/>
    <w:rsid w:val="00252E8F"/>
    <w:rsid w:val="002535BC"/>
    <w:rsid w:val="002539B6"/>
    <w:rsid w:val="00254108"/>
    <w:rsid w:val="00254125"/>
    <w:rsid w:val="00254A4D"/>
    <w:rsid w:val="00254AAE"/>
    <w:rsid w:val="002557B8"/>
    <w:rsid w:val="00256400"/>
    <w:rsid w:val="002567CA"/>
    <w:rsid w:val="00256A31"/>
    <w:rsid w:val="00257B5C"/>
    <w:rsid w:val="00257E17"/>
    <w:rsid w:val="0026020A"/>
    <w:rsid w:val="00260D8C"/>
    <w:rsid w:val="0026105E"/>
    <w:rsid w:val="00261293"/>
    <w:rsid w:val="002614F5"/>
    <w:rsid w:val="00262070"/>
    <w:rsid w:val="0026330D"/>
    <w:rsid w:val="0026356A"/>
    <w:rsid w:val="002640EC"/>
    <w:rsid w:val="00264A1F"/>
    <w:rsid w:val="00265BD0"/>
    <w:rsid w:val="00265F33"/>
    <w:rsid w:val="002663EC"/>
    <w:rsid w:val="0026692E"/>
    <w:rsid w:val="00266E43"/>
    <w:rsid w:val="00267469"/>
    <w:rsid w:val="0027017A"/>
    <w:rsid w:val="00270EB8"/>
    <w:rsid w:val="002714B5"/>
    <w:rsid w:val="00271D10"/>
    <w:rsid w:val="00272078"/>
    <w:rsid w:val="002721F4"/>
    <w:rsid w:val="00272475"/>
    <w:rsid w:val="002726DF"/>
    <w:rsid w:val="002726E2"/>
    <w:rsid w:val="00272816"/>
    <w:rsid w:val="00273178"/>
    <w:rsid w:val="00274236"/>
    <w:rsid w:val="0027456A"/>
    <w:rsid w:val="0027461A"/>
    <w:rsid w:val="002747FA"/>
    <w:rsid w:val="0027483D"/>
    <w:rsid w:val="00274B6A"/>
    <w:rsid w:val="00274DF4"/>
    <w:rsid w:val="0027501A"/>
    <w:rsid w:val="00275C9C"/>
    <w:rsid w:val="00275E9D"/>
    <w:rsid w:val="0027625C"/>
    <w:rsid w:val="0027653A"/>
    <w:rsid w:val="002767B4"/>
    <w:rsid w:val="00276CA0"/>
    <w:rsid w:val="00277577"/>
    <w:rsid w:val="00277651"/>
    <w:rsid w:val="00277659"/>
    <w:rsid w:val="0027796D"/>
    <w:rsid w:val="00280171"/>
    <w:rsid w:val="00280A8E"/>
    <w:rsid w:val="00280E02"/>
    <w:rsid w:val="002810F4"/>
    <w:rsid w:val="002813F8"/>
    <w:rsid w:val="002816E9"/>
    <w:rsid w:val="00281943"/>
    <w:rsid w:val="00282468"/>
    <w:rsid w:val="00282560"/>
    <w:rsid w:val="00283705"/>
    <w:rsid w:val="00283B75"/>
    <w:rsid w:val="00283C08"/>
    <w:rsid w:val="00283D0C"/>
    <w:rsid w:val="00283EC5"/>
    <w:rsid w:val="00284C70"/>
    <w:rsid w:val="00284FA6"/>
    <w:rsid w:val="002851A7"/>
    <w:rsid w:val="00285B47"/>
    <w:rsid w:val="00285CC7"/>
    <w:rsid w:val="002862EA"/>
    <w:rsid w:val="00286C6D"/>
    <w:rsid w:val="002878CB"/>
    <w:rsid w:val="00290054"/>
    <w:rsid w:val="00290141"/>
    <w:rsid w:val="00290160"/>
    <w:rsid w:val="0029053F"/>
    <w:rsid w:val="0029055D"/>
    <w:rsid w:val="00290C97"/>
    <w:rsid w:val="00291793"/>
    <w:rsid w:val="00291A25"/>
    <w:rsid w:val="0029224B"/>
    <w:rsid w:val="002923AC"/>
    <w:rsid w:val="00292AF7"/>
    <w:rsid w:val="00292CB5"/>
    <w:rsid w:val="002936A4"/>
    <w:rsid w:val="00293761"/>
    <w:rsid w:val="00293792"/>
    <w:rsid w:val="0029383A"/>
    <w:rsid w:val="00294608"/>
    <w:rsid w:val="00294762"/>
    <w:rsid w:val="00294C66"/>
    <w:rsid w:val="00294D7A"/>
    <w:rsid w:val="00294F52"/>
    <w:rsid w:val="00295A71"/>
    <w:rsid w:val="00296025"/>
    <w:rsid w:val="00296A7A"/>
    <w:rsid w:val="00297098"/>
    <w:rsid w:val="0029723B"/>
    <w:rsid w:val="0029744B"/>
    <w:rsid w:val="00297CB2"/>
    <w:rsid w:val="00297F81"/>
    <w:rsid w:val="002A0221"/>
    <w:rsid w:val="002A0394"/>
    <w:rsid w:val="002A0AC0"/>
    <w:rsid w:val="002A101B"/>
    <w:rsid w:val="002A1CB5"/>
    <w:rsid w:val="002A1E8F"/>
    <w:rsid w:val="002A210F"/>
    <w:rsid w:val="002A2156"/>
    <w:rsid w:val="002A2732"/>
    <w:rsid w:val="002A2AA4"/>
    <w:rsid w:val="002A32E8"/>
    <w:rsid w:val="002A3942"/>
    <w:rsid w:val="002A3A65"/>
    <w:rsid w:val="002A3F87"/>
    <w:rsid w:val="002A45A0"/>
    <w:rsid w:val="002A4A1D"/>
    <w:rsid w:val="002A4CB1"/>
    <w:rsid w:val="002A5279"/>
    <w:rsid w:val="002A573C"/>
    <w:rsid w:val="002A6E4B"/>
    <w:rsid w:val="002A7300"/>
    <w:rsid w:val="002A788C"/>
    <w:rsid w:val="002A7E4A"/>
    <w:rsid w:val="002B0BC3"/>
    <w:rsid w:val="002B0CDC"/>
    <w:rsid w:val="002B2935"/>
    <w:rsid w:val="002B2941"/>
    <w:rsid w:val="002B3071"/>
    <w:rsid w:val="002B3321"/>
    <w:rsid w:val="002B3DAC"/>
    <w:rsid w:val="002B3E0D"/>
    <w:rsid w:val="002B40C9"/>
    <w:rsid w:val="002B4730"/>
    <w:rsid w:val="002B4830"/>
    <w:rsid w:val="002B4C3A"/>
    <w:rsid w:val="002B4FAF"/>
    <w:rsid w:val="002B66D6"/>
    <w:rsid w:val="002B6723"/>
    <w:rsid w:val="002B6B00"/>
    <w:rsid w:val="002B72F1"/>
    <w:rsid w:val="002B73F9"/>
    <w:rsid w:val="002B79C4"/>
    <w:rsid w:val="002B7C7D"/>
    <w:rsid w:val="002C0123"/>
    <w:rsid w:val="002C028D"/>
    <w:rsid w:val="002C07BA"/>
    <w:rsid w:val="002C0914"/>
    <w:rsid w:val="002C0C16"/>
    <w:rsid w:val="002C1757"/>
    <w:rsid w:val="002C18EE"/>
    <w:rsid w:val="002C1907"/>
    <w:rsid w:val="002C1F07"/>
    <w:rsid w:val="002C23AF"/>
    <w:rsid w:val="002C245B"/>
    <w:rsid w:val="002C27E0"/>
    <w:rsid w:val="002C32F4"/>
    <w:rsid w:val="002C3C8D"/>
    <w:rsid w:val="002C4157"/>
    <w:rsid w:val="002C43E0"/>
    <w:rsid w:val="002C456C"/>
    <w:rsid w:val="002C46CD"/>
    <w:rsid w:val="002C4B61"/>
    <w:rsid w:val="002C4BD2"/>
    <w:rsid w:val="002C500E"/>
    <w:rsid w:val="002C5271"/>
    <w:rsid w:val="002C5F79"/>
    <w:rsid w:val="002C65C1"/>
    <w:rsid w:val="002C79B9"/>
    <w:rsid w:val="002C79D0"/>
    <w:rsid w:val="002C7F4A"/>
    <w:rsid w:val="002D02E9"/>
    <w:rsid w:val="002D03E7"/>
    <w:rsid w:val="002D084E"/>
    <w:rsid w:val="002D16A7"/>
    <w:rsid w:val="002D1826"/>
    <w:rsid w:val="002D18BC"/>
    <w:rsid w:val="002D20ED"/>
    <w:rsid w:val="002D2557"/>
    <w:rsid w:val="002D2739"/>
    <w:rsid w:val="002D28FD"/>
    <w:rsid w:val="002D2C51"/>
    <w:rsid w:val="002D352D"/>
    <w:rsid w:val="002D51E3"/>
    <w:rsid w:val="002D58EA"/>
    <w:rsid w:val="002D5AC6"/>
    <w:rsid w:val="002D60F5"/>
    <w:rsid w:val="002D61C8"/>
    <w:rsid w:val="002D67C5"/>
    <w:rsid w:val="002D6824"/>
    <w:rsid w:val="002D6AE5"/>
    <w:rsid w:val="002D6BB3"/>
    <w:rsid w:val="002D6F6D"/>
    <w:rsid w:val="002D785A"/>
    <w:rsid w:val="002D7C5C"/>
    <w:rsid w:val="002D7DE7"/>
    <w:rsid w:val="002D7F9E"/>
    <w:rsid w:val="002E1000"/>
    <w:rsid w:val="002E10D2"/>
    <w:rsid w:val="002E10F5"/>
    <w:rsid w:val="002E123D"/>
    <w:rsid w:val="002E1321"/>
    <w:rsid w:val="002E13C2"/>
    <w:rsid w:val="002E14BE"/>
    <w:rsid w:val="002E170A"/>
    <w:rsid w:val="002E1A0F"/>
    <w:rsid w:val="002E1A17"/>
    <w:rsid w:val="002E21E5"/>
    <w:rsid w:val="002E26A6"/>
    <w:rsid w:val="002E29EF"/>
    <w:rsid w:val="002E30D8"/>
    <w:rsid w:val="002E3222"/>
    <w:rsid w:val="002E3415"/>
    <w:rsid w:val="002E353F"/>
    <w:rsid w:val="002E3B29"/>
    <w:rsid w:val="002E3BF7"/>
    <w:rsid w:val="002E3D1C"/>
    <w:rsid w:val="002E3DAF"/>
    <w:rsid w:val="002E4282"/>
    <w:rsid w:val="002E4776"/>
    <w:rsid w:val="002E4E43"/>
    <w:rsid w:val="002E4FB0"/>
    <w:rsid w:val="002E5335"/>
    <w:rsid w:val="002E547C"/>
    <w:rsid w:val="002E61FF"/>
    <w:rsid w:val="002E6B60"/>
    <w:rsid w:val="002E6C2A"/>
    <w:rsid w:val="002E7CD9"/>
    <w:rsid w:val="002E7D43"/>
    <w:rsid w:val="002F0247"/>
    <w:rsid w:val="002F02A0"/>
    <w:rsid w:val="002F08AA"/>
    <w:rsid w:val="002F0B84"/>
    <w:rsid w:val="002F102F"/>
    <w:rsid w:val="002F1536"/>
    <w:rsid w:val="002F1C9F"/>
    <w:rsid w:val="002F1E12"/>
    <w:rsid w:val="002F2586"/>
    <w:rsid w:val="002F29BC"/>
    <w:rsid w:val="002F32F2"/>
    <w:rsid w:val="002F34E1"/>
    <w:rsid w:val="002F42BD"/>
    <w:rsid w:val="002F4587"/>
    <w:rsid w:val="002F5386"/>
    <w:rsid w:val="002F638B"/>
    <w:rsid w:val="002F6868"/>
    <w:rsid w:val="002F6DBD"/>
    <w:rsid w:val="002F7674"/>
    <w:rsid w:val="002F7FC4"/>
    <w:rsid w:val="00300C79"/>
    <w:rsid w:val="0030140D"/>
    <w:rsid w:val="0030168C"/>
    <w:rsid w:val="003016A0"/>
    <w:rsid w:val="00301D4F"/>
    <w:rsid w:val="00302159"/>
    <w:rsid w:val="003021CE"/>
    <w:rsid w:val="0030254D"/>
    <w:rsid w:val="003028FA"/>
    <w:rsid w:val="00302B19"/>
    <w:rsid w:val="003032DC"/>
    <w:rsid w:val="00303301"/>
    <w:rsid w:val="0030335D"/>
    <w:rsid w:val="0030349F"/>
    <w:rsid w:val="00303722"/>
    <w:rsid w:val="00303793"/>
    <w:rsid w:val="00303867"/>
    <w:rsid w:val="00303FC1"/>
    <w:rsid w:val="00305F69"/>
    <w:rsid w:val="00305FCE"/>
    <w:rsid w:val="003061CB"/>
    <w:rsid w:val="003062BD"/>
    <w:rsid w:val="00306E24"/>
    <w:rsid w:val="00307457"/>
    <w:rsid w:val="003076B8"/>
    <w:rsid w:val="0030784B"/>
    <w:rsid w:val="00307A2F"/>
    <w:rsid w:val="00307DA3"/>
    <w:rsid w:val="00310BF3"/>
    <w:rsid w:val="003113FC"/>
    <w:rsid w:val="003115BA"/>
    <w:rsid w:val="003118C7"/>
    <w:rsid w:val="00311910"/>
    <w:rsid w:val="00311C2D"/>
    <w:rsid w:val="00311FCE"/>
    <w:rsid w:val="003125AD"/>
    <w:rsid w:val="00312FCA"/>
    <w:rsid w:val="003140AC"/>
    <w:rsid w:val="0031473A"/>
    <w:rsid w:val="00314ABE"/>
    <w:rsid w:val="003150FC"/>
    <w:rsid w:val="00316133"/>
    <w:rsid w:val="0031653D"/>
    <w:rsid w:val="003168D3"/>
    <w:rsid w:val="00316E99"/>
    <w:rsid w:val="00317B61"/>
    <w:rsid w:val="00317C28"/>
    <w:rsid w:val="00317E1B"/>
    <w:rsid w:val="00320DBA"/>
    <w:rsid w:val="0032158D"/>
    <w:rsid w:val="00321A30"/>
    <w:rsid w:val="00322100"/>
    <w:rsid w:val="0032216C"/>
    <w:rsid w:val="00322193"/>
    <w:rsid w:val="003221F2"/>
    <w:rsid w:val="00322E89"/>
    <w:rsid w:val="00322FE0"/>
    <w:rsid w:val="003236D1"/>
    <w:rsid w:val="003244E1"/>
    <w:rsid w:val="00324990"/>
    <w:rsid w:val="0032537F"/>
    <w:rsid w:val="00325A98"/>
    <w:rsid w:val="00326681"/>
    <w:rsid w:val="00327552"/>
    <w:rsid w:val="003279FA"/>
    <w:rsid w:val="00330014"/>
    <w:rsid w:val="00330B84"/>
    <w:rsid w:val="00330BAC"/>
    <w:rsid w:val="0033134A"/>
    <w:rsid w:val="00331414"/>
    <w:rsid w:val="0033184E"/>
    <w:rsid w:val="00331B25"/>
    <w:rsid w:val="003326F0"/>
    <w:rsid w:val="0033293D"/>
    <w:rsid w:val="003335BC"/>
    <w:rsid w:val="003339D2"/>
    <w:rsid w:val="00333DAD"/>
    <w:rsid w:val="003343D7"/>
    <w:rsid w:val="003344A6"/>
    <w:rsid w:val="003348E6"/>
    <w:rsid w:val="00334B56"/>
    <w:rsid w:val="00334BE2"/>
    <w:rsid w:val="00334ED0"/>
    <w:rsid w:val="00335334"/>
    <w:rsid w:val="003356EC"/>
    <w:rsid w:val="00335A95"/>
    <w:rsid w:val="00335CE0"/>
    <w:rsid w:val="00335D2B"/>
    <w:rsid w:val="0033647F"/>
    <w:rsid w:val="003377E0"/>
    <w:rsid w:val="00337A65"/>
    <w:rsid w:val="003404A5"/>
    <w:rsid w:val="00340A5D"/>
    <w:rsid w:val="00340B77"/>
    <w:rsid w:val="00340C0E"/>
    <w:rsid w:val="00341141"/>
    <w:rsid w:val="00341156"/>
    <w:rsid w:val="003413AA"/>
    <w:rsid w:val="003414B8"/>
    <w:rsid w:val="0034164F"/>
    <w:rsid w:val="003425F4"/>
    <w:rsid w:val="0034277D"/>
    <w:rsid w:val="003428BB"/>
    <w:rsid w:val="003429C1"/>
    <w:rsid w:val="00342ED5"/>
    <w:rsid w:val="003432DA"/>
    <w:rsid w:val="0034362D"/>
    <w:rsid w:val="0034365C"/>
    <w:rsid w:val="00344105"/>
    <w:rsid w:val="00344DD2"/>
    <w:rsid w:val="003454B8"/>
    <w:rsid w:val="0034589D"/>
    <w:rsid w:val="00345CBA"/>
    <w:rsid w:val="00345E43"/>
    <w:rsid w:val="00345F53"/>
    <w:rsid w:val="00346017"/>
    <w:rsid w:val="00346661"/>
    <w:rsid w:val="00346738"/>
    <w:rsid w:val="00346B4A"/>
    <w:rsid w:val="003474AC"/>
    <w:rsid w:val="00347C08"/>
    <w:rsid w:val="00350BC7"/>
    <w:rsid w:val="00350C61"/>
    <w:rsid w:val="003512ED"/>
    <w:rsid w:val="00351486"/>
    <w:rsid w:val="00352039"/>
    <w:rsid w:val="003520B3"/>
    <w:rsid w:val="003529A8"/>
    <w:rsid w:val="00352A39"/>
    <w:rsid w:val="00352EF4"/>
    <w:rsid w:val="003532BA"/>
    <w:rsid w:val="003538F8"/>
    <w:rsid w:val="003539E8"/>
    <w:rsid w:val="00353AA9"/>
    <w:rsid w:val="00353CAE"/>
    <w:rsid w:val="00353DF0"/>
    <w:rsid w:val="00354342"/>
    <w:rsid w:val="003543C0"/>
    <w:rsid w:val="00354D62"/>
    <w:rsid w:val="00355361"/>
    <w:rsid w:val="0035548E"/>
    <w:rsid w:val="003555C2"/>
    <w:rsid w:val="003559A9"/>
    <w:rsid w:val="00355D30"/>
    <w:rsid w:val="003561BB"/>
    <w:rsid w:val="00356D94"/>
    <w:rsid w:val="00356FE8"/>
    <w:rsid w:val="003574A4"/>
    <w:rsid w:val="003577F3"/>
    <w:rsid w:val="00360397"/>
    <w:rsid w:val="003603DB"/>
    <w:rsid w:val="00360AAB"/>
    <w:rsid w:val="00360CFD"/>
    <w:rsid w:val="003611F6"/>
    <w:rsid w:val="003612C3"/>
    <w:rsid w:val="0036167F"/>
    <w:rsid w:val="00361F4B"/>
    <w:rsid w:val="00362519"/>
    <w:rsid w:val="003632D6"/>
    <w:rsid w:val="00363463"/>
    <w:rsid w:val="00363984"/>
    <w:rsid w:val="00364167"/>
    <w:rsid w:val="00365B2E"/>
    <w:rsid w:val="00366161"/>
    <w:rsid w:val="00366871"/>
    <w:rsid w:val="00366BD2"/>
    <w:rsid w:val="00367990"/>
    <w:rsid w:val="0037052F"/>
    <w:rsid w:val="00370A29"/>
    <w:rsid w:val="00371311"/>
    <w:rsid w:val="0037193D"/>
    <w:rsid w:val="00372062"/>
    <w:rsid w:val="0037274A"/>
    <w:rsid w:val="00372B83"/>
    <w:rsid w:val="00372EB9"/>
    <w:rsid w:val="003739DE"/>
    <w:rsid w:val="0037421E"/>
    <w:rsid w:val="003748AC"/>
    <w:rsid w:val="00374E87"/>
    <w:rsid w:val="00375946"/>
    <w:rsid w:val="00375DB5"/>
    <w:rsid w:val="00375E95"/>
    <w:rsid w:val="00376453"/>
    <w:rsid w:val="00376AEE"/>
    <w:rsid w:val="0037704A"/>
    <w:rsid w:val="00377B07"/>
    <w:rsid w:val="00377D71"/>
    <w:rsid w:val="003800CB"/>
    <w:rsid w:val="00380124"/>
    <w:rsid w:val="00380377"/>
    <w:rsid w:val="00380D7B"/>
    <w:rsid w:val="00380EBF"/>
    <w:rsid w:val="00380EF3"/>
    <w:rsid w:val="00381521"/>
    <w:rsid w:val="00381870"/>
    <w:rsid w:val="00381E4F"/>
    <w:rsid w:val="00381E79"/>
    <w:rsid w:val="003821CD"/>
    <w:rsid w:val="00382EE2"/>
    <w:rsid w:val="0038396D"/>
    <w:rsid w:val="00383B95"/>
    <w:rsid w:val="00383B9F"/>
    <w:rsid w:val="00384A32"/>
    <w:rsid w:val="00384AD2"/>
    <w:rsid w:val="00385E12"/>
    <w:rsid w:val="00385F0C"/>
    <w:rsid w:val="00386EBD"/>
    <w:rsid w:val="003874F8"/>
    <w:rsid w:val="0038760A"/>
    <w:rsid w:val="00387858"/>
    <w:rsid w:val="00387910"/>
    <w:rsid w:val="003902D3"/>
    <w:rsid w:val="0039053A"/>
    <w:rsid w:val="00390653"/>
    <w:rsid w:val="0039085D"/>
    <w:rsid w:val="00390CC4"/>
    <w:rsid w:val="00390F67"/>
    <w:rsid w:val="003911ED"/>
    <w:rsid w:val="0039167A"/>
    <w:rsid w:val="00391C16"/>
    <w:rsid w:val="00391DE7"/>
    <w:rsid w:val="00392115"/>
    <w:rsid w:val="003924B9"/>
    <w:rsid w:val="00392699"/>
    <w:rsid w:val="003926BF"/>
    <w:rsid w:val="0039284D"/>
    <w:rsid w:val="00392984"/>
    <w:rsid w:val="00392E50"/>
    <w:rsid w:val="00392FAE"/>
    <w:rsid w:val="00393038"/>
    <w:rsid w:val="00393842"/>
    <w:rsid w:val="00393C24"/>
    <w:rsid w:val="00393E9A"/>
    <w:rsid w:val="003941AE"/>
    <w:rsid w:val="0039442F"/>
    <w:rsid w:val="003946F3"/>
    <w:rsid w:val="0039514F"/>
    <w:rsid w:val="00395256"/>
    <w:rsid w:val="0039634C"/>
    <w:rsid w:val="0039644D"/>
    <w:rsid w:val="003967C6"/>
    <w:rsid w:val="00396825"/>
    <w:rsid w:val="00396C85"/>
    <w:rsid w:val="00397108"/>
    <w:rsid w:val="00397299"/>
    <w:rsid w:val="003976BF"/>
    <w:rsid w:val="00397CD5"/>
    <w:rsid w:val="00397DBB"/>
    <w:rsid w:val="00397ECE"/>
    <w:rsid w:val="003A0507"/>
    <w:rsid w:val="003A0947"/>
    <w:rsid w:val="003A0B40"/>
    <w:rsid w:val="003A0C36"/>
    <w:rsid w:val="003A24D2"/>
    <w:rsid w:val="003A2515"/>
    <w:rsid w:val="003A3229"/>
    <w:rsid w:val="003A35F9"/>
    <w:rsid w:val="003A37D9"/>
    <w:rsid w:val="003A3B07"/>
    <w:rsid w:val="003A3C62"/>
    <w:rsid w:val="003A3F1B"/>
    <w:rsid w:val="003A3FD5"/>
    <w:rsid w:val="003A425C"/>
    <w:rsid w:val="003A42B0"/>
    <w:rsid w:val="003A4A8B"/>
    <w:rsid w:val="003A4D64"/>
    <w:rsid w:val="003A5729"/>
    <w:rsid w:val="003A5C65"/>
    <w:rsid w:val="003A76BF"/>
    <w:rsid w:val="003A77A4"/>
    <w:rsid w:val="003B0706"/>
    <w:rsid w:val="003B0ADF"/>
    <w:rsid w:val="003B11F8"/>
    <w:rsid w:val="003B19EC"/>
    <w:rsid w:val="003B1C52"/>
    <w:rsid w:val="003B2131"/>
    <w:rsid w:val="003B223C"/>
    <w:rsid w:val="003B2548"/>
    <w:rsid w:val="003B2A96"/>
    <w:rsid w:val="003B34D1"/>
    <w:rsid w:val="003B3F5C"/>
    <w:rsid w:val="003B3F5F"/>
    <w:rsid w:val="003B4189"/>
    <w:rsid w:val="003B4243"/>
    <w:rsid w:val="003B4C68"/>
    <w:rsid w:val="003B59F7"/>
    <w:rsid w:val="003B5A25"/>
    <w:rsid w:val="003B5C97"/>
    <w:rsid w:val="003B7412"/>
    <w:rsid w:val="003B76EC"/>
    <w:rsid w:val="003C02E5"/>
    <w:rsid w:val="003C0319"/>
    <w:rsid w:val="003C04CA"/>
    <w:rsid w:val="003C0E91"/>
    <w:rsid w:val="003C1ECF"/>
    <w:rsid w:val="003C23B1"/>
    <w:rsid w:val="003C4376"/>
    <w:rsid w:val="003C460E"/>
    <w:rsid w:val="003C5317"/>
    <w:rsid w:val="003C5740"/>
    <w:rsid w:val="003C5966"/>
    <w:rsid w:val="003C5E69"/>
    <w:rsid w:val="003C680E"/>
    <w:rsid w:val="003C68A4"/>
    <w:rsid w:val="003C7CBA"/>
    <w:rsid w:val="003D0940"/>
    <w:rsid w:val="003D0EA7"/>
    <w:rsid w:val="003D10BF"/>
    <w:rsid w:val="003D1420"/>
    <w:rsid w:val="003D31D6"/>
    <w:rsid w:val="003D345D"/>
    <w:rsid w:val="003D356C"/>
    <w:rsid w:val="003D42E7"/>
    <w:rsid w:val="003D453E"/>
    <w:rsid w:val="003D4E87"/>
    <w:rsid w:val="003D5BF9"/>
    <w:rsid w:val="003D5F85"/>
    <w:rsid w:val="003D636F"/>
    <w:rsid w:val="003D6B65"/>
    <w:rsid w:val="003D6E37"/>
    <w:rsid w:val="003D6E68"/>
    <w:rsid w:val="003D7072"/>
    <w:rsid w:val="003D75F2"/>
    <w:rsid w:val="003D7DF3"/>
    <w:rsid w:val="003E0038"/>
    <w:rsid w:val="003E0676"/>
    <w:rsid w:val="003E14D7"/>
    <w:rsid w:val="003E1B0F"/>
    <w:rsid w:val="003E1C3B"/>
    <w:rsid w:val="003E1ED9"/>
    <w:rsid w:val="003E3FB3"/>
    <w:rsid w:val="003E45E8"/>
    <w:rsid w:val="003E49D8"/>
    <w:rsid w:val="003E4C09"/>
    <w:rsid w:val="003E511B"/>
    <w:rsid w:val="003E5292"/>
    <w:rsid w:val="003E5507"/>
    <w:rsid w:val="003E5749"/>
    <w:rsid w:val="003E584F"/>
    <w:rsid w:val="003E58FC"/>
    <w:rsid w:val="003E5A27"/>
    <w:rsid w:val="003E5F74"/>
    <w:rsid w:val="003E60B7"/>
    <w:rsid w:val="003E61EF"/>
    <w:rsid w:val="003E6461"/>
    <w:rsid w:val="003E66E5"/>
    <w:rsid w:val="003E6854"/>
    <w:rsid w:val="003E6982"/>
    <w:rsid w:val="003E76D9"/>
    <w:rsid w:val="003E7712"/>
    <w:rsid w:val="003E7939"/>
    <w:rsid w:val="003E79DA"/>
    <w:rsid w:val="003E7E57"/>
    <w:rsid w:val="003E7F0B"/>
    <w:rsid w:val="003F0415"/>
    <w:rsid w:val="003F0A9F"/>
    <w:rsid w:val="003F0CCA"/>
    <w:rsid w:val="003F1148"/>
    <w:rsid w:val="003F11B8"/>
    <w:rsid w:val="003F1238"/>
    <w:rsid w:val="003F135F"/>
    <w:rsid w:val="003F1710"/>
    <w:rsid w:val="003F17E6"/>
    <w:rsid w:val="003F1BF1"/>
    <w:rsid w:val="003F1D5F"/>
    <w:rsid w:val="003F21C4"/>
    <w:rsid w:val="003F22DD"/>
    <w:rsid w:val="003F25A0"/>
    <w:rsid w:val="003F2A21"/>
    <w:rsid w:val="003F309B"/>
    <w:rsid w:val="003F32F1"/>
    <w:rsid w:val="003F3484"/>
    <w:rsid w:val="003F3768"/>
    <w:rsid w:val="003F3860"/>
    <w:rsid w:val="003F38FD"/>
    <w:rsid w:val="003F4222"/>
    <w:rsid w:val="003F4641"/>
    <w:rsid w:val="003F4BC5"/>
    <w:rsid w:val="003F51D9"/>
    <w:rsid w:val="003F56E2"/>
    <w:rsid w:val="003F5A2D"/>
    <w:rsid w:val="003F6453"/>
    <w:rsid w:val="003F668C"/>
    <w:rsid w:val="003F6CA5"/>
    <w:rsid w:val="003F7251"/>
    <w:rsid w:val="003F738F"/>
    <w:rsid w:val="003F7415"/>
    <w:rsid w:val="00400016"/>
    <w:rsid w:val="00400AFB"/>
    <w:rsid w:val="00400D24"/>
    <w:rsid w:val="00401199"/>
    <w:rsid w:val="00401AE8"/>
    <w:rsid w:val="00401B45"/>
    <w:rsid w:val="00401CD5"/>
    <w:rsid w:val="00401EEE"/>
    <w:rsid w:val="00401F4F"/>
    <w:rsid w:val="004023F5"/>
    <w:rsid w:val="00402B59"/>
    <w:rsid w:val="004032A6"/>
    <w:rsid w:val="00403724"/>
    <w:rsid w:val="0040374A"/>
    <w:rsid w:val="0040505B"/>
    <w:rsid w:val="004057D5"/>
    <w:rsid w:val="00405F5D"/>
    <w:rsid w:val="00405FB7"/>
    <w:rsid w:val="00406052"/>
    <w:rsid w:val="0040607A"/>
    <w:rsid w:val="004064EC"/>
    <w:rsid w:val="00406516"/>
    <w:rsid w:val="00406554"/>
    <w:rsid w:val="00406648"/>
    <w:rsid w:val="004066FA"/>
    <w:rsid w:val="00406709"/>
    <w:rsid w:val="00406E36"/>
    <w:rsid w:val="00406E57"/>
    <w:rsid w:val="00407545"/>
    <w:rsid w:val="004079A8"/>
    <w:rsid w:val="0041035D"/>
    <w:rsid w:val="0041052E"/>
    <w:rsid w:val="00410844"/>
    <w:rsid w:val="00410BFC"/>
    <w:rsid w:val="00410C1B"/>
    <w:rsid w:val="00410FD0"/>
    <w:rsid w:val="0041109B"/>
    <w:rsid w:val="004110E7"/>
    <w:rsid w:val="00411596"/>
    <w:rsid w:val="0041164C"/>
    <w:rsid w:val="00411A68"/>
    <w:rsid w:val="004122AB"/>
    <w:rsid w:val="004126E3"/>
    <w:rsid w:val="00412FBC"/>
    <w:rsid w:val="00413249"/>
    <w:rsid w:val="00414361"/>
    <w:rsid w:val="004143D6"/>
    <w:rsid w:val="00414809"/>
    <w:rsid w:val="0041530E"/>
    <w:rsid w:val="0041554E"/>
    <w:rsid w:val="00415929"/>
    <w:rsid w:val="00415C93"/>
    <w:rsid w:val="00416109"/>
    <w:rsid w:val="0041664B"/>
    <w:rsid w:val="00417992"/>
    <w:rsid w:val="00417EC0"/>
    <w:rsid w:val="00417F1B"/>
    <w:rsid w:val="004200BE"/>
    <w:rsid w:val="0042031E"/>
    <w:rsid w:val="0042039E"/>
    <w:rsid w:val="004204ED"/>
    <w:rsid w:val="00420DA8"/>
    <w:rsid w:val="00421394"/>
    <w:rsid w:val="004215E2"/>
    <w:rsid w:val="00421B9A"/>
    <w:rsid w:val="00421BA8"/>
    <w:rsid w:val="00422A54"/>
    <w:rsid w:val="00422D2D"/>
    <w:rsid w:val="00423642"/>
    <w:rsid w:val="00423C0B"/>
    <w:rsid w:val="00423C59"/>
    <w:rsid w:val="00423CAF"/>
    <w:rsid w:val="0042441D"/>
    <w:rsid w:val="00424BC4"/>
    <w:rsid w:val="0042541E"/>
    <w:rsid w:val="004256F7"/>
    <w:rsid w:val="0042581D"/>
    <w:rsid w:val="00425C7A"/>
    <w:rsid w:val="00426040"/>
    <w:rsid w:val="00426164"/>
    <w:rsid w:val="00426284"/>
    <w:rsid w:val="004267DA"/>
    <w:rsid w:val="00426B02"/>
    <w:rsid w:val="00426CEE"/>
    <w:rsid w:val="004300A4"/>
    <w:rsid w:val="00430251"/>
    <w:rsid w:val="004302D3"/>
    <w:rsid w:val="004304E4"/>
    <w:rsid w:val="004312AD"/>
    <w:rsid w:val="0043202C"/>
    <w:rsid w:val="00432106"/>
    <w:rsid w:val="004322C5"/>
    <w:rsid w:val="00432AF8"/>
    <w:rsid w:val="00433417"/>
    <w:rsid w:val="00433901"/>
    <w:rsid w:val="00433E09"/>
    <w:rsid w:val="004347C7"/>
    <w:rsid w:val="00434C8E"/>
    <w:rsid w:val="004356B6"/>
    <w:rsid w:val="0043592F"/>
    <w:rsid w:val="00435F37"/>
    <w:rsid w:val="0043634C"/>
    <w:rsid w:val="00436633"/>
    <w:rsid w:val="004367F1"/>
    <w:rsid w:val="0043703D"/>
    <w:rsid w:val="00437398"/>
    <w:rsid w:val="0043792C"/>
    <w:rsid w:val="0044043B"/>
    <w:rsid w:val="004405D6"/>
    <w:rsid w:val="004406B5"/>
    <w:rsid w:val="00441C7F"/>
    <w:rsid w:val="00441E45"/>
    <w:rsid w:val="00441EE7"/>
    <w:rsid w:val="00442A00"/>
    <w:rsid w:val="00443053"/>
    <w:rsid w:val="0044306F"/>
    <w:rsid w:val="00443332"/>
    <w:rsid w:val="00443542"/>
    <w:rsid w:val="00443766"/>
    <w:rsid w:val="0044394C"/>
    <w:rsid w:val="00443A0C"/>
    <w:rsid w:val="00443EA9"/>
    <w:rsid w:val="004441BA"/>
    <w:rsid w:val="004443D0"/>
    <w:rsid w:val="00444852"/>
    <w:rsid w:val="0044496D"/>
    <w:rsid w:val="00444E71"/>
    <w:rsid w:val="00445113"/>
    <w:rsid w:val="00445431"/>
    <w:rsid w:val="0044579A"/>
    <w:rsid w:val="00445851"/>
    <w:rsid w:val="0044587C"/>
    <w:rsid w:val="004459CC"/>
    <w:rsid w:val="004463E1"/>
    <w:rsid w:val="0044654C"/>
    <w:rsid w:val="004467FB"/>
    <w:rsid w:val="00446AD2"/>
    <w:rsid w:val="00447447"/>
    <w:rsid w:val="0045030B"/>
    <w:rsid w:val="00450C84"/>
    <w:rsid w:val="00450DB3"/>
    <w:rsid w:val="00450DD6"/>
    <w:rsid w:val="00451010"/>
    <w:rsid w:val="004513DB"/>
    <w:rsid w:val="00451814"/>
    <w:rsid w:val="00451D6D"/>
    <w:rsid w:val="00451EE8"/>
    <w:rsid w:val="00452379"/>
    <w:rsid w:val="0045369B"/>
    <w:rsid w:val="00453A5A"/>
    <w:rsid w:val="00454332"/>
    <w:rsid w:val="00454D25"/>
    <w:rsid w:val="00454DAD"/>
    <w:rsid w:val="00454EFE"/>
    <w:rsid w:val="004551FE"/>
    <w:rsid w:val="004555FC"/>
    <w:rsid w:val="00456011"/>
    <w:rsid w:val="0045657B"/>
    <w:rsid w:val="0045756E"/>
    <w:rsid w:val="004575CC"/>
    <w:rsid w:val="004607F7"/>
    <w:rsid w:val="004609CE"/>
    <w:rsid w:val="00460B80"/>
    <w:rsid w:val="0046103E"/>
    <w:rsid w:val="00461217"/>
    <w:rsid w:val="0046166D"/>
    <w:rsid w:val="004617A1"/>
    <w:rsid w:val="00461A96"/>
    <w:rsid w:val="00461B77"/>
    <w:rsid w:val="00462400"/>
    <w:rsid w:val="004626A5"/>
    <w:rsid w:val="004628EA"/>
    <w:rsid w:val="00462C07"/>
    <w:rsid w:val="00462CC6"/>
    <w:rsid w:val="00463299"/>
    <w:rsid w:val="00464248"/>
    <w:rsid w:val="0046425D"/>
    <w:rsid w:val="00464841"/>
    <w:rsid w:val="00464945"/>
    <w:rsid w:val="00464EE3"/>
    <w:rsid w:val="004650F0"/>
    <w:rsid w:val="00465D50"/>
    <w:rsid w:val="00465FDE"/>
    <w:rsid w:val="004660F4"/>
    <w:rsid w:val="00466123"/>
    <w:rsid w:val="004668A6"/>
    <w:rsid w:val="00466CD3"/>
    <w:rsid w:val="00466DAD"/>
    <w:rsid w:val="00467C99"/>
    <w:rsid w:val="00470501"/>
    <w:rsid w:val="004715DB"/>
    <w:rsid w:val="004722FD"/>
    <w:rsid w:val="00472914"/>
    <w:rsid w:val="00472B59"/>
    <w:rsid w:val="00472F09"/>
    <w:rsid w:val="004734F0"/>
    <w:rsid w:val="004738D0"/>
    <w:rsid w:val="00473969"/>
    <w:rsid w:val="00474503"/>
    <w:rsid w:val="00474764"/>
    <w:rsid w:val="00474B98"/>
    <w:rsid w:val="00476487"/>
    <w:rsid w:val="00476651"/>
    <w:rsid w:val="00476A3C"/>
    <w:rsid w:val="00476E55"/>
    <w:rsid w:val="004775A1"/>
    <w:rsid w:val="0047783C"/>
    <w:rsid w:val="004778A9"/>
    <w:rsid w:val="004803CE"/>
    <w:rsid w:val="004806A8"/>
    <w:rsid w:val="004807A5"/>
    <w:rsid w:val="00480896"/>
    <w:rsid w:val="00480BFE"/>
    <w:rsid w:val="00480E67"/>
    <w:rsid w:val="004819E2"/>
    <w:rsid w:val="00481BD1"/>
    <w:rsid w:val="00482071"/>
    <w:rsid w:val="00482282"/>
    <w:rsid w:val="00482461"/>
    <w:rsid w:val="0048269E"/>
    <w:rsid w:val="00482938"/>
    <w:rsid w:val="004833BD"/>
    <w:rsid w:val="004833ED"/>
    <w:rsid w:val="00483B28"/>
    <w:rsid w:val="00483B5B"/>
    <w:rsid w:val="00483BE1"/>
    <w:rsid w:val="00483C1B"/>
    <w:rsid w:val="00483DA0"/>
    <w:rsid w:val="00483EBC"/>
    <w:rsid w:val="00484343"/>
    <w:rsid w:val="004843BB"/>
    <w:rsid w:val="00484440"/>
    <w:rsid w:val="00484508"/>
    <w:rsid w:val="004847DE"/>
    <w:rsid w:val="00484EDE"/>
    <w:rsid w:val="0048569D"/>
    <w:rsid w:val="0048602D"/>
    <w:rsid w:val="00486075"/>
    <w:rsid w:val="004860C7"/>
    <w:rsid w:val="004864CD"/>
    <w:rsid w:val="00486B37"/>
    <w:rsid w:val="00486C8A"/>
    <w:rsid w:val="00486DB7"/>
    <w:rsid w:val="00487D6F"/>
    <w:rsid w:val="00490944"/>
    <w:rsid w:val="004910FE"/>
    <w:rsid w:val="004912D8"/>
    <w:rsid w:val="0049169D"/>
    <w:rsid w:val="004917DF"/>
    <w:rsid w:val="0049180C"/>
    <w:rsid w:val="00491BC9"/>
    <w:rsid w:val="00491EEC"/>
    <w:rsid w:val="004921CB"/>
    <w:rsid w:val="00492983"/>
    <w:rsid w:val="004932A6"/>
    <w:rsid w:val="00493686"/>
    <w:rsid w:val="0049372B"/>
    <w:rsid w:val="00493A42"/>
    <w:rsid w:val="00493B7C"/>
    <w:rsid w:val="00493D12"/>
    <w:rsid w:val="0049433A"/>
    <w:rsid w:val="004949C7"/>
    <w:rsid w:val="004949E9"/>
    <w:rsid w:val="004949F2"/>
    <w:rsid w:val="00494E04"/>
    <w:rsid w:val="004952F9"/>
    <w:rsid w:val="0049530A"/>
    <w:rsid w:val="00495493"/>
    <w:rsid w:val="00495833"/>
    <w:rsid w:val="004958D7"/>
    <w:rsid w:val="00495C4F"/>
    <w:rsid w:val="00495E20"/>
    <w:rsid w:val="0049663D"/>
    <w:rsid w:val="00496D4D"/>
    <w:rsid w:val="00497005"/>
    <w:rsid w:val="00497036"/>
    <w:rsid w:val="00497CAF"/>
    <w:rsid w:val="00497FC8"/>
    <w:rsid w:val="004A0034"/>
    <w:rsid w:val="004A027A"/>
    <w:rsid w:val="004A0EEC"/>
    <w:rsid w:val="004A1229"/>
    <w:rsid w:val="004A1771"/>
    <w:rsid w:val="004A1B5E"/>
    <w:rsid w:val="004A22F5"/>
    <w:rsid w:val="004A249C"/>
    <w:rsid w:val="004A2EE6"/>
    <w:rsid w:val="004A36A2"/>
    <w:rsid w:val="004A3A75"/>
    <w:rsid w:val="004A3D01"/>
    <w:rsid w:val="004A4A1B"/>
    <w:rsid w:val="004A539E"/>
    <w:rsid w:val="004A5FCE"/>
    <w:rsid w:val="004A6871"/>
    <w:rsid w:val="004A689E"/>
    <w:rsid w:val="004A6C42"/>
    <w:rsid w:val="004A7859"/>
    <w:rsid w:val="004A7F1F"/>
    <w:rsid w:val="004B00DD"/>
    <w:rsid w:val="004B06A7"/>
    <w:rsid w:val="004B08DC"/>
    <w:rsid w:val="004B093C"/>
    <w:rsid w:val="004B1234"/>
    <w:rsid w:val="004B1258"/>
    <w:rsid w:val="004B1594"/>
    <w:rsid w:val="004B1709"/>
    <w:rsid w:val="004B1791"/>
    <w:rsid w:val="004B2449"/>
    <w:rsid w:val="004B29C7"/>
    <w:rsid w:val="004B33DE"/>
    <w:rsid w:val="004B35AF"/>
    <w:rsid w:val="004B3B21"/>
    <w:rsid w:val="004B3B9A"/>
    <w:rsid w:val="004B3BD7"/>
    <w:rsid w:val="004B3C4F"/>
    <w:rsid w:val="004B3C63"/>
    <w:rsid w:val="004B40A0"/>
    <w:rsid w:val="004B40E6"/>
    <w:rsid w:val="004B4F9D"/>
    <w:rsid w:val="004B5078"/>
    <w:rsid w:val="004B5BE7"/>
    <w:rsid w:val="004B5C80"/>
    <w:rsid w:val="004B6152"/>
    <w:rsid w:val="004B6E48"/>
    <w:rsid w:val="004B71FB"/>
    <w:rsid w:val="004B756E"/>
    <w:rsid w:val="004B7738"/>
    <w:rsid w:val="004B7EF5"/>
    <w:rsid w:val="004C0537"/>
    <w:rsid w:val="004C0698"/>
    <w:rsid w:val="004C24FD"/>
    <w:rsid w:val="004C2D88"/>
    <w:rsid w:val="004C47B1"/>
    <w:rsid w:val="004C4819"/>
    <w:rsid w:val="004C4E82"/>
    <w:rsid w:val="004C5668"/>
    <w:rsid w:val="004C57A9"/>
    <w:rsid w:val="004C5B62"/>
    <w:rsid w:val="004C6FB2"/>
    <w:rsid w:val="004C70BA"/>
    <w:rsid w:val="004C78F1"/>
    <w:rsid w:val="004D0002"/>
    <w:rsid w:val="004D1424"/>
    <w:rsid w:val="004D148C"/>
    <w:rsid w:val="004D15DA"/>
    <w:rsid w:val="004D1C33"/>
    <w:rsid w:val="004D1D41"/>
    <w:rsid w:val="004D202F"/>
    <w:rsid w:val="004D2866"/>
    <w:rsid w:val="004D28A5"/>
    <w:rsid w:val="004D298A"/>
    <w:rsid w:val="004D2A1C"/>
    <w:rsid w:val="004D32A3"/>
    <w:rsid w:val="004D378F"/>
    <w:rsid w:val="004D3DC7"/>
    <w:rsid w:val="004D4AE1"/>
    <w:rsid w:val="004D55C6"/>
    <w:rsid w:val="004D5E30"/>
    <w:rsid w:val="004D611D"/>
    <w:rsid w:val="004D6295"/>
    <w:rsid w:val="004D64D7"/>
    <w:rsid w:val="004D684D"/>
    <w:rsid w:val="004D7A71"/>
    <w:rsid w:val="004D7BB7"/>
    <w:rsid w:val="004D7E36"/>
    <w:rsid w:val="004D7EE8"/>
    <w:rsid w:val="004E000C"/>
    <w:rsid w:val="004E0E23"/>
    <w:rsid w:val="004E126E"/>
    <w:rsid w:val="004E18F2"/>
    <w:rsid w:val="004E18F8"/>
    <w:rsid w:val="004E1B2F"/>
    <w:rsid w:val="004E2173"/>
    <w:rsid w:val="004E2927"/>
    <w:rsid w:val="004E29F7"/>
    <w:rsid w:val="004E3235"/>
    <w:rsid w:val="004E37B9"/>
    <w:rsid w:val="004E3AEE"/>
    <w:rsid w:val="004E4B43"/>
    <w:rsid w:val="004E50DF"/>
    <w:rsid w:val="004E5A34"/>
    <w:rsid w:val="004E64C3"/>
    <w:rsid w:val="004E690D"/>
    <w:rsid w:val="004E71A3"/>
    <w:rsid w:val="004E7A38"/>
    <w:rsid w:val="004E7AB9"/>
    <w:rsid w:val="004E7E05"/>
    <w:rsid w:val="004F0316"/>
    <w:rsid w:val="004F0801"/>
    <w:rsid w:val="004F0B28"/>
    <w:rsid w:val="004F0B80"/>
    <w:rsid w:val="004F0E94"/>
    <w:rsid w:val="004F178A"/>
    <w:rsid w:val="004F1846"/>
    <w:rsid w:val="004F1BDE"/>
    <w:rsid w:val="004F1DA3"/>
    <w:rsid w:val="004F1E83"/>
    <w:rsid w:val="004F209C"/>
    <w:rsid w:val="004F2A64"/>
    <w:rsid w:val="004F2D89"/>
    <w:rsid w:val="004F2F20"/>
    <w:rsid w:val="004F30FF"/>
    <w:rsid w:val="004F3681"/>
    <w:rsid w:val="004F38A8"/>
    <w:rsid w:val="004F4564"/>
    <w:rsid w:val="004F4B90"/>
    <w:rsid w:val="004F5BFE"/>
    <w:rsid w:val="004F5CA6"/>
    <w:rsid w:val="004F7A3F"/>
    <w:rsid w:val="005006CA"/>
    <w:rsid w:val="0050070A"/>
    <w:rsid w:val="00500D8A"/>
    <w:rsid w:val="005016C1"/>
    <w:rsid w:val="005017E4"/>
    <w:rsid w:val="0050195A"/>
    <w:rsid w:val="00501E2C"/>
    <w:rsid w:val="005028C2"/>
    <w:rsid w:val="00502B8D"/>
    <w:rsid w:val="00502CF4"/>
    <w:rsid w:val="0050374A"/>
    <w:rsid w:val="0050413E"/>
    <w:rsid w:val="005041A3"/>
    <w:rsid w:val="00504330"/>
    <w:rsid w:val="005047B2"/>
    <w:rsid w:val="005056CF"/>
    <w:rsid w:val="00505EED"/>
    <w:rsid w:val="0050629B"/>
    <w:rsid w:val="005062E0"/>
    <w:rsid w:val="00506CDE"/>
    <w:rsid w:val="00507521"/>
    <w:rsid w:val="0050758D"/>
    <w:rsid w:val="005077EC"/>
    <w:rsid w:val="00507BCF"/>
    <w:rsid w:val="00507E27"/>
    <w:rsid w:val="0051004B"/>
    <w:rsid w:val="00510309"/>
    <w:rsid w:val="005104B8"/>
    <w:rsid w:val="00510616"/>
    <w:rsid w:val="005109A0"/>
    <w:rsid w:val="0051181E"/>
    <w:rsid w:val="00511B2D"/>
    <w:rsid w:val="00511D61"/>
    <w:rsid w:val="00511E4D"/>
    <w:rsid w:val="0051290C"/>
    <w:rsid w:val="00513120"/>
    <w:rsid w:val="0051336D"/>
    <w:rsid w:val="00513517"/>
    <w:rsid w:val="00513ACF"/>
    <w:rsid w:val="0051440D"/>
    <w:rsid w:val="00515EEF"/>
    <w:rsid w:val="0051621E"/>
    <w:rsid w:val="0051664A"/>
    <w:rsid w:val="005169E3"/>
    <w:rsid w:val="00516C6F"/>
    <w:rsid w:val="005176C4"/>
    <w:rsid w:val="005178A5"/>
    <w:rsid w:val="005179EA"/>
    <w:rsid w:val="00517FCC"/>
    <w:rsid w:val="00520202"/>
    <w:rsid w:val="00520A1B"/>
    <w:rsid w:val="00520A67"/>
    <w:rsid w:val="00520C04"/>
    <w:rsid w:val="0052161B"/>
    <w:rsid w:val="00521881"/>
    <w:rsid w:val="00521A36"/>
    <w:rsid w:val="00521AA9"/>
    <w:rsid w:val="00521B1C"/>
    <w:rsid w:val="00521E4E"/>
    <w:rsid w:val="00522D3B"/>
    <w:rsid w:val="00522F3F"/>
    <w:rsid w:val="005232F8"/>
    <w:rsid w:val="00523C25"/>
    <w:rsid w:val="00523C38"/>
    <w:rsid w:val="00523EC6"/>
    <w:rsid w:val="00523F41"/>
    <w:rsid w:val="005240E1"/>
    <w:rsid w:val="0052428E"/>
    <w:rsid w:val="0052453D"/>
    <w:rsid w:val="00524C95"/>
    <w:rsid w:val="00524D14"/>
    <w:rsid w:val="00524F33"/>
    <w:rsid w:val="00524FFF"/>
    <w:rsid w:val="005257F4"/>
    <w:rsid w:val="00525906"/>
    <w:rsid w:val="00525F1E"/>
    <w:rsid w:val="00526066"/>
    <w:rsid w:val="0052620A"/>
    <w:rsid w:val="00526648"/>
    <w:rsid w:val="005266A5"/>
    <w:rsid w:val="005267D6"/>
    <w:rsid w:val="00526A14"/>
    <w:rsid w:val="00526EC1"/>
    <w:rsid w:val="0053007C"/>
    <w:rsid w:val="005303F4"/>
    <w:rsid w:val="005310F5"/>
    <w:rsid w:val="005311B3"/>
    <w:rsid w:val="00531349"/>
    <w:rsid w:val="0053180C"/>
    <w:rsid w:val="0053222F"/>
    <w:rsid w:val="00532283"/>
    <w:rsid w:val="00532443"/>
    <w:rsid w:val="00532E0F"/>
    <w:rsid w:val="005330E1"/>
    <w:rsid w:val="005341E5"/>
    <w:rsid w:val="005344D7"/>
    <w:rsid w:val="00534606"/>
    <w:rsid w:val="00534653"/>
    <w:rsid w:val="005346EA"/>
    <w:rsid w:val="005346EF"/>
    <w:rsid w:val="0053487A"/>
    <w:rsid w:val="005348AD"/>
    <w:rsid w:val="00534A98"/>
    <w:rsid w:val="0053512B"/>
    <w:rsid w:val="0053513D"/>
    <w:rsid w:val="005361F2"/>
    <w:rsid w:val="0053786F"/>
    <w:rsid w:val="00537AB1"/>
    <w:rsid w:val="00537C01"/>
    <w:rsid w:val="00537C1A"/>
    <w:rsid w:val="0054032B"/>
    <w:rsid w:val="00540868"/>
    <w:rsid w:val="00540A6B"/>
    <w:rsid w:val="00540B9B"/>
    <w:rsid w:val="00540E42"/>
    <w:rsid w:val="00541065"/>
    <w:rsid w:val="00541606"/>
    <w:rsid w:val="00541DC4"/>
    <w:rsid w:val="00541EA1"/>
    <w:rsid w:val="00542BB5"/>
    <w:rsid w:val="005432EF"/>
    <w:rsid w:val="005433A3"/>
    <w:rsid w:val="005440F6"/>
    <w:rsid w:val="005445AB"/>
    <w:rsid w:val="005447CE"/>
    <w:rsid w:val="00544836"/>
    <w:rsid w:val="00544A9C"/>
    <w:rsid w:val="00544D8F"/>
    <w:rsid w:val="0054528B"/>
    <w:rsid w:val="00545C36"/>
    <w:rsid w:val="00546177"/>
    <w:rsid w:val="005463A6"/>
    <w:rsid w:val="005466DE"/>
    <w:rsid w:val="00546A13"/>
    <w:rsid w:val="00546FA3"/>
    <w:rsid w:val="00547006"/>
    <w:rsid w:val="00550A62"/>
    <w:rsid w:val="005510E9"/>
    <w:rsid w:val="005513F5"/>
    <w:rsid w:val="00551459"/>
    <w:rsid w:val="00551A66"/>
    <w:rsid w:val="00551F6C"/>
    <w:rsid w:val="005524E5"/>
    <w:rsid w:val="0055287C"/>
    <w:rsid w:val="00552F4F"/>
    <w:rsid w:val="0055330B"/>
    <w:rsid w:val="00553411"/>
    <w:rsid w:val="00553779"/>
    <w:rsid w:val="00554154"/>
    <w:rsid w:val="00554664"/>
    <w:rsid w:val="00554C37"/>
    <w:rsid w:val="00554F94"/>
    <w:rsid w:val="00555309"/>
    <w:rsid w:val="0055551F"/>
    <w:rsid w:val="00555A08"/>
    <w:rsid w:val="005565DC"/>
    <w:rsid w:val="00556A96"/>
    <w:rsid w:val="00556A99"/>
    <w:rsid w:val="00556B9F"/>
    <w:rsid w:val="00556EAA"/>
    <w:rsid w:val="0055716E"/>
    <w:rsid w:val="00557327"/>
    <w:rsid w:val="00557665"/>
    <w:rsid w:val="00557C4B"/>
    <w:rsid w:val="005608D4"/>
    <w:rsid w:val="00560F32"/>
    <w:rsid w:val="005613B9"/>
    <w:rsid w:val="00561793"/>
    <w:rsid w:val="00561852"/>
    <w:rsid w:val="00561A27"/>
    <w:rsid w:val="00562810"/>
    <w:rsid w:val="0056359E"/>
    <w:rsid w:val="0056385E"/>
    <w:rsid w:val="00563E37"/>
    <w:rsid w:val="00564192"/>
    <w:rsid w:val="005643CC"/>
    <w:rsid w:val="0056464D"/>
    <w:rsid w:val="005648A2"/>
    <w:rsid w:val="00564EB9"/>
    <w:rsid w:val="005650AA"/>
    <w:rsid w:val="00565143"/>
    <w:rsid w:val="00565333"/>
    <w:rsid w:val="00565575"/>
    <w:rsid w:val="00565AE7"/>
    <w:rsid w:val="00566D0B"/>
    <w:rsid w:val="00566D32"/>
    <w:rsid w:val="00566D8A"/>
    <w:rsid w:val="00567AA4"/>
    <w:rsid w:val="0057066E"/>
    <w:rsid w:val="0057074A"/>
    <w:rsid w:val="00570AF0"/>
    <w:rsid w:val="00570BB5"/>
    <w:rsid w:val="00570C79"/>
    <w:rsid w:val="00570ECC"/>
    <w:rsid w:val="00570FD5"/>
    <w:rsid w:val="0057121D"/>
    <w:rsid w:val="00571B0D"/>
    <w:rsid w:val="00571D43"/>
    <w:rsid w:val="0057242E"/>
    <w:rsid w:val="00572BD0"/>
    <w:rsid w:val="00572E76"/>
    <w:rsid w:val="0057323C"/>
    <w:rsid w:val="005734C2"/>
    <w:rsid w:val="00573513"/>
    <w:rsid w:val="0057383C"/>
    <w:rsid w:val="0057398D"/>
    <w:rsid w:val="00573F45"/>
    <w:rsid w:val="00575216"/>
    <w:rsid w:val="00575257"/>
    <w:rsid w:val="005752EC"/>
    <w:rsid w:val="00575406"/>
    <w:rsid w:val="00575517"/>
    <w:rsid w:val="00575F2A"/>
    <w:rsid w:val="00576248"/>
    <w:rsid w:val="005762EB"/>
    <w:rsid w:val="00576839"/>
    <w:rsid w:val="0057710E"/>
    <w:rsid w:val="00577B36"/>
    <w:rsid w:val="00577C45"/>
    <w:rsid w:val="00577ED9"/>
    <w:rsid w:val="0058110B"/>
    <w:rsid w:val="005814C4"/>
    <w:rsid w:val="00581C43"/>
    <w:rsid w:val="00581D62"/>
    <w:rsid w:val="00581D9F"/>
    <w:rsid w:val="00582053"/>
    <w:rsid w:val="0058234A"/>
    <w:rsid w:val="005827D9"/>
    <w:rsid w:val="00582A5E"/>
    <w:rsid w:val="00582CEE"/>
    <w:rsid w:val="005844DF"/>
    <w:rsid w:val="00584B96"/>
    <w:rsid w:val="00584BD9"/>
    <w:rsid w:val="0058586F"/>
    <w:rsid w:val="00586035"/>
    <w:rsid w:val="00586326"/>
    <w:rsid w:val="005867BF"/>
    <w:rsid w:val="00587A8A"/>
    <w:rsid w:val="00587FD1"/>
    <w:rsid w:val="0059193F"/>
    <w:rsid w:val="005928CC"/>
    <w:rsid w:val="00592C62"/>
    <w:rsid w:val="0059328A"/>
    <w:rsid w:val="00593A6A"/>
    <w:rsid w:val="0059417D"/>
    <w:rsid w:val="00594654"/>
    <w:rsid w:val="005946DE"/>
    <w:rsid w:val="00594713"/>
    <w:rsid w:val="00594732"/>
    <w:rsid w:val="00595A99"/>
    <w:rsid w:val="00595B0F"/>
    <w:rsid w:val="00595D46"/>
    <w:rsid w:val="00595DB5"/>
    <w:rsid w:val="00595F6B"/>
    <w:rsid w:val="00596FCC"/>
    <w:rsid w:val="00597197"/>
    <w:rsid w:val="0059748E"/>
    <w:rsid w:val="005974FD"/>
    <w:rsid w:val="005979B4"/>
    <w:rsid w:val="005A06F4"/>
    <w:rsid w:val="005A0BE6"/>
    <w:rsid w:val="005A0D3D"/>
    <w:rsid w:val="005A0DBE"/>
    <w:rsid w:val="005A107E"/>
    <w:rsid w:val="005A10EB"/>
    <w:rsid w:val="005A1983"/>
    <w:rsid w:val="005A266B"/>
    <w:rsid w:val="005A2C20"/>
    <w:rsid w:val="005A2DF2"/>
    <w:rsid w:val="005A2EAA"/>
    <w:rsid w:val="005A2FF4"/>
    <w:rsid w:val="005A334B"/>
    <w:rsid w:val="005A346C"/>
    <w:rsid w:val="005A40E2"/>
    <w:rsid w:val="005A4231"/>
    <w:rsid w:val="005A434B"/>
    <w:rsid w:val="005A4FD8"/>
    <w:rsid w:val="005A5302"/>
    <w:rsid w:val="005A53FB"/>
    <w:rsid w:val="005A562F"/>
    <w:rsid w:val="005A5D4D"/>
    <w:rsid w:val="005A5E50"/>
    <w:rsid w:val="005A68D3"/>
    <w:rsid w:val="005A68FE"/>
    <w:rsid w:val="005A70C4"/>
    <w:rsid w:val="005A767C"/>
    <w:rsid w:val="005A7709"/>
    <w:rsid w:val="005A77F2"/>
    <w:rsid w:val="005A78FD"/>
    <w:rsid w:val="005A7C7F"/>
    <w:rsid w:val="005B026F"/>
    <w:rsid w:val="005B0766"/>
    <w:rsid w:val="005B0894"/>
    <w:rsid w:val="005B0A68"/>
    <w:rsid w:val="005B0B8E"/>
    <w:rsid w:val="005B1018"/>
    <w:rsid w:val="005B158E"/>
    <w:rsid w:val="005B1B9C"/>
    <w:rsid w:val="005B1D13"/>
    <w:rsid w:val="005B23B9"/>
    <w:rsid w:val="005B253F"/>
    <w:rsid w:val="005B2E77"/>
    <w:rsid w:val="005B3472"/>
    <w:rsid w:val="005B3874"/>
    <w:rsid w:val="005B3A90"/>
    <w:rsid w:val="005B3C64"/>
    <w:rsid w:val="005B4391"/>
    <w:rsid w:val="005B440D"/>
    <w:rsid w:val="005B4538"/>
    <w:rsid w:val="005B4BD0"/>
    <w:rsid w:val="005B6294"/>
    <w:rsid w:val="005B64A1"/>
    <w:rsid w:val="005B64E1"/>
    <w:rsid w:val="005B69FD"/>
    <w:rsid w:val="005B7140"/>
    <w:rsid w:val="005B76CF"/>
    <w:rsid w:val="005C02A3"/>
    <w:rsid w:val="005C035D"/>
    <w:rsid w:val="005C05E1"/>
    <w:rsid w:val="005C06D1"/>
    <w:rsid w:val="005C080A"/>
    <w:rsid w:val="005C0FFB"/>
    <w:rsid w:val="005C17BE"/>
    <w:rsid w:val="005C26C4"/>
    <w:rsid w:val="005C2A97"/>
    <w:rsid w:val="005C2BFD"/>
    <w:rsid w:val="005C2CAF"/>
    <w:rsid w:val="005C2CE0"/>
    <w:rsid w:val="005C2D4A"/>
    <w:rsid w:val="005C3066"/>
    <w:rsid w:val="005C3188"/>
    <w:rsid w:val="005C3425"/>
    <w:rsid w:val="005C36A1"/>
    <w:rsid w:val="005C36ED"/>
    <w:rsid w:val="005C3DD9"/>
    <w:rsid w:val="005C462C"/>
    <w:rsid w:val="005C4F7A"/>
    <w:rsid w:val="005C533A"/>
    <w:rsid w:val="005C54A7"/>
    <w:rsid w:val="005C58CD"/>
    <w:rsid w:val="005C5BD8"/>
    <w:rsid w:val="005C665F"/>
    <w:rsid w:val="005C7DD9"/>
    <w:rsid w:val="005D0329"/>
    <w:rsid w:val="005D0DA7"/>
    <w:rsid w:val="005D11B5"/>
    <w:rsid w:val="005D205F"/>
    <w:rsid w:val="005D2ADC"/>
    <w:rsid w:val="005D2C97"/>
    <w:rsid w:val="005D3554"/>
    <w:rsid w:val="005D377D"/>
    <w:rsid w:val="005D41B6"/>
    <w:rsid w:val="005D4747"/>
    <w:rsid w:val="005D497E"/>
    <w:rsid w:val="005D4A22"/>
    <w:rsid w:val="005D4F0B"/>
    <w:rsid w:val="005D516A"/>
    <w:rsid w:val="005D538B"/>
    <w:rsid w:val="005D68BE"/>
    <w:rsid w:val="005D6A74"/>
    <w:rsid w:val="005D6F49"/>
    <w:rsid w:val="005D7737"/>
    <w:rsid w:val="005D7896"/>
    <w:rsid w:val="005D7C7E"/>
    <w:rsid w:val="005E02A9"/>
    <w:rsid w:val="005E10CF"/>
    <w:rsid w:val="005E2152"/>
    <w:rsid w:val="005E2D0A"/>
    <w:rsid w:val="005E2EF5"/>
    <w:rsid w:val="005E3B69"/>
    <w:rsid w:val="005E47FC"/>
    <w:rsid w:val="005E4BAF"/>
    <w:rsid w:val="005E556A"/>
    <w:rsid w:val="005E5622"/>
    <w:rsid w:val="005E5D82"/>
    <w:rsid w:val="005E5DE4"/>
    <w:rsid w:val="005E63BB"/>
    <w:rsid w:val="005E64AE"/>
    <w:rsid w:val="005E6979"/>
    <w:rsid w:val="005E6DA7"/>
    <w:rsid w:val="005E6EAC"/>
    <w:rsid w:val="005E7395"/>
    <w:rsid w:val="005E77B2"/>
    <w:rsid w:val="005F093C"/>
    <w:rsid w:val="005F107F"/>
    <w:rsid w:val="005F1612"/>
    <w:rsid w:val="005F1939"/>
    <w:rsid w:val="005F197D"/>
    <w:rsid w:val="005F1D84"/>
    <w:rsid w:val="005F1DFA"/>
    <w:rsid w:val="005F2127"/>
    <w:rsid w:val="005F232E"/>
    <w:rsid w:val="005F35A1"/>
    <w:rsid w:val="005F3D1E"/>
    <w:rsid w:val="005F4051"/>
    <w:rsid w:val="005F4477"/>
    <w:rsid w:val="005F4C98"/>
    <w:rsid w:val="005F4F94"/>
    <w:rsid w:val="005F5E7F"/>
    <w:rsid w:val="005F679C"/>
    <w:rsid w:val="005F6EBE"/>
    <w:rsid w:val="005F7648"/>
    <w:rsid w:val="005F77A1"/>
    <w:rsid w:val="005F79A6"/>
    <w:rsid w:val="005F7BC0"/>
    <w:rsid w:val="005F7CE4"/>
    <w:rsid w:val="006005F4"/>
    <w:rsid w:val="00600753"/>
    <w:rsid w:val="00600D1F"/>
    <w:rsid w:val="00600D5B"/>
    <w:rsid w:val="00600DA1"/>
    <w:rsid w:val="0060181A"/>
    <w:rsid w:val="00601875"/>
    <w:rsid w:val="00601A86"/>
    <w:rsid w:val="0060204E"/>
    <w:rsid w:val="00602697"/>
    <w:rsid w:val="006027A5"/>
    <w:rsid w:val="006027EB"/>
    <w:rsid w:val="00602D6D"/>
    <w:rsid w:val="00602F07"/>
    <w:rsid w:val="00603201"/>
    <w:rsid w:val="006033CE"/>
    <w:rsid w:val="006035A1"/>
    <w:rsid w:val="006038C1"/>
    <w:rsid w:val="00603980"/>
    <w:rsid w:val="006049A1"/>
    <w:rsid w:val="0060537A"/>
    <w:rsid w:val="006053D0"/>
    <w:rsid w:val="0060602B"/>
    <w:rsid w:val="0060618E"/>
    <w:rsid w:val="0060659D"/>
    <w:rsid w:val="006066D4"/>
    <w:rsid w:val="00606AAA"/>
    <w:rsid w:val="00606D08"/>
    <w:rsid w:val="0060732D"/>
    <w:rsid w:val="006074D9"/>
    <w:rsid w:val="00607A63"/>
    <w:rsid w:val="00610107"/>
    <w:rsid w:val="006104DD"/>
    <w:rsid w:val="00610BB3"/>
    <w:rsid w:val="00610C3A"/>
    <w:rsid w:val="00611739"/>
    <w:rsid w:val="00611AA9"/>
    <w:rsid w:val="006123E4"/>
    <w:rsid w:val="006124C9"/>
    <w:rsid w:val="00612947"/>
    <w:rsid w:val="00612981"/>
    <w:rsid w:val="00612A33"/>
    <w:rsid w:val="00613EFD"/>
    <w:rsid w:val="006141BA"/>
    <w:rsid w:val="006152DE"/>
    <w:rsid w:val="0061580A"/>
    <w:rsid w:val="00615FFA"/>
    <w:rsid w:val="006169D1"/>
    <w:rsid w:val="006177F6"/>
    <w:rsid w:val="00617B91"/>
    <w:rsid w:val="00617BDC"/>
    <w:rsid w:val="00617E8E"/>
    <w:rsid w:val="00620409"/>
    <w:rsid w:val="00620514"/>
    <w:rsid w:val="0062079B"/>
    <w:rsid w:val="00620DCC"/>
    <w:rsid w:val="00621040"/>
    <w:rsid w:val="00621181"/>
    <w:rsid w:val="0062136F"/>
    <w:rsid w:val="00621A56"/>
    <w:rsid w:val="00621B07"/>
    <w:rsid w:val="00621D24"/>
    <w:rsid w:val="00621FA1"/>
    <w:rsid w:val="00621FA2"/>
    <w:rsid w:val="006222A1"/>
    <w:rsid w:val="00622884"/>
    <w:rsid w:val="00622A5D"/>
    <w:rsid w:val="00622BCC"/>
    <w:rsid w:val="0062360D"/>
    <w:rsid w:val="00623D42"/>
    <w:rsid w:val="0062434A"/>
    <w:rsid w:val="006254F0"/>
    <w:rsid w:val="0062694E"/>
    <w:rsid w:val="00626BE0"/>
    <w:rsid w:val="00627917"/>
    <w:rsid w:val="0063077D"/>
    <w:rsid w:val="00630B54"/>
    <w:rsid w:val="00630DCC"/>
    <w:rsid w:val="00631E72"/>
    <w:rsid w:val="0063265E"/>
    <w:rsid w:val="00632B20"/>
    <w:rsid w:val="006334B6"/>
    <w:rsid w:val="00633A22"/>
    <w:rsid w:val="00633A9D"/>
    <w:rsid w:val="00633E55"/>
    <w:rsid w:val="006342E6"/>
    <w:rsid w:val="0063459F"/>
    <w:rsid w:val="00634CD4"/>
    <w:rsid w:val="006355E6"/>
    <w:rsid w:val="0063588A"/>
    <w:rsid w:val="00635A21"/>
    <w:rsid w:val="00635A76"/>
    <w:rsid w:val="00636786"/>
    <w:rsid w:val="00636DCD"/>
    <w:rsid w:val="00637179"/>
    <w:rsid w:val="00637413"/>
    <w:rsid w:val="00637C39"/>
    <w:rsid w:val="00637CBF"/>
    <w:rsid w:val="00637D3B"/>
    <w:rsid w:val="006404CA"/>
    <w:rsid w:val="0064073F"/>
    <w:rsid w:val="0064123E"/>
    <w:rsid w:val="006415CF"/>
    <w:rsid w:val="00641794"/>
    <w:rsid w:val="00642328"/>
    <w:rsid w:val="00642391"/>
    <w:rsid w:val="006430AE"/>
    <w:rsid w:val="006431C6"/>
    <w:rsid w:val="0064335F"/>
    <w:rsid w:val="00643620"/>
    <w:rsid w:val="00643624"/>
    <w:rsid w:val="006436A8"/>
    <w:rsid w:val="00643B90"/>
    <w:rsid w:val="00644123"/>
    <w:rsid w:val="00644463"/>
    <w:rsid w:val="00644708"/>
    <w:rsid w:val="00645298"/>
    <w:rsid w:val="00645791"/>
    <w:rsid w:val="0064622B"/>
    <w:rsid w:val="006462B1"/>
    <w:rsid w:val="006465B0"/>
    <w:rsid w:val="00647448"/>
    <w:rsid w:val="00647593"/>
    <w:rsid w:val="006512EA"/>
    <w:rsid w:val="006525EA"/>
    <w:rsid w:val="00652AE8"/>
    <w:rsid w:val="00652ED6"/>
    <w:rsid w:val="00653174"/>
    <w:rsid w:val="00653E0A"/>
    <w:rsid w:val="00653E40"/>
    <w:rsid w:val="006541B8"/>
    <w:rsid w:val="0065466F"/>
    <w:rsid w:val="00654866"/>
    <w:rsid w:val="006549E5"/>
    <w:rsid w:val="006553FE"/>
    <w:rsid w:val="0065564A"/>
    <w:rsid w:val="00655919"/>
    <w:rsid w:val="0065633B"/>
    <w:rsid w:val="00656840"/>
    <w:rsid w:val="00656DD7"/>
    <w:rsid w:val="006575F1"/>
    <w:rsid w:val="00657923"/>
    <w:rsid w:val="006602A5"/>
    <w:rsid w:val="0066061C"/>
    <w:rsid w:val="006606FA"/>
    <w:rsid w:val="00660B7D"/>
    <w:rsid w:val="00661E01"/>
    <w:rsid w:val="0066266D"/>
    <w:rsid w:val="00662F5F"/>
    <w:rsid w:val="00663578"/>
    <w:rsid w:val="0066397C"/>
    <w:rsid w:val="00663DC0"/>
    <w:rsid w:val="00664098"/>
    <w:rsid w:val="00664102"/>
    <w:rsid w:val="006649A8"/>
    <w:rsid w:val="00664F2C"/>
    <w:rsid w:val="006651F8"/>
    <w:rsid w:val="00665A74"/>
    <w:rsid w:val="006663DB"/>
    <w:rsid w:val="00666752"/>
    <w:rsid w:val="00666A69"/>
    <w:rsid w:val="00666DBC"/>
    <w:rsid w:val="006674C9"/>
    <w:rsid w:val="00667C84"/>
    <w:rsid w:val="006706E1"/>
    <w:rsid w:val="00670B0A"/>
    <w:rsid w:val="006712FF"/>
    <w:rsid w:val="0067148F"/>
    <w:rsid w:val="0067160E"/>
    <w:rsid w:val="00671F5B"/>
    <w:rsid w:val="0067273D"/>
    <w:rsid w:val="00672758"/>
    <w:rsid w:val="006729CA"/>
    <w:rsid w:val="006730F7"/>
    <w:rsid w:val="00673BE4"/>
    <w:rsid w:val="00674040"/>
    <w:rsid w:val="0067483B"/>
    <w:rsid w:val="00675538"/>
    <w:rsid w:val="00675930"/>
    <w:rsid w:val="00675AE4"/>
    <w:rsid w:val="00675FD2"/>
    <w:rsid w:val="006762CA"/>
    <w:rsid w:val="006765E9"/>
    <w:rsid w:val="00676643"/>
    <w:rsid w:val="006767F2"/>
    <w:rsid w:val="00677504"/>
    <w:rsid w:val="00677F20"/>
    <w:rsid w:val="006808ED"/>
    <w:rsid w:val="00680A2B"/>
    <w:rsid w:val="00681304"/>
    <w:rsid w:val="0068152D"/>
    <w:rsid w:val="00681AE3"/>
    <w:rsid w:val="00681AE6"/>
    <w:rsid w:val="006823EE"/>
    <w:rsid w:val="0068255E"/>
    <w:rsid w:val="0068261B"/>
    <w:rsid w:val="00682686"/>
    <w:rsid w:val="00683674"/>
    <w:rsid w:val="00683789"/>
    <w:rsid w:val="00684A7F"/>
    <w:rsid w:val="00685330"/>
    <w:rsid w:val="006854D2"/>
    <w:rsid w:val="0068552D"/>
    <w:rsid w:val="00685865"/>
    <w:rsid w:val="00685EA3"/>
    <w:rsid w:val="00686155"/>
    <w:rsid w:val="00686ACE"/>
    <w:rsid w:val="00686E09"/>
    <w:rsid w:val="00687EB0"/>
    <w:rsid w:val="00690503"/>
    <w:rsid w:val="00690782"/>
    <w:rsid w:val="00690827"/>
    <w:rsid w:val="006908DC"/>
    <w:rsid w:val="006909A7"/>
    <w:rsid w:val="00690B17"/>
    <w:rsid w:val="00690DEC"/>
    <w:rsid w:val="00690F1F"/>
    <w:rsid w:val="006913A6"/>
    <w:rsid w:val="006913B4"/>
    <w:rsid w:val="006915CB"/>
    <w:rsid w:val="0069161E"/>
    <w:rsid w:val="006919A1"/>
    <w:rsid w:val="00691DD6"/>
    <w:rsid w:val="00691FA5"/>
    <w:rsid w:val="00692242"/>
    <w:rsid w:val="006924F1"/>
    <w:rsid w:val="006926BE"/>
    <w:rsid w:val="00692BB5"/>
    <w:rsid w:val="006930E7"/>
    <w:rsid w:val="0069313A"/>
    <w:rsid w:val="006934C2"/>
    <w:rsid w:val="00693552"/>
    <w:rsid w:val="006941D9"/>
    <w:rsid w:val="00694F6E"/>
    <w:rsid w:val="00695604"/>
    <w:rsid w:val="00695B4B"/>
    <w:rsid w:val="00696F16"/>
    <w:rsid w:val="006971BC"/>
    <w:rsid w:val="0069732C"/>
    <w:rsid w:val="006A02BB"/>
    <w:rsid w:val="006A098E"/>
    <w:rsid w:val="006A0A0E"/>
    <w:rsid w:val="006A0B8C"/>
    <w:rsid w:val="006A0F43"/>
    <w:rsid w:val="006A1212"/>
    <w:rsid w:val="006A13F4"/>
    <w:rsid w:val="006A1520"/>
    <w:rsid w:val="006A2C2C"/>
    <w:rsid w:val="006A3274"/>
    <w:rsid w:val="006A3533"/>
    <w:rsid w:val="006A3743"/>
    <w:rsid w:val="006A403A"/>
    <w:rsid w:val="006A40BF"/>
    <w:rsid w:val="006A4935"/>
    <w:rsid w:val="006A4F3F"/>
    <w:rsid w:val="006A5323"/>
    <w:rsid w:val="006A539D"/>
    <w:rsid w:val="006A5B97"/>
    <w:rsid w:val="006A5D70"/>
    <w:rsid w:val="006A5FEA"/>
    <w:rsid w:val="006A606A"/>
    <w:rsid w:val="006A63F9"/>
    <w:rsid w:val="006A653E"/>
    <w:rsid w:val="006A6787"/>
    <w:rsid w:val="006A6AD6"/>
    <w:rsid w:val="006A6F37"/>
    <w:rsid w:val="006A7A46"/>
    <w:rsid w:val="006A7AFF"/>
    <w:rsid w:val="006B001F"/>
    <w:rsid w:val="006B0ECD"/>
    <w:rsid w:val="006B136A"/>
    <w:rsid w:val="006B1E11"/>
    <w:rsid w:val="006B20F8"/>
    <w:rsid w:val="006B282D"/>
    <w:rsid w:val="006B289D"/>
    <w:rsid w:val="006B2F60"/>
    <w:rsid w:val="006B35FB"/>
    <w:rsid w:val="006B48BC"/>
    <w:rsid w:val="006B4C21"/>
    <w:rsid w:val="006B6E7B"/>
    <w:rsid w:val="006B7D38"/>
    <w:rsid w:val="006C080A"/>
    <w:rsid w:val="006C09AB"/>
    <w:rsid w:val="006C1D83"/>
    <w:rsid w:val="006C1E31"/>
    <w:rsid w:val="006C1EAF"/>
    <w:rsid w:val="006C1EF0"/>
    <w:rsid w:val="006C2332"/>
    <w:rsid w:val="006C24C9"/>
    <w:rsid w:val="006C27A7"/>
    <w:rsid w:val="006C2863"/>
    <w:rsid w:val="006C2A1D"/>
    <w:rsid w:val="006C2D76"/>
    <w:rsid w:val="006C2E8F"/>
    <w:rsid w:val="006C2F46"/>
    <w:rsid w:val="006C31B1"/>
    <w:rsid w:val="006C31BA"/>
    <w:rsid w:val="006C3469"/>
    <w:rsid w:val="006C3967"/>
    <w:rsid w:val="006C3C13"/>
    <w:rsid w:val="006C4B11"/>
    <w:rsid w:val="006C503A"/>
    <w:rsid w:val="006C52A8"/>
    <w:rsid w:val="006C5391"/>
    <w:rsid w:val="006C5970"/>
    <w:rsid w:val="006C5A39"/>
    <w:rsid w:val="006C5F99"/>
    <w:rsid w:val="006C6140"/>
    <w:rsid w:val="006C635F"/>
    <w:rsid w:val="006C6A94"/>
    <w:rsid w:val="006C6AF2"/>
    <w:rsid w:val="006C6C88"/>
    <w:rsid w:val="006C6CC1"/>
    <w:rsid w:val="006C724B"/>
    <w:rsid w:val="006C7423"/>
    <w:rsid w:val="006C7598"/>
    <w:rsid w:val="006C799B"/>
    <w:rsid w:val="006C7EBE"/>
    <w:rsid w:val="006D0375"/>
    <w:rsid w:val="006D03A6"/>
    <w:rsid w:val="006D071C"/>
    <w:rsid w:val="006D07AB"/>
    <w:rsid w:val="006D0C6B"/>
    <w:rsid w:val="006D0CF1"/>
    <w:rsid w:val="006D1C79"/>
    <w:rsid w:val="006D1D26"/>
    <w:rsid w:val="006D2060"/>
    <w:rsid w:val="006D3586"/>
    <w:rsid w:val="006D37D3"/>
    <w:rsid w:val="006D3884"/>
    <w:rsid w:val="006D38FD"/>
    <w:rsid w:val="006D3999"/>
    <w:rsid w:val="006D39F1"/>
    <w:rsid w:val="006D3B3A"/>
    <w:rsid w:val="006D3F29"/>
    <w:rsid w:val="006D498C"/>
    <w:rsid w:val="006D4BA8"/>
    <w:rsid w:val="006D4C9A"/>
    <w:rsid w:val="006D58F3"/>
    <w:rsid w:val="006D60E8"/>
    <w:rsid w:val="006D66D5"/>
    <w:rsid w:val="006D66F4"/>
    <w:rsid w:val="006D7166"/>
    <w:rsid w:val="006D74AF"/>
    <w:rsid w:val="006D756E"/>
    <w:rsid w:val="006D777E"/>
    <w:rsid w:val="006D7D25"/>
    <w:rsid w:val="006E0229"/>
    <w:rsid w:val="006E04DB"/>
    <w:rsid w:val="006E07C7"/>
    <w:rsid w:val="006E0891"/>
    <w:rsid w:val="006E0B87"/>
    <w:rsid w:val="006E0E30"/>
    <w:rsid w:val="006E0ECF"/>
    <w:rsid w:val="006E1E48"/>
    <w:rsid w:val="006E1EF8"/>
    <w:rsid w:val="006E262B"/>
    <w:rsid w:val="006E2712"/>
    <w:rsid w:val="006E2755"/>
    <w:rsid w:val="006E27B4"/>
    <w:rsid w:val="006E32CB"/>
    <w:rsid w:val="006E34E6"/>
    <w:rsid w:val="006E379C"/>
    <w:rsid w:val="006E3DF5"/>
    <w:rsid w:val="006E411C"/>
    <w:rsid w:val="006E45AC"/>
    <w:rsid w:val="006E45B7"/>
    <w:rsid w:val="006E4896"/>
    <w:rsid w:val="006E5203"/>
    <w:rsid w:val="006E56C4"/>
    <w:rsid w:val="006E5BA5"/>
    <w:rsid w:val="006E5CCE"/>
    <w:rsid w:val="006E5CF5"/>
    <w:rsid w:val="006E6490"/>
    <w:rsid w:val="006E653D"/>
    <w:rsid w:val="006E7174"/>
    <w:rsid w:val="006E7625"/>
    <w:rsid w:val="006E78AA"/>
    <w:rsid w:val="006E7B02"/>
    <w:rsid w:val="006F0D27"/>
    <w:rsid w:val="006F0ED1"/>
    <w:rsid w:val="006F0F33"/>
    <w:rsid w:val="006F107C"/>
    <w:rsid w:val="006F124F"/>
    <w:rsid w:val="006F1714"/>
    <w:rsid w:val="006F17A8"/>
    <w:rsid w:val="006F1BFF"/>
    <w:rsid w:val="006F1ECC"/>
    <w:rsid w:val="006F1FD2"/>
    <w:rsid w:val="006F2DC4"/>
    <w:rsid w:val="006F3DDC"/>
    <w:rsid w:val="006F4C7F"/>
    <w:rsid w:val="006F4CCF"/>
    <w:rsid w:val="006F518D"/>
    <w:rsid w:val="006F5293"/>
    <w:rsid w:val="006F5C39"/>
    <w:rsid w:val="006F5CEE"/>
    <w:rsid w:val="006F5EA1"/>
    <w:rsid w:val="006F6017"/>
    <w:rsid w:val="006F6499"/>
    <w:rsid w:val="006F6535"/>
    <w:rsid w:val="006F69CE"/>
    <w:rsid w:val="006F6E35"/>
    <w:rsid w:val="006F759A"/>
    <w:rsid w:val="006F7ED1"/>
    <w:rsid w:val="00700788"/>
    <w:rsid w:val="00701331"/>
    <w:rsid w:val="00701BB3"/>
    <w:rsid w:val="00701CDD"/>
    <w:rsid w:val="0070208B"/>
    <w:rsid w:val="00702324"/>
    <w:rsid w:val="007027A2"/>
    <w:rsid w:val="00702F80"/>
    <w:rsid w:val="00703784"/>
    <w:rsid w:val="007039AA"/>
    <w:rsid w:val="0070410A"/>
    <w:rsid w:val="007048BC"/>
    <w:rsid w:val="007048C1"/>
    <w:rsid w:val="00705132"/>
    <w:rsid w:val="007059A5"/>
    <w:rsid w:val="00705C99"/>
    <w:rsid w:val="00706A11"/>
    <w:rsid w:val="007072AE"/>
    <w:rsid w:val="007073CB"/>
    <w:rsid w:val="007074D7"/>
    <w:rsid w:val="0070799C"/>
    <w:rsid w:val="00707ECF"/>
    <w:rsid w:val="007100C0"/>
    <w:rsid w:val="007104BD"/>
    <w:rsid w:val="007104D7"/>
    <w:rsid w:val="00710CC0"/>
    <w:rsid w:val="00710DF7"/>
    <w:rsid w:val="00710E7D"/>
    <w:rsid w:val="00711014"/>
    <w:rsid w:val="00711078"/>
    <w:rsid w:val="00711891"/>
    <w:rsid w:val="0071240B"/>
    <w:rsid w:val="00713592"/>
    <w:rsid w:val="0071430E"/>
    <w:rsid w:val="00714636"/>
    <w:rsid w:val="00714693"/>
    <w:rsid w:val="00714A9C"/>
    <w:rsid w:val="00715BC6"/>
    <w:rsid w:val="00715D81"/>
    <w:rsid w:val="0071685D"/>
    <w:rsid w:val="00716B10"/>
    <w:rsid w:val="00717269"/>
    <w:rsid w:val="007175F3"/>
    <w:rsid w:val="00717C6B"/>
    <w:rsid w:val="00717D3C"/>
    <w:rsid w:val="00717EA4"/>
    <w:rsid w:val="007201D8"/>
    <w:rsid w:val="007206A9"/>
    <w:rsid w:val="0072124C"/>
    <w:rsid w:val="00721382"/>
    <w:rsid w:val="00721AD4"/>
    <w:rsid w:val="00721BAE"/>
    <w:rsid w:val="00721F0B"/>
    <w:rsid w:val="007228BE"/>
    <w:rsid w:val="00722B68"/>
    <w:rsid w:val="00723255"/>
    <w:rsid w:val="0072349F"/>
    <w:rsid w:val="007234CD"/>
    <w:rsid w:val="00723556"/>
    <w:rsid w:val="007239AC"/>
    <w:rsid w:val="007241A0"/>
    <w:rsid w:val="00724655"/>
    <w:rsid w:val="00724F04"/>
    <w:rsid w:val="00725787"/>
    <w:rsid w:val="0072584C"/>
    <w:rsid w:val="00725BEE"/>
    <w:rsid w:val="0072638F"/>
    <w:rsid w:val="0072648E"/>
    <w:rsid w:val="00726603"/>
    <w:rsid w:val="00726728"/>
    <w:rsid w:val="00726989"/>
    <w:rsid w:val="00726A76"/>
    <w:rsid w:val="00726AE6"/>
    <w:rsid w:val="00727A82"/>
    <w:rsid w:val="00730403"/>
    <w:rsid w:val="007309FB"/>
    <w:rsid w:val="00730AB9"/>
    <w:rsid w:val="00731203"/>
    <w:rsid w:val="00731376"/>
    <w:rsid w:val="007314B9"/>
    <w:rsid w:val="0073175A"/>
    <w:rsid w:val="00731893"/>
    <w:rsid w:val="00731915"/>
    <w:rsid w:val="007319AE"/>
    <w:rsid w:val="0073264F"/>
    <w:rsid w:val="007327F5"/>
    <w:rsid w:val="00732BCE"/>
    <w:rsid w:val="00733321"/>
    <w:rsid w:val="0073399D"/>
    <w:rsid w:val="00733B6D"/>
    <w:rsid w:val="0073415C"/>
    <w:rsid w:val="00734335"/>
    <w:rsid w:val="00735128"/>
    <w:rsid w:val="007353D3"/>
    <w:rsid w:val="00735B6D"/>
    <w:rsid w:val="00735B97"/>
    <w:rsid w:val="00737002"/>
    <w:rsid w:val="0073703C"/>
    <w:rsid w:val="00737081"/>
    <w:rsid w:val="00737146"/>
    <w:rsid w:val="007373A7"/>
    <w:rsid w:val="00737514"/>
    <w:rsid w:val="00737778"/>
    <w:rsid w:val="00737F25"/>
    <w:rsid w:val="007406E2"/>
    <w:rsid w:val="00740942"/>
    <w:rsid w:val="0074106D"/>
    <w:rsid w:val="00741171"/>
    <w:rsid w:val="007415AF"/>
    <w:rsid w:val="0074188A"/>
    <w:rsid w:val="00741B93"/>
    <w:rsid w:val="00741C97"/>
    <w:rsid w:val="00742196"/>
    <w:rsid w:val="007427BF"/>
    <w:rsid w:val="00742B80"/>
    <w:rsid w:val="00742D00"/>
    <w:rsid w:val="007433B6"/>
    <w:rsid w:val="007435C4"/>
    <w:rsid w:val="0074363A"/>
    <w:rsid w:val="00743879"/>
    <w:rsid w:val="00743ACA"/>
    <w:rsid w:val="00743D57"/>
    <w:rsid w:val="00743D66"/>
    <w:rsid w:val="00744572"/>
    <w:rsid w:val="00744750"/>
    <w:rsid w:val="00744D34"/>
    <w:rsid w:val="00744EF8"/>
    <w:rsid w:val="007456A0"/>
    <w:rsid w:val="00745ED8"/>
    <w:rsid w:val="00745FD7"/>
    <w:rsid w:val="007463B2"/>
    <w:rsid w:val="007467E2"/>
    <w:rsid w:val="00746D39"/>
    <w:rsid w:val="00747AD2"/>
    <w:rsid w:val="0075059F"/>
    <w:rsid w:val="00750A1B"/>
    <w:rsid w:val="00750B4B"/>
    <w:rsid w:val="007510B4"/>
    <w:rsid w:val="0075153E"/>
    <w:rsid w:val="00751E8F"/>
    <w:rsid w:val="00752440"/>
    <w:rsid w:val="00752674"/>
    <w:rsid w:val="00752CD7"/>
    <w:rsid w:val="007534A6"/>
    <w:rsid w:val="007535FC"/>
    <w:rsid w:val="0075378D"/>
    <w:rsid w:val="00753820"/>
    <w:rsid w:val="007541C1"/>
    <w:rsid w:val="0075430F"/>
    <w:rsid w:val="00754341"/>
    <w:rsid w:val="007543BE"/>
    <w:rsid w:val="00754686"/>
    <w:rsid w:val="00754C6A"/>
    <w:rsid w:val="00754CDC"/>
    <w:rsid w:val="00755255"/>
    <w:rsid w:val="00755CB8"/>
    <w:rsid w:val="00756624"/>
    <w:rsid w:val="00756A1F"/>
    <w:rsid w:val="00757360"/>
    <w:rsid w:val="0075784B"/>
    <w:rsid w:val="0075790A"/>
    <w:rsid w:val="007604EF"/>
    <w:rsid w:val="00760B8F"/>
    <w:rsid w:val="0076118C"/>
    <w:rsid w:val="007611EB"/>
    <w:rsid w:val="007613C5"/>
    <w:rsid w:val="00761471"/>
    <w:rsid w:val="007618D7"/>
    <w:rsid w:val="00761A3E"/>
    <w:rsid w:val="00761E15"/>
    <w:rsid w:val="00762759"/>
    <w:rsid w:val="00762803"/>
    <w:rsid w:val="0076313D"/>
    <w:rsid w:val="00763CEC"/>
    <w:rsid w:val="00763F3B"/>
    <w:rsid w:val="0076453C"/>
    <w:rsid w:val="007645AB"/>
    <w:rsid w:val="007645DD"/>
    <w:rsid w:val="0076482A"/>
    <w:rsid w:val="007649A6"/>
    <w:rsid w:val="00765246"/>
    <w:rsid w:val="007654F5"/>
    <w:rsid w:val="00765893"/>
    <w:rsid w:val="007660B5"/>
    <w:rsid w:val="00766681"/>
    <w:rsid w:val="00766C86"/>
    <w:rsid w:val="00766DE0"/>
    <w:rsid w:val="00766E1A"/>
    <w:rsid w:val="00766E37"/>
    <w:rsid w:val="00767704"/>
    <w:rsid w:val="00767723"/>
    <w:rsid w:val="00767F40"/>
    <w:rsid w:val="00767FDC"/>
    <w:rsid w:val="00770927"/>
    <w:rsid w:val="00770DD2"/>
    <w:rsid w:val="0077189C"/>
    <w:rsid w:val="007718B2"/>
    <w:rsid w:val="00772586"/>
    <w:rsid w:val="007725E0"/>
    <w:rsid w:val="00772C0F"/>
    <w:rsid w:val="00773D9A"/>
    <w:rsid w:val="00773EFD"/>
    <w:rsid w:val="00774C47"/>
    <w:rsid w:val="007751F1"/>
    <w:rsid w:val="00775239"/>
    <w:rsid w:val="00775435"/>
    <w:rsid w:val="007754F1"/>
    <w:rsid w:val="00775C7D"/>
    <w:rsid w:val="0077648D"/>
    <w:rsid w:val="00776BFF"/>
    <w:rsid w:val="00776F05"/>
    <w:rsid w:val="00776F88"/>
    <w:rsid w:val="0077741F"/>
    <w:rsid w:val="0077765C"/>
    <w:rsid w:val="00777D22"/>
    <w:rsid w:val="007804AF"/>
    <w:rsid w:val="007804D7"/>
    <w:rsid w:val="00780EB6"/>
    <w:rsid w:val="00781621"/>
    <w:rsid w:val="00781D55"/>
    <w:rsid w:val="007821FA"/>
    <w:rsid w:val="00782376"/>
    <w:rsid w:val="00782BCD"/>
    <w:rsid w:val="00782C2C"/>
    <w:rsid w:val="00782DD3"/>
    <w:rsid w:val="00783336"/>
    <w:rsid w:val="007834D0"/>
    <w:rsid w:val="00783957"/>
    <w:rsid w:val="00784556"/>
    <w:rsid w:val="007845EB"/>
    <w:rsid w:val="00784EDC"/>
    <w:rsid w:val="00784F41"/>
    <w:rsid w:val="0078505B"/>
    <w:rsid w:val="007851DD"/>
    <w:rsid w:val="00785B88"/>
    <w:rsid w:val="00785DB2"/>
    <w:rsid w:val="00786036"/>
    <w:rsid w:val="00786928"/>
    <w:rsid w:val="00787615"/>
    <w:rsid w:val="007901F3"/>
    <w:rsid w:val="00790295"/>
    <w:rsid w:val="007903D1"/>
    <w:rsid w:val="00790814"/>
    <w:rsid w:val="007914EA"/>
    <w:rsid w:val="00791A0A"/>
    <w:rsid w:val="0079241B"/>
    <w:rsid w:val="00792E18"/>
    <w:rsid w:val="0079366C"/>
    <w:rsid w:val="00793C26"/>
    <w:rsid w:val="00793C34"/>
    <w:rsid w:val="00794284"/>
    <w:rsid w:val="00795DFD"/>
    <w:rsid w:val="00795F2F"/>
    <w:rsid w:val="00796037"/>
    <w:rsid w:val="00796E58"/>
    <w:rsid w:val="00796FA0"/>
    <w:rsid w:val="00797225"/>
    <w:rsid w:val="00797302"/>
    <w:rsid w:val="00797E46"/>
    <w:rsid w:val="007A01D6"/>
    <w:rsid w:val="007A0D11"/>
    <w:rsid w:val="007A0DE1"/>
    <w:rsid w:val="007A0DFF"/>
    <w:rsid w:val="007A26AA"/>
    <w:rsid w:val="007A2877"/>
    <w:rsid w:val="007A2B0F"/>
    <w:rsid w:val="007A2DE1"/>
    <w:rsid w:val="007A31D4"/>
    <w:rsid w:val="007A3366"/>
    <w:rsid w:val="007A3462"/>
    <w:rsid w:val="007A34F8"/>
    <w:rsid w:val="007A3F24"/>
    <w:rsid w:val="007A3F75"/>
    <w:rsid w:val="007A451D"/>
    <w:rsid w:val="007A45AC"/>
    <w:rsid w:val="007A4637"/>
    <w:rsid w:val="007A490D"/>
    <w:rsid w:val="007A49F2"/>
    <w:rsid w:val="007A4B70"/>
    <w:rsid w:val="007A4F6E"/>
    <w:rsid w:val="007A5204"/>
    <w:rsid w:val="007A5D9C"/>
    <w:rsid w:val="007A6651"/>
    <w:rsid w:val="007A66E7"/>
    <w:rsid w:val="007A68A1"/>
    <w:rsid w:val="007A6E47"/>
    <w:rsid w:val="007A707D"/>
    <w:rsid w:val="007A7543"/>
    <w:rsid w:val="007A76D6"/>
    <w:rsid w:val="007A7A16"/>
    <w:rsid w:val="007B0132"/>
    <w:rsid w:val="007B0259"/>
    <w:rsid w:val="007B02A6"/>
    <w:rsid w:val="007B0C17"/>
    <w:rsid w:val="007B12D0"/>
    <w:rsid w:val="007B1480"/>
    <w:rsid w:val="007B1539"/>
    <w:rsid w:val="007B1C8F"/>
    <w:rsid w:val="007B2190"/>
    <w:rsid w:val="007B22EA"/>
    <w:rsid w:val="007B24B4"/>
    <w:rsid w:val="007B2E24"/>
    <w:rsid w:val="007B2F07"/>
    <w:rsid w:val="007B3ABB"/>
    <w:rsid w:val="007B4157"/>
    <w:rsid w:val="007B426F"/>
    <w:rsid w:val="007B4705"/>
    <w:rsid w:val="007B471E"/>
    <w:rsid w:val="007B53C2"/>
    <w:rsid w:val="007B5598"/>
    <w:rsid w:val="007B615D"/>
    <w:rsid w:val="007B6637"/>
    <w:rsid w:val="007B6878"/>
    <w:rsid w:val="007B6ED0"/>
    <w:rsid w:val="007C023E"/>
    <w:rsid w:val="007C0533"/>
    <w:rsid w:val="007C0EBC"/>
    <w:rsid w:val="007C102B"/>
    <w:rsid w:val="007C11DB"/>
    <w:rsid w:val="007C1517"/>
    <w:rsid w:val="007C1B79"/>
    <w:rsid w:val="007C1F56"/>
    <w:rsid w:val="007C21A6"/>
    <w:rsid w:val="007C23F7"/>
    <w:rsid w:val="007C250A"/>
    <w:rsid w:val="007C2CF8"/>
    <w:rsid w:val="007C2F66"/>
    <w:rsid w:val="007C443B"/>
    <w:rsid w:val="007C44A6"/>
    <w:rsid w:val="007C4618"/>
    <w:rsid w:val="007C48E2"/>
    <w:rsid w:val="007C4A1B"/>
    <w:rsid w:val="007C4DA0"/>
    <w:rsid w:val="007C575D"/>
    <w:rsid w:val="007C5B28"/>
    <w:rsid w:val="007C6180"/>
    <w:rsid w:val="007C61B6"/>
    <w:rsid w:val="007C68F1"/>
    <w:rsid w:val="007C68F6"/>
    <w:rsid w:val="007C6F57"/>
    <w:rsid w:val="007C7305"/>
    <w:rsid w:val="007C7684"/>
    <w:rsid w:val="007C7D9B"/>
    <w:rsid w:val="007C7DCF"/>
    <w:rsid w:val="007D0343"/>
    <w:rsid w:val="007D0BDE"/>
    <w:rsid w:val="007D0F8A"/>
    <w:rsid w:val="007D0FD1"/>
    <w:rsid w:val="007D19D7"/>
    <w:rsid w:val="007D1BD8"/>
    <w:rsid w:val="007D1D06"/>
    <w:rsid w:val="007D1E8D"/>
    <w:rsid w:val="007D244C"/>
    <w:rsid w:val="007D252B"/>
    <w:rsid w:val="007D2658"/>
    <w:rsid w:val="007D2E69"/>
    <w:rsid w:val="007D34CD"/>
    <w:rsid w:val="007D3636"/>
    <w:rsid w:val="007D3EC0"/>
    <w:rsid w:val="007D3F9A"/>
    <w:rsid w:val="007D440A"/>
    <w:rsid w:val="007D4788"/>
    <w:rsid w:val="007D493D"/>
    <w:rsid w:val="007D4BB1"/>
    <w:rsid w:val="007D52FF"/>
    <w:rsid w:val="007D54DA"/>
    <w:rsid w:val="007D5AD4"/>
    <w:rsid w:val="007D6545"/>
    <w:rsid w:val="007D6597"/>
    <w:rsid w:val="007D66F8"/>
    <w:rsid w:val="007D71E5"/>
    <w:rsid w:val="007D7440"/>
    <w:rsid w:val="007D7E8B"/>
    <w:rsid w:val="007E03C5"/>
    <w:rsid w:val="007E086D"/>
    <w:rsid w:val="007E13E2"/>
    <w:rsid w:val="007E14F2"/>
    <w:rsid w:val="007E1A71"/>
    <w:rsid w:val="007E2428"/>
    <w:rsid w:val="007E27D0"/>
    <w:rsid w:val="007E3774"/>
    <w:rsid w:val="007E37BF"/>
    <w:rsid w:val="007E3892"/>
    <w:rsid w:val="007E3DBD"/>
    <w:rsid w:val="007E46B8"/>
    <w:rsid w:val="007E5095"/>
    <w:rsid w:val="007E53E7"/>
    <w:rsid w:val="007E594A"/>
    <w:rsid w:val="007E5BE3"/>
    <w:rsid w:val="007E5BF0"/>
    <w:rsid w:val="007E5DB7"/>
    <w:rsid w:val="007E6922"/>
    <w:rsid w:val="007E692B"/>
    <w:rsid w:val="007E6DF5"/>
    <w:rsid w:val="007F076C"/>
    <w:rsid w:val="007F18B0"/>
    <w:rsid w:val="007F23DE"/>
    <w:rsid w:val="007F28D4"/>
    <w:rsid w:val="007F2C30"/>
    <w:rsid w:val="007F36EF"/>
    <w:rsid w:val="007F37E6"/>
    <w:rsid w:val="007F3B29"/>
    <w:rsid w:val="007F3D85"/>
    <w:rsid w:val="007F463E"/>
    <w:rsid w:val="007F47D2"/>
    <w:rsid w:val="007F4A7B"/>
    <w:rsid w:val="007F4B49"/>
    <w:rsid w:val="007F5678"/>
    <w:rsid w:val="007F5746"/>
    <w:rsid w:val="007F5E81"/>
    <w:rsid w:val="007F6157"/>
    <w:rsid w:val="007F6978"/>
    <w:rsid w:val="007F7B31"/>
    <w:rsid w:val="008000FA"/>
    <w:rsid w:val="00800145"/>
    <w:rsid w:val="00800766"/>
    <w:rsid w:val="0080179B"/>
    <w:rsid w:val="0080180A"/>
    <w:rsid w:val="00801E38"/>
    <w:rsid w:val="00803B03"/>
    <w:rsid w:val="0080427F"/>
    <w:rsid w:val="00804A86"/>
    <w:rsid w:val="00805223"/>
    <w:rsid w:val="00805524"/>
    <w:rsid w:val="00805762"/>
    <w:rsid w:val="00805E81"/>
    <w:rsid w:val="00805EAC"/>
    <w:rsid w:val="008067FB"/>
    <w:rsid w:val="008068A4"/>
    <w:rsid w:val="00806BF1"/>
    <w:rsid w:val="008071D6"/>
    <w:rsid w:val="00807242"/>
    <w:rsid w:val="00807AA9"/>
    <w:rsid w:val="00807CB4"/>
    <w:rsid w:val="00807CD6"/>
    <w:rsid w:val="008102F7"/>
    <w:rsid w:val="0081048A"/>
    <w:rsid w:val="0081175D"/>
    <w:rsid w:val="00811AEA"/>
    <w:rsid w:val="00811C61"/>
    <w:rsid w:val="008120B6"/>
    <w:rsid w:val="008122A0"/>
    <w:rsid w:val="008126F9"/>
    <w:rsid w:val="00813270"/>
    <w:rsid w:val="008134E6"/>
    <w:rsid w:val="00813B33"/>
    <w:rsid w:val="00813F5D"/>
    <w:rsid w:val="0081429E"/>
    <w:rsid w:val="008144C5"/>
    <w:rsid w:val="00814AAE"/>
    <w:rsid w:val="00814D4A"/>
    <w:rsid w:val="00814DA8"/>
    <w:rsid w:val="00814E24"/>
    <w:rsid w:val="00814FDF"/>
    <w:rsid w:val="0081547B"/>
    <w:rsid w:val="00815497"/>
    <w:rsid w:val="0081562F"/>
    <w:rsid w:val="00815A2C"/>
    <w:rsid w:val="00815D29"/>
    <w:rsid w:val="00816150"/>
    <w:rsid w:val="008164DA"/>
    <w:rsid w:val="00816508"/>
    <w:rsid w:val="008168B4"/>
    <w:rsid w:val="00816CFD"/>
    <w:rsid w:val="00816E38"/>
    <w:rsid w:val="0081715A"/>
    <w:rsid w:val="008178B4"/>
    <w:rsid w:val="00817DB1"/>
    <w:rsid w:val="00817EED"/>
    <w:rsid w:val="00820725"/>
    <w:rsid w:val="008209F3"/>
    <w:rsid w:val="00820B11"/>
    <w:rsid w:val="00821029"/>
    <w:rsid w:val="00821414"/>
    <w:rsid w:val="00821D66"/>
    <w:rsid w:val="00822933"/>
    <w:rsid w:val="00822D23"/>
    <w:rsid w:val="008234BC"/>
    <w:rsid w:val="00823569"/>
    <w:rsid w:val="00823676"/>
    <w:rsid w:val="00823D23"/>
    <w:rsid w:val="00823E03"/>
    <w:rsid w:val="008242D4"/>
    <w:rsid w:val="00824535"/>
    <w:rsid w:val="00824BAF"/>
    <w:rsid w:val="00824CB4"/>
    <w:rsid w:val="00824F9B"/>
    <w:rsid w:val="0082567B"/>
    <w:rsid w:val="00826618"/>
    <w:rsid w:val="00826670"/>
    <w:rsid w:val="00826757"/>
    <w:rsid w:val="00827372"/>
    <w:rsid w:val="00830070"/>
    <w:rsid w:val="00830B4D"/>
    <w:rsid w:val="00830D8E"/>
    <w:rsid w:val="00830E12"/>
    <w:rsid w:val="0083131A"/>
    <w:rsid w:val="00831452"/>
    <w:rsid w:val="008319DF"/>
    <w:rsid w:val="0083354C"/>
    <w:rsid w:val="008337F9"/>
    <w:rsid w:val="00833AC5"/>
    <w:rsid w:val="00833DAF"/>
    <w:rsid w:val="00833EE9"/>
    <w:rsid w:val="00834A60"/>
    <w:rsid w:val="0083508E"/>
    <w:rsid w:val="008350FF"/>
    <w:rsid w:val="00835418"/>
    <w:rsid w:val="00835AEA"/>
    <w:rsid w:val="00836C16"/>
    <w:rsid w:val="00836CD2"/>
    <w:rsid w:val="00836EC1"/>
    <w:rsid w:val="00836FA1"/>
    <w:rsid w:val="0083759D"/>
    <w:rsid w:val="00837E54"/>
    <w:rsid w:val="0084005A"/>
    <w:rsid w:val="008401A7"/>
    <w:rsid w:val="0084029C"/>
    <w:rsid w:val="00840484"/>
    <w:rsid w:val="00840A96"/>
    <w:rsid w:val="00840C31"/>
    <w:rsid w:val="00840E66"/>
    <w:rsid w:val="00841089"/>
    <w:rsid w:val="00841ED2"/>
    <w:rsid w:val="00842598"/>
    <w:rsid w:val="00842BCA"/>
    <w:rsid w:val="00842BE3"/>
    <w:rsid w:val="0084314C"/>
    <w:rsid w:val="00843FA1"/>
    <w:rsid w:val="00844AEF"/>
    <w:rsid w:val="00845000"/>
    <w:rsid w:val="00845455"/>
    <w:rsid w:val="00845586"/>
    <w:rsid w:val="00845986"/>
    <w:rsid w:val="00846088"/>
    <w:rsid w:val="00846207"/>
    <w:rsid w:val="00846710"/>
    <w:rsid w:val="00846C8F"/>
    <w:rsid w:val="00846D36"/>
    <w:rsid w:val="00846F99"/>
    <w:rsid w:val="0084714A"/>
    <w:rsid w:val="008471DF"/>
    <w:rsid w:val="00850A17"/>
    <w:rsid w:val="00850BB1"/>
    <w:rsid w:val="00850C28"/>
    <w:rsid w:val="00851234"/>
    <w:rsid w:val="008516F1"/>
    <w:rsid w:val="0085193F"/>
    <w:rsid w:val="00851CA8"/>
    <w:rsid w:val="0085203D"/>
    <w:rsid w:val="0085261B"/>
    <w:rsid w:val="00853525"/>
    <w:rsid w:val="00853937"/>
    <w:rsid w:val="00853A12"/>
    <w:rsid w:val="00853B9E"/>
    <w:rsid w:val="00854852"/>
    <w:rsid w:val="00854D37"/>
    <w:rsid w:val="00855180"/>
    <w:rsid w:val="00855230"/>
    <w:rsid w:val="00855773"/>
    <w:rsid w:val="00855E90"/>
    <w:rsid w:val="008571F5"/>
    <w:rsid w:val="00857B89"/>
    <w:rsid w:val="008602A4"/>
    <w:rsid w:val="008602F0"/>
    <w:rsid w:val="008609DD"/>
    <w:rsid w:val="00860C4D"/>
    <w:rsid w:val="00860D69"/>
    <w:rsid w:val="00860F0F"/>
    <w:rsid w:val="008610DC"/>
    <w:rsid w:val="008617F4"/>
    <w:rsid w:val="00861E28"/>
    <w:rsid w:val="008624B5"/>
    <w:rsid w:val="008626AF"/>
    <w:rsid w:val="0086297D"/>
    <w:rsid w:val="00862CAE"/>
    <w:rsid w:val="00862E1F"/>
    <w:rsid w:val="0086370E"/>
    <w:rsid w:val="0086370F"/>
    <w:rsid w:val="00863916"/>
    <w:rsid w:val="00863B03"/>
    <w:rsid w:val="00863BBD"/>
    <w:rsid w:val="00864556"/>
    <w:rsid w:val="00864CFA"/>
    <w:rsid w:val="0086565D"/>
    <w:rsid w:val="008656C9"/>
    <w:rsid w:val="008659F6"/>
    <w:rsid w:val="00865DD4"/>
    <w:rsid w:val="00865DE6"/>
    <w:rsid w:val="00865F6F"/>
    <w:rsid w:val="00866F2A"/>
    <w:rsid w:val="00867554"/>
    <w:rsid w:val="00867764"/>
    <w:rsid w:val="00867791"/>
    <w:rsid w:val="008678E8"/>
    <w:rsid w:val="00867E7F"/>
    <w:rsid w:val="0087015A"/>
    <w:rsid w:val="008703C7"/>
    <w:rsid w:val="0087094C"/>
    <w:rsid w:val="00870DEC"/>
    <w:rsid w:val="008714A7"/>
    <w:rsid w:val="008716DD"/>
    <w:rsid w:val="0087190A"/>
    <w:rsid w:val="008719B8"/>
    <w:rsid w:val="00871DC7"/>
    <w:rsid w:val="008722D5"/>
    <w:rsid w:val="008729AA"/>
    <w:rsid w:val="00873828"/>
    <w:rsid w:val="008738D3"/>
    <w:rsid w:val="00873A97"/>
    <w:rsid w:val="00874718"/>
    <w:rsid w:val="00874AD2"/>
    <w:rsid w:val="0087501E"/>
    <w:rsid w:val="00875230"/>
    <w:rsid w:val="008763D5"/>
    <w:rsid w:val="00876D48"/>
    <w:rsid w:val="008770E0"/>
    <w:rsid w:val="00877CCD"/>
    <w:rsid w:val="008800AE"/>
    <w:rsid w:val="0088010E"/>
    <w:rsid w:val="0088073B"/>
    <w:rsid w:val="00880853"/>
    <w:rsid w:val="00880C12"/>
    <w:rsid w:val="00881389"/>
    <w:rsid w:val="00881745"/>
    <w:rsid w:val="00881E11"/>
    <w:rsid w:val="00882162"/>
    <w:rsid w:val="00882217"/>
    <w:rsid w:val="008822CF"/>
    <w:rsid w:val="00882439"/>
    <w:rsid w:val="008824B4"/>
    <w:rsid w:val="008829FD"/>
    <w:rsid w:val="00882AFF"/>
    <w:rsid w:val="00882D7D"/>
    <w:rsid w:val="0088344E"/>
    <w:rsid w:val="0088393E"/>
    <w:rsid w:val="00883DFE"/>
    <w:rsid w:val="0088409B"/>
    <w:rsid w:val="0088446C"/>
    <w:rsid w:val="008852D9"/>
    <w:rsid w:val="00885F11"/>
    <w:rsid w:val="0088605A"/>
    <w:rsid w:val="00886BBB"/>
    <w:rsid w:val="00886E16"/>
    <w:rsid w:val="008877F4"/>
    <w:rsid w:val="008902BE"/>
    <w:rsid w:val="008903BF"/>
    <w:rsid w:val="00891793"/>
    <w:rsid w:val="008917DB"/>
    <w:rsid w:val="008922F9"/>
    <w:rsid w:val="0089236D"/>
    <w:rsid w:val="0089340F"/>
    <w:rsid w:val="00893B23"/>
    <w:rsid w:val="008946AF"/>
    <w:rsid w:val="00894DEB"/>
    <w:rsid w:val="00894F9F"/>
    <w:rsid w:val="00895667"/>
    <w:rsid w:val="0089642A"/>
    <w:rsid w:val="00896B37"/>
    <w:rsid w:val="00896B40"/>
    <w:rsid w:val="00896EDF"/>
    <w:rsid w:val="00896F22"/>
    <w:rsid w:val="00897371"/>
    <w:rsid w:val="00897455"/>
    <w:rsid w:val="008974D4"/>
    <w:rsid w:val="008977BC"/>
    <w:rsid w:val="00897A1A"/>
    <w:rsid w:val="00897F31"/>
    <w:rsid w:val="008A0BE7"/>
    <w:rsid w:val="008A1730"/>
    <w:rsid w:val="008A1EF6"/>
    <w:rsid w:val="008A210E"/>
    <w:rsid w:val="008A281C"/>
    <w:rsid w:val="008A293C"/>
    <w:rsid w:val="008A294A"/>
    <w:rsid w:val="008A2B4C"/>
    <w:rsid w:val="008A3498"/>
    <w:rsid w:val="008A36C0"/>
    <w:rsid w:val="008A4260"/>
    <w:rsid w:val="008A463F"/>
    <w:rsid w:val="008A4763"/>
    <w:rsid w:val="008A4A76"/>
    <w:rsid w:val="008A4F70"/>
    <w:rsid w:val="008A5945"/>
    <w:rsid w:val="008A5B6E"/>
    <w:rsid w:val="008A6192"/>
    <w:rsid w:val="008A6E5A"/>
    <w:rsid w:val="008A719A"/>
    <w:rsid w:val="008B0019"/>
    <w:rsid w:val="008B0278"/>
    <w:rsid w:val="008B02F4"/>
    <w:rsid w:val="008B0E20"/>
    <w:rsid w:val="008B1650"/>
    <w:rsid w:val="008B1A88"/>
    <w:rsid w:val="008B20CD"/>
    <w:rsid w:val="008B21E9"/>
    <w:rsid w:val="008B2678"/>
    <w:rsid w:val="008B2688"/>
    <w:rsid w:val="008B2D37"/>
    <w:rsid w:val="008B2D4B"/>
    <w:rsid w:val="008B2FE5"/>
    <w:rsid w:val="008B313A"/>
    <w:rsid w:val="008B33CA"/>
    <w:rsid w:val="008B3ADA"/>
    <w:rsid w:val="008B3C23"/>
    <w:rsid w:val="008B3FBE"/>
    <w:rsid w:val="008B4154"/>
    <w:rsid w:val="008B4268"/>
    <w:rsid w:val="008B4912"/>
    <w:rsid w:val="008B5AA1"/>
    <w:rsid w:val="008B5CAF"/>
    <w:rsid w:val="008B63ED"/>
    <w:rsid w:val="008B6F35"/>
    <w:rsid w:val="008B7670"/>
    <w:rsid w:val="008B7EB8"/>
    <w:rsid w:val="008C063E"/>
    <w:rsid w:val="008C0823"/>
    <w:rsid w:val="008C0994"/>
    <w:rsid w:val="008C0FBE"/>
    <w:rsid w:val="008C1A2F"/>
    <w:rsid w:val="008C21AA"/>
    <w:rsid w:val="008C24BD"/>
    <w:rsid w:val="008C256A"/>
    <w:rsid w:val="008C3078"/>
    <w:rsid w:val="008C3A70"/>
    <w:rsid w:val="008C3D65"/>
    <w:rsid w:val="008C4A39"/>
    <w:rsid w:val="008C4D89"/>
    <w:rsid w:val="008C5CF6"/>
    <w:rsid w:val="008C67F9"/>
    <w:rsid w:val="008C6AF2"/>
    <w:rsid w:val="008C6BD7"/>
    <w:rsid w:val="008C75D7"/>
    <w:rsid w:val="008C7775"/>
    <w:rsid w:val="008C7C03"/>
    <w:rsid w:val="008D0720"/>
    <w:rsid w:val="008D170D"/>
    <w:rsid w:val="008D181E"/>
    <w:rsid w:val="008D1AD1"/>
    <w:rsid w:val="008D223B"/>
    <w:rsid w:val="008D229B"/>
    <w:rsid w:val="008D2927"/>
    <w:rsid w:val="008D2B41"/>
    <w:rsid w:val="008D3DDC"/>
    <w:rsid w:val="008D3F5C"/>
    <w:rsid w:val="008D3FD4"/>
    <w:rsid w:val="008D40AF"/>
    <w:rsid w:val="008D4832"/>
    <w:rsid w:val="008D574E"/>
    <w:rsid w:val="008D5B9D"/>
    <w:rsid w:val="008D5F71"/>
    <w:rsid w:val="008D61DA"/>
    <w:rsid w:val="008D7676"/>
    <w:rsid w:val="008D7E82"/>
    <w:rsid w:val="008D7F93"/>
    <w:rsid w:val="008E0271"/>
    <w:rsid w:val="008E1625"/>
    <w:rsid w:val="008E1AA6"/>
    <w:rsid w:val="008E20F6"/>
    <w:rsid w:val="008E21EF"/>
    <w:rsid w:val="008E2252"/>
    <w:rsid w:val="008E25C6"/>
    <w:rsid w:val="008E35EF"/>
    <w:rsid w:val="008E41A7"/>
    <w:rsid w:val="008E4455"/>
    <w:rsid w:val="008E4A80"/>
    <w:rsid w:val="008E4E79"/>
    <w:rsid w:val="008E5493"/>
    <w:rsid w:val="008E563A"/>
    <w:rsid w:val="008E5F4E"/>
    <w:rsid w:val="008E5FF6"/>
    <w:rsid w:val="008E6899"/>
    <w:rsid w:val="008E69D7"/>
    <w:rsid w:val="008E6A38"/>
    <w:rsid w:val="008E6DB9"/>
    <w:rsid w:val="008E701C"/>
    <w:rsid w:val="008E7D98"/>
    <w:rsid w:val="008E7E71"/>
    <w:rsid w:val="008F074E"/>
    <w:rsid w:val="008F161B"/>
    <w:rsid w:val="008F2A36"/>
    <w:rsid w:val="008F2EE5"/>
    <w:rsid w:val="008F2F42"/>
    <w:rsid w:val="008F339C"/>
    <w:rsid w:val="008F355D"/>
    <w:rsid w:val="008F3D8A"/>
    <w:rsid w:val="008F3F31"/>
    <w:rsid w:val="008F40D3"/>
    <w:rsid w:val="008F41BD"/>
    <w:rsid w:val="008F45B8"/>
    <w:rsid w:val="008F48DA"/>
    <w:rsid w:val="008F5297"/>
    <w:rsid w:val="008F5EC2"/>
    <w:rsid w:val="008F64C7"/>
    <w:rsid w:val="008F6637"/>
    <w:rsid w:val="008F6CC3"/>
    <w:rsid w:val="008F715F"/>
    <w:rsid w:val="008F727F"/>
    <w:rsid w:val="008F76FF"/>
    <w:rsid w:val="008F7726"/>
    <w:rsid w:val="00900104"/>
    <w:rsid w:val="009002D8"/>
    <w:rsid w:val="0090031D"/>
    <w:rsid w:val="00900670"/>
    <w:rsid w:val="00900B10"/>
    <w:rsid w:val="00901058"/>
    <w:rsid w:val="0090121B"/>
    <w:rsid w:val="009012ED"/>
    <w:rsid w:val="009019A0"/>
    <w:rsid w:val="00901AD5"/>
    <w:rsid w:val="00901E53"/>
    <w:rsid w:val="00901F6A"/>
    <w:rsid w:val="00901F91"/>
    <w:rsid w:val="0090256E"/>
    <w:rsid w:val="0090269D"/>
    <w:rsid w:val="00902974"/>
    <w:rsid w:val="00902AC9"/>
    <w:rsid w:val="00902D4A"/>
    <w:rsid w:val="00902E03"/>
    <w:rsid w:val="00902E0E"/>
    <w:rsid w:val="00902F00"/>
    <w:rsid w:val="0090391A"/>
    <w:rsid w:val="00903E12"/>
    <w:rsid w:val="00903E60"/>
    <w:rsid w:val="0090422C"/>
    <w:rsid w:val="00904910"/>
    <w:rsid w:val="00904E62"/>
    <w:rsid w:val="00905220"/>
    <w:rsid w:val="009052DC"/>
    <w:rsid w:val="00905415"/>
    <w:rsid w:val="0090590C"/>
    <w:rsid w:val="00905CAF"/>
    <w:rsid w:val="00906048"/>
    <w:rsid w:val="009063FB"/>
    <w:rsid w:val="0090698C"/>
    <w:rsid w:val="00907092"/>
    <w:rsid w:val="009071F3"/>
    <w:rsid w:val="00907843"/>
    <w:rsid w:val="00907906"/>
    <w:rsid w:val="00907BD9"/>
    <w:rsid w:val="00910932"/>
    <w:rsid w:val="009109CF"/>
    <w:rsid w:val="00910B61"/>
    <w:rsid w:val="00910C1D"/>
    <w:rsid w:val="00911062"/>
    <w:rsid w:val="0091167B"/>
    <w:rsid w:val="0091193E"/>
    <w:rsid w:val="00911B06"/>
    <w:rsid w:val="00911E68"/>
    <w:rsid w:val="00912011"/>
    <w:rsid w:val="00912137"/>
    <w:rsid w:val="00912711"/>
    <w:rsid w:val="00913A56"/>
    <w:rsid w:val="00913AAF"/>
    <w:rsid w:val="00913BC8"/>
    <w:rsid w:val="00913EEC"/>
    <w:rsid w:val="00913FB7"/>
    <w:rsid w:val="009148FC"/>
    <w:rsid w:val="009149E5"/>
    <w:rsid w:val="00914B77"/>
    <w:rsid w:val="00914C6F"/>
    <w:rsid w:val="00914CE5"/>
    <w:rsid w:val="00914E47"/>
    <w:rsid w:val="00914EF7"/>
    <w:rsid w:val="00914F9D"/>
    <w:rsid w:val="00915473"/>
    <w:rsid w:val="00915505"/>
    <w:rsid w:val="00915EF3"/>
    <w:rsid w:val="00916200"/>
    <w:rsid w:val="009162AC"/>
    <w:rsid w:val="00916FB9"/>
    <w:rsid w:val="00917613"/>
    <w:rsid w:val="0091764A"/>
    <w:rsid w:val="009177EB"/>
    <w:rsid w:val="009179B5"/>
    <w:rsid w:val="00917EC8"/>
    <w:rsid w:val="0092012C"/>
    <w:rsid w:val="00921150"/>
    <w:rsid w:val="009217A9"/>
    <w:rsid w:val="00921895"/>
    <w:rsid w:val="0092248C"/>
    <w:rsid w:val="00922C94"/>
    <w:rsid w:val="00922CEB"/>
    <w:rsid w:val="0092355D"/>
    <w:rsid w:val="0092383E"/>
    <w:rsid w:val="00923AF5"/>
    <w:rsid w:val="00923BFE"/>
    <w:rsid w:val="009243BE"/>
    <w:rsid w:val="00924543"/>
    <w:rsid w:val="0092492F"/>
    <w:rsid w:val="00924986"/>
    <w:rsid w:val="00924D3A"/>
    <w:rsid w:val="00924DD9"/>
    <w:rsid w:val="00925477"/>
    <w:rsid w:val="009260FB"/>
    <w:rsid w:val="00926DB0"/>
    <w:rsid w:val="009273D4"/>
    <w:rsid w:val="00927557"/>
    <w:rsid w:val="00927735"/>
    <w:rsid w:val="0092788A"/>
    <w:rsid w:val="00927B78"/>
    <w:rsid w:val="00927BE8"/>
    <w:rsid w:val="00930223"/>
    <w:rsid w:val="00930528"/>
    <w:rsid w:val="0093058C"/>
    <w:rsid w:val="00930CE6"/>
    <w:rsid w:val="00930E9C"/>
    <w:rsid w:val="00931668"/>
    <w:rsid w:val="00931B37"/>
    <w:rsid w:val="00931B60"/>
    <w:rsid w:val="00932116"/>
    <w:rsid w:val="00932455"/>
    <w:rsid w:val="00932513"/>
    <w:rsid w:val="00932560"/>
    <w:rsid w:val="00932DC4"/>
    <w:rsid w:val="00933C45"/>
    <w:rsid w:val="009342D1"/>
    <w:rsid w:val="0093486C"/>
    <w:rsid w:val="009348CE"/>
    <w:rsid w:val="00935729"/>
    <w:rsid w:val="009358FA"/>
    <w:rsid w:val="00935DA7"/>
    <w:rsid w:val="00936126"/>
    <w:rsid w:val="00936173"/>
    <w:rsid w:val="009363F7"/>
    <w:rsid w:val="00936892"/>
    <w:rsid w:val="009368AA"/>
    <w:rsid w:val="00936EC1"/>
    <w:rsid w:val="00937111"/>
    <w:rsid w:val="00937117"/>
    <w:rsid w:val="0094037C"/>
    <w:rsid w:val="00940C64"/>
    <w:rsid w:val="00940F27"/>
    <w:rsid w:val="0094121B"/>
    <w:rsid w:val="00942200"/>
    <w:rsid w:val="0094242D"/>
    <w:rsid w:val="00942589"/>
    <w:rsid w:val="00943001"/>
    <w:rsid w:val="009433F8"/>
    <w:rsid w:val="009434B2"/>
    <w:rsid w:val="0094454C"/>
    <w:rsid w:val="00944B57"/>
    <w:rsid w:val="00944CFA"/>
    <w:rsid w:val="00944D03"/>
    <w:rsid w:val="0094500C"/>
    <w:rsid w:val="009450A0"/>
    <w:rsid w:val="00945533"/>
    <w:rsid w:val="00945DC4"/>
    <w:rsid w:val="0094640E"/>
    <w:rsid w:val="00946421"/>
    <w:rsid w:val="009469B9"/>
    <w:rsid w:val="00946A1A"/>
    <w:rsid w:val="00950090"/>
    <w:rsid w:val="0095010E"/>
    <w:rsid w:val="00950391"/>
    <w:rsid w:val="00950C98"/>
    <w:rsid w:val="00951D5E"/>
    <w:rsid w:val="00952577"/>
    <w:rsid w:val="00953041"/>
    <w:rsid w:val="0095310B"/>
    <w:rsid w:val="0095312A"/>
    <w:rsid w:val="009531FF"/>
    <w:rsid w:val="00953CD6"/>
    <w:rsid w:val="00953FDC"/>
    <w:rsid w:val="00954168"/>
    <w:rsid w:val="0095433D"/>
    <w:rsid w:val="00954701"/>
    <w:rsid w:val="00954E5D"/>
    <w:rsid w:val="0095520B"/>
    <w:rsid w:val="009556A7"/>
    <w:rsid w:val="00955781"/>
    <w:rsid w:val="00955B48"/>
    <w:rsid w:val="009563D3"/>
    <w:rsid w:val="00956504"/>
    <w:rsid w:val="00956571"/>
    <w:rsid w:val="00956900"/>
    <w:rsid w:val="0095713E"/>
    <w:rsid w:val="00957192"/>
    <w:rsid w:val="009571D7"/>
    <w:rsid w:val="00957562"/>
    <w:rsid w:val="00957F4E"/>
    <w:rsid w:val="009601EA"/>
    <w:rsid w:val="0096028F"/>
    <w:rsid w:val="009605C8"/>
    <w:rsid w:val="0096083F"/>
    <w:rsid w:val="00960BE7"/>
    <w:rsid w:val="00960DA1"/>
    <w:rsid w:val="00960E6D"/>
    <w:rsid w:val="00962CE0"/>
    <w:rsid w:val="00963741"/>
    <w:rsid w:val="009637C4"/>
    <w:rsid w:val="00963A36"/>
    <w:rsid w:val="00963C97"/>
    <w:rsid w:val="00963E8F"/>
    <w:rsid w:val="009646FE"/>
    <w:rsid w:val="00964CD5"/>
    <w:rsid w:val="00966080"/>
    <w:rsid w:val="0096619A"/>
    <w:rsid w:val="00966406"/>
    <w:rsid w:val="00966667"/>
    <w:rsid w:val="009672C7"/>
    <w:rsid w:val="009676D5"/>
    <w:rsid w:val="00967869"/>
    <w:rsid w:val="00967983"/>
    <w:rsid w:val="009679AA"/>
    <w:rsid w:val="00967F2B"/>
    <w:rsid w:val="0097042D"/>
    <w:rsid w:val="00970AD2"/>
    <w:rsid w:val="00970D3A"/>
    <w:rsid w:val="00971C39"/>
    <w:rsid w:val="00972C9C"/>
    <w:rsid w:val="0097334C"/>
    <w:rsid w:val="00973468"/>
    <w:rsid w:val="00973713"/>
    <w:rsid w:val="00973D88"/>
    <w:rsid w:val="00974121"/>
    <w:rsid w:val="009741CD"/>
    <w:rsid w:val="009741ED"/>
    <w:rsid w:val="00974D29"/>
    <w:rsid w:val="009752CD"/>
    <w:rsid w:val="00977203"/>
    <w:rsid w:val="00977735"/>
    <w:rsid w:val="00977C9A"/>
    <w:rsid w:val="00977EA7"/>
    <w:rsid w:val="00980189"/>
    <w:rsid w:val="00980BA1"/>
    <w:rsid w:val="009832CD"/>
    <w:rsid w:val="009834E3"/>
    <w:rsid w:val="009837C1"/>
    <w:rsid w:val="00983A56"/>
    <w:rsid w:val="00983D9C"/>
    <w:rsid w:val="00983F42"/>
    <w:rsid w:val="00984133"/>
    <w:rsid w:val="0098430D"/>
    <w:rsid w:val="00984B63"/>
    <w:rsid w:val="00984C18"/>
    <w:rsid w:val="00985016"/>
    <w:rsid w:val="009855C5"/>
    <w:rsid w:val="009859DB"/>
    <w:rsid w:val="00985D45"/>
    <w:rsid w:val="009860DA"/>
    <w:rsid w:val="00986127"/>
    <w:rsid w:val="00986139"/>
    <w:rsid w:val="009863F0"/>
    <w:rsid w:val="00986930"/>
    <w:rsid w:val="00986DDC"/>
    <w:rsid w:val="0099016A"/>
    <w:rsid w:val="009905A7"/>
    <w:rsid w:val="00990F22"/>
    <w:rsid w:val="00991046"/>
    <w:rsid w:val="009910FE"/>
    <w:rsid w:val="009913E7"/>
    <w:rsid w:val="00991502"/>
    <w:rsid w:val="00992329"/>
    <w:rsid w:val="00993942"/>
    <w:rsid w:val="00993B2D"/>
    <w:rsid w:val="00995FD5"/>
    <w:rsid w:val="00996067"/>
    <w:rsid w:val="00996099"/>
    <w:rsid w:val="009972B2"/>
    <w:rsid w:val="009976C7"/>
    <w:rsid w:val="009A0030"/>
    <w:rsid w:val="009A0334"/>
    <w:rsid w:val="009A14EC"/>
    <w:rsid w:val="009A3071"/>
    <w:rsid w:val="009A35A0"/>
    <w:rsid w:val="009A3A89"/>
    <w:rsid w:val="009A3B6C"/>
    <w:rsid w:val="009A3E8D"/>
    <w:rsid w:val="009A3EA3"/>
    <w:rsid w:val="009A3FA7"/>
    <w:rsid w:val="009A4670"/>
    <w:rsid w:val="009A48DA"/>
    <w:rsid w:val="009A4DBF"/>
    <w:rsid w:val="009A5B09"/>
    <w:rsid w:val="009A5B5C"/>
    <w:rsid w:val="009A66F5"/>
    <w:rsid w:val="009A6782"/>
    <w:rsid w:val="009A69C2"/>
    <w:rsid w:val="009A6A77"/>
    <w:rsid w:val="009A6DFA"/>
    <w:rsid w:val="009A73EA"/>
    <w:rsid w:val="009A75F2"/>
    <w:rsid w:val="009A77C2"/>
    <w:rsid w:val="009A7868"/>
    <w:rsid w:val="009A7DFB"/>
    <w:rsid w:val="009A7FC4"/>
    <w:rsid w:val="009B0000"/>
    <w:rsid w:val="009B0773"/>
    <w:rsid w:val="009B1370"/>
    <w:rsid w:val="009B147B"/>
    <w:rsid w:val="009B1AD2"/>
    <w:rsid w:val="009B2212"/>
    <w:rsid w:val="009B22DA"/>
    <w:rsid w:val="009B2A07"/>
    <w:rsid w:val="009B2A0D"/>
    <w:rsid w:val="009B3144"/>
    <w:rsid w:val="009B3257"/>
    <w:rsid w:val="009B37CB"/>
    <w:rsid w:val="009B3977"/>
    <w:rsid w:val="009B4046"/>
    <w:rsid w:val="009B4209"/>
    <w:rsid w:val="009B435C"/>
    <w:rsid w:val="009B4482"/>
    <w:rsid w:val="009B4F8E"/>
    <w:rsid w:val="009B4FCC"/>
    <w:rsid w:val="009B5262"/>
    <w:rsid w:val="009B5B64"/>
    <w:rsid w:val="009B5FFF"/>
    <w:rsid w:val="009B6E20"/>
    <w:rsid w:val="009B6EA3"/>
    <w:rsid w:val="009B72A0"/>
    <w:rsid w:val="009B7321"/>
    <w:rsid w:val="009B7FE4"/>
    <w:rsid w:val="009C03A5"/>
    <w:rsid w:val="009C0B5C"/>
    <w:rsid w:val="009C10BA"/>
    <w:rsid w:val="009C1361"/>
    <w:rsid w:val="009C15D2"/>
    <w:rsid w:val="009C226D"/>
    <w:rsid w:val="009C2343"/>
    <w:rsid w:val="009C351A"/>
    <w:rsid w:val="009C4750"/>
    <w:rsid w:val="009C4FC1"/>
    <w:rsid w:val="009C52B8"/>
    <w:rsid w:val="009C54C1"/>
    <w:rsid w:val="009C57C2"/>
    <w:rsid w:val="009C5C9D"/>
    <w:rsid w:val="009C6126"/>
    <w:rsid w:val="009C6238"/>
    <w:rsid w:val="009C6372"/>
    <w:rsid w:val="009C7E58"/>
    <w:rsid w:val="009C7E98"/>
    <w:rsid w:val="009D0520"/>
    <w:rsid w:val="009D06DE"/>
    <w:rsid w:val="009D0CFA"/>
    <w:rsid w:val="009D0D98"/>
    <w:rsid w:val="009D132C"/>
    <w:rsid w:val="009D1985"/>
    <w:rsid w:val="009D201A"/>
    <w:rsid w:val="009D3743"/>
    <w:rsid w:val="009D376D"/>
    <w:rsid w:val="009D3801"/>
    <w:rsid w:val="009D4667"/>
    <w:rsid w:val="009D4796"/>
    <w:rsid w:val="009D4A5C"/>
    <w:rsid w:val="009D526A"/>
    <w:rsid w:val="009D5C1E"/>
    <w:rsid w:val="009D5CE1"/>
    <w:rsid w:val="009D5DC1"/>
    <w:rsid w:val="009D5E2A"/>
    <w:rsid w:val="009D6448"/>
    <w:rsid w:val="009D6533"/>
    <w:rsid w:val="009D6B2A"/>
    <w:rsid w:val="009D6C57"/>
    <w:rsid w:val="009D6F55"/>
    <w:rsid w:val="009D7014"/>
    <w:rsid w:val="009D772B"/>
    <w:rsid w:val="009D7D58"/>
    <w:rsid w:val="009D7DB8"/>
    <w:rsid w:val="009E0794"/>
    <w:rsid w:val="009E090A"/>
    <w:rsid w:val="009E0CF0"/>
    <w:rsid w:val="009E0F66"/>
    <w:rsid w:val="009E1802"/>
    <w:rsid w:val="009E1A69"/>
    <w:rsid w:val="009E228E"/>
    <w:rsid w:val="009E22A3"/>
    <w:rsid w:val="009E24CE"/>
    <w:rsid w:val="009E2F1D"/>
    <w:rsid w:val="009E30D4"/>
    <w:rsid w:val="009E31D5"/>
    <w:rsid w:val="009E36D9"/>
    <w:rsid w:val="009E386D"/>
    <w:rsid w:val="009E3C13"/>
    <w:rsid w:val="009E3D54"/>
    <w:rsid w:val="009E3E6D"/>
    <w:rsid w:val="009E3EC5"/>
    <w:rsid w:val="009E43FA"/>
    <w:rsid w:val="009E4406"/>
    <w:rsid w:val="009E4609"/>
    <w:rsid w:val="009E4A78"/>
    <w:rsid w:val="009E4B77"/>
    <w:rsid w:val="009E4D1C"/>
    <w:rsid w:val="009E50F0"/>
    <w:rsid w:val="009E53C7"/>
    <w:rsid w:val="009E5520"/>
    <w:rsid w:val="009E5E0F"/>
    <w:rsid w:val="009E5E33"/>
    <w:rsid w:val="009E653D"/>
    <w:rsid w:val="009E6A5E"/>
    <w:rsid w:val="009E6F23"/>
    <w:rsid w:val="009E77B7"/>
    <w:rsid w:val="009E7836"/>
    <w:rsid w:val="009E7848"/>
    <w:rsid w:val="009E7BE5"/>
    <w:rsid w:val="009E7E12"/>
    <w:rsid w:val="009F0060"/>
    <w:rsid w:val="009F02A7"/>
    <w:rsid w:val="009F063B"/>
    <w:rsid w:val="009F0A87"/>
    <w:rsid w:val="009F0CA7"/>
    <w:rsid w:val="009F0DDF"/>
    <w:rsid w:val="009F14B8"/>
    <w:rsid w:val="009F15AF"/>
    <w:rsid w:val="009F2339"/>
    <w:rsid w:val="009F2982"/>
    <w:rsid w:val="009F2B10"/>
    <w:rsid w:val="009F3695"/>
    <w:rsid w:val="009F40DE"/>
    <w:rsid w:val="009F41C6"/>
    <w:rsid w:val="009F455C"/>
    <w:rsid w:val="009F46C1"/>
    <w:rsid w:val="009F4A79"/>
    <w:rsid w:val="009F4D5B"/>
    <w:rsid w:val="009F58F1"/>
    <w:rsid w:val="009F658A"/>
    <w:rsid w:val="009F68B1"/>
    <w:rsid w:val="009F704A"/>
    <w:rsid w:val="009F7486"/>
    <w:rsid w:val="009F75DF"/>
    <w:rsid w:val="009F7792"/>
    <w:rsid w:val="009F7B70"/>
    <w:rsid w:val="00A000E9"/>
    <w:rsid w:val="00A00646"/>
    <w:rsid w:val="00A00F3A"/>
    <w:rsid w:val="00A00FA0"/>
    <w:rsid w:val="00A010BF"/>
    <w:rsid w:val="00A015B5"/>
    <w:rsid w:val="00A0173F"/>
    <w:rsid w:val="00A020AC"/>
    <w:rsid w:val="00A0224F"/>
    <w:rsid w:val="00A02379"/>
    <w:rsid w:val="00A02D09"/>
    <w:rsid w:val="00A0383C"/>
    <w:rsid w:val="00A03CEF"/>
    <w:rsid w:val="00A03DBE"/>
    <w:rsid w:val="00A03DF4"/>
    <w:rsid w:val="00A03E2C"/>
    <w:rsid w:val="00A03EF2"/>
    <w:rsid w:val="00A0490E"/>
    <w:rsid w:val="00A04BF0"/>
    <w:rsid w:val="00A04D3B"/>
    <w:rsid w:val="00A04F2C"/>
    <w:rsid w:val="00A04F87"/>
    <w:rsid w:val="00A056E3"/>
    <w:rsid w:val="00A05917"/>
    <w:rsid w:val="00A06778"/>
    <w:rsid w:val="00A069E6"/>
    <w:rsid w:val="00A06C6A"/>
    <w:rsid w:val="00A1009B"/>
    <w:rsid w:val="00A102CA"/>
    <w:rsid w:val="00A10C01"/>
    <w:rsid w:val="00A1154F"/>
    <w:rsid w:val="00A117F4"/>
    <w:rsid w:val="00A11F60"/>
    <w:rsid w:val="00A1211B"/>
    <w:rsid w:val="00A12152"/>
    <w:rsid w:val="00A12AF9"/>
    <w:rsid w:val="00A12BC1"/>
    <w:rsid w:val="00A12D20"/>
    <w:rsid w:val="00A12DFE"/>
    <w:rsid w:val="00A13019"/>
    <w:rsid w:val="00A13980"/>
    <w:rsid w:val="00A14E9A"/>
    <w:rsid w:val="00A1504A"/>
    <w:rsid w:val="00A150CB"/>
    <w:rsid w:val="00A15312"/>
    <w:rsid w:val="00A15D86"/>
    <w:rsid w:val="00A16223"/>
    <w:rsid w:val="00A16298"/>
    <w:rsid w:val="00A1663D"/>
    <w:rsid w:val="00A17C8D"/>
    <w:rsid w:val="00A207FE"/>
    <w:rsid w:val="00A20897"/>
    <w:rsid w:val="00A20945"/>
    <w:rsid w:val="00A20DB4"/>
    <w:rsid w:val="00A2193E"/>
    <w:rsid w:val="00A21E64"/>
    <w:rsid w:val="00A21F38"/>
    <w:rsid w:val="00A2230E"/>
    <w:rsid w:val="00A225FD"/>
    <w:rsid w:val="00A228A7"/>
    <w:rsid w:val="00A2315F"/>
    <w:rsid w:val="00A2374B"/>
    <w:rsid w:val="00A23F16"/>
    <w:rsid w:val="00A2424E"/>
    <w:rsid w:val="00A24347"/>
    <w:rsid w:val="00A24D9F"/>
    <w:rsid w:val="00A259B2"/>
    <w:rsid w:val="00A26B7A"/>
    <w:rsid w:val="00A26C72"/>
    <w:rsid w:val="00A272C5"/>
    <w:rsid w:val="00A27332"/>
    <w:rsid w:val="00A27469"/>
    <w:rsid w:val="00A275B3"/>
    <w:rsid w:val="00A2796B"/>
    <w:rsid w:val="00A27DD8"/>
    <w:rsid w:val="00A302A4"/>
    <w:rsid w:val="00A302B3"/>
    <w:rsid w:val="00A302ED"/>
    <w:rsid w:val="00A309DD"/>
    <w:rsid w:val="00A30A0D"/>
    <w:rsid w:val="00A30F3E"/>
    <w:rsid w:val="00A320D6"/>
    <w:rsid w:val="00A3212F"/>
    <w:rsid w:val="00A329FA"/>
    <w:rsid w:val="00A32C99"/>
    <w:rsid w:val="00A3306D"/>
    <w:rsid w:val="00A33434"/>
    <w:rsid w:val="00A34B56"/>
    <w:rsid w:val="00A34BCE"/>
    <w:rsid w:val="00A34E0D"/>
    <w:rsid w:val="00A35000"/>
    <w:rsid w:val="00A36289"/>
    <w:rsid w:val="00A363EA"/>
    <w:rsid w:val="00A36D4D"/>
    <w:rsid w:val="00A373C3"/>
    <w:rsid w:val="00A37688"/>
    <w:rsid w:val="00A37E9B"/>
    <w:rsid w:val="00A4072F"/>
    <w:rsid w:val="00A40760"/>
    <w:rsid w:val="00A40E19"/>
    <w:rsid w:val="00A41108"/>
    <w:rsid w:val="00A411F1"/>
    <w:rsid w:val="00A41951"/>
    <w:rsid w:val="00A41F9B"/>
    <w:rsid w:val="00A42340"/>
    <w:rsid w:val="00A423DD"/>
    <w:rsid w:val="00A42483"/>
    <w:rsid w:val="00A426F6"/>
    <w:rsid w:val="00A427B1"/>
    <w:rsid w:val="00A42BA1"/>
    <w:rsid w:val="00A42CA1"/>
    <w:rsid w:val="00A42CAF"/>
    <w:rsid w:val="00A42E37"/>
    <w:rsid w:val="00A43207"/>
    <w:rsid w:val="00A43233"/>
    <w:rsid w:val="00A43446"/>
    <w:rsid w:val="00A439F3"/>
    <w:rsid w:val="00A43B6B"/>
    <w:rsid w:val="00A4471C"/>
    <w:rsid w:val="00A44C05"/>
    <w:rsid w:val="00A44CB3"/>
    <w:rsid w:val="00A44D2D"/>
    <w:rsid w:val="00A45A00"/>
    <w:rsid w:val="00A45C17"/>
    <w:rsid w:val="00A46CE7"/>
    <w:rsid w:val="00A46DFD"/>
    <w:rsid w:val="00A47ABF"/>
    <w:rsid w:val="00A47BB0"/>
    <w:rsid w:val="00A47DD6"/>
    <w:rsid w:val="00A50930"/>
    <w:rsid w:val="00A50DD3"/>
    <w:rsid w:val="00A51379"/>
    <w:rsid w:val="00A515C6"/>
    <w:rsid w:val="00A52233"/>
    <w:rsid w:val="00A530CA"/>
    <w:rsid w:val="00A53247"/>
    <w:rsid w:val="00A534D4"/>
    <w:rsid w:val="00A53589"/>
    <w:rsid w:val="00A53628"/>
    <w:rsid w:val="00A53DEA"/>
    <w:rsid w:val="00A53F1A"/>
    <w:rsid w:val="00A5417D"/>
    <w:rsid w:val="00A54FCF"/>
    <w:rsid w:val="00A553C0"/>
    <w:rsid w:val="00A55515"/>
    <w:rsid w:val="00A555B3"/>
    <w:rsid w:val="00A55612"/>
    <w:rsid w:val="00A557F0"/>
    <w:rsid w:val="00A55B0F"/>
    <w:rsid w:val="00A55C83"/>
    <w:rsid w:val="00A561DD"/>
    <w:rsid w:val="00A56DA0"/>
    <w:rsid w:val="00A579E4"/>
    <w:rsid w:val="00A57A1B"/>
    <w:rsid w:val="00A60554"/>
    <w:rsid w:val="00A607C6"/>
    <w:rsid w:val="00A6092A"/>
    <w:rsid w:val="00A61A73"/>
    <w:rsid w:val="00A62F35"/>
    <w:rsid w:val="00A63F9C"/>
    <w:rsid w:val="00A6414A"/>
    <w:rsid w:val="00A64D65"/>
    <w:rsid w:val="00A64EE6"/>
    <w:rsid w:val="00A6538D"/>
    <w:rsid w:val="00A6626E"/>
    <w:rsid w:val="00A663C2"/>
    <w:rsid w:val="00A669C0"/>
    <w:rsid w:val="00A67075"/>
    <w:rsid w:val="00A7060C"/>
    <w:rsid w:val="00A70614"/>
    <w:rsid w:val="00A70803"/>
    <w:rsid w:val="00A70C90"/>
    <w:rsid w:val="00A7104F"/>
    <w:rsid w:val="00A72211"/>
    <w:rsid w:val="00A7225B"/>
    <w:rsid w:val="00A723A8"/>
    <w:rsid w:val="00A7254E"/>
    <w:rsid w:val="00A7256E"/>
    <w:rsid w:val="00A7331B"/>
    <w:rsid w:val="00A73EF1"/>
    <w:rsid w:val="00A74724"/>
    <w:rsid w:val="00A74792"/>
    <w:rsid w:val="00A74872"/>
    <w:rsid w:val="00A74F3C"/>
    <w:rsid w:val="00A753E6"/>
    <w:rsid w:val="00A75547"/>
    <w:rsid w:val="00A75612"/>
    <w:rsid w:val="00A75630"/>
    <w:rsid w:val="00A75945"/>
    <w:rsid w:val="00A75E01"/>
    <w:rsid w:val="00A768C8"/>
    <w:rsid w:val="00A76BAA"/>
    <w:rsid w:val="00A76E0B"/>
    <w:rsid w:val="00A7724C"/>
    <w:rsid w:val="00A77537"/>
    <w:rsid w:val="00A77B3F"/>
    <w:rsid w:val="00A80333"/>
    <w:rsid w:val="00A80665"/>
    <w:rsid w:val="00A8085B"/>
    <w:rsid w:val="00A80BC5"/>
    <w:rsid w:val="00A81868"/>
    <w:rsid w:val="00A81A3A"/>
    <w:rsid w:val="00A81B98"/>
    <w:rsid w:val="00A81F6C"/>
    <w:rsid w:val="00A825CA"/>
    <w:rsid w:val="00A828E5"/>
    <w:rsid w:val="00A82F55"/>
    <w:rsid w:val="00A8320B"/>
    <w:rsid w:val="00A83348"/>
    <w:rsid w:val="00A83ECB"/>
    <w:rsid w:val="00A84409"/>
    <w:rsid w:val="00A844E4"/>
    <w:rsid w:val="00A847CC"/>
    <w:rsid w:val="00A850B9"/>
    <w:rsid w:val="00A85FF9"/>
    <w:rsid w:val="00A86567"/>
    <w:rsid w:val="00A86CEF"/>
    <w:rsid w:val="00A86DD2"/>
    <w:rsid w:val="00A8704F"/>
    <w:rsid w:val="00A87239"/>
    <w:rsid w:val="00A8762B"/>
    <w:rsid w:val="00A87632"/>
    <w:rsid w:val="00A8769B"/>
    <w:rsid w:val="00A913E6"/>
    <w:rsid w:val="00A9155A"/>
    <w:rsid w:val="00A91754"/>
    <w:rsid w:val="00A9179C"/>
    <w:rsid w:val="00A919EC"/>
    <w:rsid w:val="00A921EB"/>
    <w:rsid w:val="00A922B1"/>
    <w:rsid w:val="00A92884"/>
    <w:rsid w:val="00A92ADE"/>
    <w:rsid w:val="00A93279"/>
    <w:rsid w:val="00A935CF"/>
    <w:rsid w:val="00A9379E"/>
    <w:rsid w:val="00A93E6F"/>
    <w:rsid w:val="00A94020"/>
    <w:rsid w:val="00A944AB"/>
    <w:rsid w:val="00A94F49"/>
    <w:rsid w:val="00A95295"/>
    <w:rsid w:val="00A957B0"/>
    <w:rsid w:val="00A95953"/>
    <w:rsid w:val="00A95FBF"/>
    <w:rsid w:val="00A96335"/>
    <w:rsid w:val="00A96471"/>
    <w:rsid w:val="00A966B5"/>
    <w:rsid w:val="00A967DB"/>
    <w:rsid w:val="00A96AA1"/>
    <w:rsid w:val="00A96BE3"/>
    <w:rsid w:val="00A96C16"/>
    <w:rsid w:val="00A97048"/>
    <w:rsid w:val="00A97352"/>
    <w:rsid w:val="00A97E9C"/>
    <w:rsid w:val="00AA0A21"/>
    <w:rsid w:val="00AA0B3B"/>
    <w:rsid w:val="00AA0D10"/>
    <w:rsid w:val="00AA10DC"/>
    <w:rsid w:val="00AA1126"/>
    <w:rsid w:val="00AA15BE"/>
    <w:rsid w:val="00AA2205"/>
    <w:rsid w:val="00AA25AD"/>
    <w:rsid w:val="00AA2C75"/>
    <w:rsid w:val="00AA2CE5"/>
    <w:rsid w:val="00AA3683"/>
    <w:rsid w:val="00AA39F5"/>
    <w:rsid w:val="00AA3DE5"/>
    <w:rsid w:val="00AA4275"/>
    <w:rsid w:val="00AA4A74"/>
    <w:rsid w:val="00AA4F7B"/>
    <w:rsid w:val="00AA5C71"/>
    <w:rsid w:val="00AA5E2E"/>
    <w:rsid w:val="00AA6033"/>
    <w:rsid w:val="00AA6A5A"/>
    <w:rsid w:val="00AA6BDC"/>
    <w:rsid w:val="00AA6CA1"/>
    <w:rsid w:val="00AA6DA7"/>
    <w:rsid w:val="00AA7E45"/>
    <w:rsid w:val="00AB01BE"/>
    <w:rsid w:val="00AB05BC"/>
    <w:rsid w:val="00AB06F2"/>
    <w:rsid w:val="00AB0740"/>
    <w:rsid w:val="00AB0859"/>
    <w:rsid w:val="00AB0E30"/>
    <w:rsid w:val="00AB1B13"/>
    <w:rsid w:val="00AB2001"/>
    <w:rsid w:val="00AB2473"/>
    <w:rsid w:val="00AB26B4"/>
    <w:rsid w:val="00AB281F"/>
    <w:rsid w:val="00AB2CB8"/>
    <w:rsid w:val="00AB3103"/>
    <w:rsid w:val="00AB3484"/>
    <w:rsid w:val="00AB3548"/>
    <w:rsid w:val="00AB4524"/>
    <w:rsid w:val="00AB47B3"/>
    <w:rsid w:val="00AB4A99"/>
    <w:rsid w:val="00AB4F52"/>
    <w:rsid w:val="00AB554D"/>
    <w:rsid w:val="00AB575E"/>
    <w:rsid w:val="00AB632A"/>
    <w:rsid w:val="00AB652F"/>
    <w:rsid w:val="00AB6FB0"/>
    <w:rsid w:val="00AB7E9C"/>
    <w:rsid w:val="00AC0AA0"/>
    <w:rsid w:val="00AC12B7"/>
    <w:rsid w:val="00AC1506"/>
    <w:rsid w:val="00AC25BB"/>
    <w:rsid w:val="00AC2606"/>
    <w:rsid w:val="00AC2887"/>
    <w:rsid w:val="00AC2AA3"/>
    <w:rsid w:val="00AC2B25"/>
    <w:rsid w:val="00AC335D"/>
    <w:rsid w:val="00AC37FA"/>
    <w:rsid w:val="00AC38B4"/>
    <w:rsid w:val="00AC3BB4"/>
    <w:rsid w:val="00AC458A"/>
    <w:rsid w:val="00AC529E"/>
    <w:rsid w:val="00AC55EB"/>
    <w:rsid w:val="00AC5654"/>
    <w:rsid w:val="00AC5840"/>
    <w:rsid w:val="00AC5937"/>
    <w:rsid w:val="00AC5E41"/>
    <w:rsid w:val="00AC616C"/>
    <w:rsid w:val="00AC6256"/>
    <w:rsid w:val="00AC6495"/>
    <w:rsid w:val="00AC6662"/>
    <w:rsid w:val="00AC6921"/>
    <w:rsid w:val="00AC6D30"/>
    <w:rsid w:val="00AC6DCD"/>
    <w:rsid w:val="00AC6E21"/>
    <w:rsid w:val="00AC706A"/>
    <w:rsid w:val="00AC7B85"/>
    <w:rsid w:val="00AC7C91"/>
    <w:rsid w:val="00AD046D"/>
    <w:rsid w:val="00AD06CD"/>
    <w:rsid w:val="00AD0992"/>
    <w:rsid w:val="00AD0DA9"/>
    <w:rsid w:val="00AD17A3"/>
    <w:rsid w:val="00AD2179"/>
    <w:rsid w:val="00AD29E2"/>
    <w:rsid w:val="00AD2A7A"/>
    <w:rsid w:val="00AD2CFB"/>
    <w:rsid w:val="00AD3214"/>
    <w:rsid w:val="00AD33A9"/>
    <w:rsid w:val="00AD33AB"/>
    <w:rsid w:val="00AD35CD"/>
    <w:rsid w:val="00AD3A1C"/>
    <w:rsid w:val="00AD510F"/>
    <w:rsid w:val="00AD5344"/>
    <w:rsid w:val="00AD548F"/>
    <w:rsid w:val="00AD5661"/>
    <w:rsid w:val="00AD59B2"/>
    <w:rsid w:val="00AD5B7E"/>
    <w:rsid w:val="00AD5EDD"/>
    <w:rsid w:val="00AD669C"/>
    <w:rsid w:val="00AD6740"/>
    <w:rsid w:val="00AD6C00"/>
    <w:rsid w:val="00AD759F"/>
    <w:rsid w:val="00AD7965"/>
    <w:rsid w:val="00AD7C3D"/>
    <w:rsid w:val="00AD7D08"/>
    <w:rsid w:val="00AD7E7B"/>
    <w:rsid w:val="00AD7F7E"/>
    <w:rsid w:val="00AE0358"/>
    <w:rsid w:val="00AE0955"/>
    <w:rsid w:val="00AE09E6"/>
    <w:rsid w:val="00AE0DA0"/>
    <w:rsid w:val="00AE1381"/>
    <w:rsid w:val="00AE1435"/>
    <w:rsid w:val="00AE2338"/>
    <w:rsid w:val="00AE2438"/>
    <w:rsid w:val="00AE27B0"/>
    <w:rsid w:val="00AE2ADA"/>
    <w:rsid w:val="00AE3137"/>
    <w:rsid w:val="00AE351B"/>
    <w:rsid w:val="00AE3663"/>
    <w:rsid w:val="00AE36CC"/>
    <w:rsid w:val="00AE3CD4"/>
    <w:rsid w:val="00AE3D2B"/>
    <w:rsid w:val="00AE42E9"/>
    <w:rsid w:val="00AE4539"/>
    <w:rsid w:val="00AE4E92"/>
    <w:rsid w:val="00AE522F"/>
    <w:rsid w:val="00AE6468"/>
    <w:rsid w:val="00AE6641"/>
    <w:rsid w:val="00AE67B6"/>
    <w:rsid w:val="00AE6B62"/>
    <w:rsid w:val="00AE702B"/>
    <w:rsid w:val="00AE72E5"/>
    <w:rsid w:val="00AE751F"/>
    <w:rsid w:val="00AE790B"/>
    <w:rsid w:val="00AE7B2A"/>
    <w:rsid w:val="00AE7ED3"/>
    <w:rsid w:val="00AE7FEC"/>
    <w:rsid w:val="00AF011E"/>
    <w:rsid w:val="00AF0387"/>
    <w:rsid w:val="00AF05C5"/>
    <w:rsid w:val="00AF07AB"/>
    <w:rsid w:val="00AF18F6"/>
    <w:rsid w:val="00AF1978"/>
    <w:rsid w:val="00AF1B2C"/>
    <w:rsid w:val="00AF25D1"/>
    <w:rsid w:val="00AF25E6"/>
    <w:rsid w:val="00AF2A5F"/>
    <w:rsid w:val="00AF2D3C"/>
    <w:rsid w:val="00AF39A0"/>
    <w:rsid w:val="00AF3DAF"/>
    <w:rsid w:val="00AF4ED9"/>
    <w:rsid w:val="00AF51F6"/>
    <w:rsid w:val="00AF5716"/>
    <w:rsid w:val="00AF580E"/>
    <w:rsid w:val="00AF5C04"/>
    <w:rsid w:val="00AF5EC5"/>
    <w:rsid w:val="00AF5F5D"/>
    <w:rsid w:val="00AF66F8"/>
    <w:rsid w:val="00AF69BA"/>
    <w:rsid w:val="00AF6A14"/>
    <w:rsid w:val="00AF6BC7"/>
    <w:rsid w:val="00AF7238"/>
    <w:rsid w:val="00AF7322"/>
    <w:rsid w:val="00AF73B7"/>
    <w:rsid w:val="00AF76E7"/>
    <w:rsid w:val="00AF7B8A"/>
    <w:rsid w:val="00AF7D5C"/>
    <w:rsid w:val="00B00030"/>
    <w:rsid w:val="00B0035C"/>
    <w:rsid w:val="00B0037F"/>
    <w:rsid w:val="00B0058E"/>
    <w:rsid w:val="00B00639"/>
    <w:rsid w:val="00B018BE"/>
    <w:rsid w:val="00B01A93"/>
    <w:rsid w:val="00B02277"/>
    <w:rsid w:val="00B0251E"/>
    <w:rsid w:val="00B029E8"/>
    <w:rsid w:val="00B02D79"/>
    <w:rsid w:val="00B02EA9"/>
    <w:rsid w:val="00B02EAB"/>
    <w:rsid w:val="00B03101"/>
    <w:rsid w:val="00B03255"/>
    <w:rsid w:val="00B04896"/>
    <w:rsid w:val="00B04981"/>
    <w:rsid w:val="00B04AAE"/>
    <w:rsid w:val="00B04D6A"/>
    <w:rsid w:val="00B0565B"/>
    <w:rsid w:val="00B0573E"/>
    <w:rsid w:val="00B05A8E"/>
    <w:rsid w:val="00B05DF6"/>
    <w:rsid w:val="00B068BE"/>
    <w:rsid w:val="00B06B94"/>
    <w:rsid w:val="00B06BD9"/>
    <w:rsid w:val="00B06FF2"/>
    <w:rsid w:val="00B0708A"/>
    <w:rsid w:val="00B079EA"/>
    <w:rsid w:val="00B07F28"/>
    <w:rsid w:val="00B1068A"/>
    <w:rsid w:val="00B11596"/>
    <w:rsid w:val="00B11639"/>
    <w:rsid w:val="00B11FEE"/>
    <w:rsid w:val="00B120CA"/>
    <w:rsid w:val="00B12856"/>
    <w:rsid w:val="00B12F8E"/>
    <w:rsid w:val="00B1322B"/>
    <w:rsid w:val="00B138C5"/>
    <w:rsid w:val="00B13984"/>
    <w:rsid w:val="00B13E09"/>
    <w:rsid w:val="00B148A6"/>
    <w:rsid w:val="00B14A57"/>
    <w:rsid w:val="00B14AEC"/>
    <w:rsid w:val="00B14FF0"/>
    <w:rsid w:val="00B15A9E"/>
    <w:rsid w:val="00B15F22"/>
    <w:rsid w:val="00B15F4B"/>
    <w:rsid w:val="00B16235"/>
    <w:rsid w:val="00B16313"/>
    <w:rsid w:val="00B16CBB"/>
    <w:rsid w:val="00B170D6"/>
    <w:rsid w:val="00B17471"/>
    <w:rsid w:val="00B17DD6"/>
    <w:rsid w:val="00B2008D"/>
    <w:rsid w:val="00B201FE"/>
    <w:rsid w:val="00B20562"/>
    <w:rsid w:val="00B2065B"/>
    <w:rsid w:val="00B210A3"/>
    <w:rsid w:val="00B2139E"/>
    <w:rsid w:val="00B21ACE"/>
    <w:rsid w:val="00B227A3"/>
    <w:rsid w:val="00B22B4D"/>
    <w:rsid w:val="00B22CE7"/>
    <w:rsid w:val="00B22D55"/>
    <w:rsid w:val="00B22E00"/>
    <w:rsid w:val="00B247D3"/>
    <w:rsid w:val="00B24BC9"/>
    <w:rsid w:val="00B24C51"/>
    <w:rsid w:val="00B24CB8"/>
    <w:rsid w:val="00B269AC"/>
    <w:rsid w:val="00B26DD7"/>
    <w:rsid w:val="00B2710A"/>
    <w:rsid w:val="00B273D9"/>
    <w:rsid w:val="00B2757A"/>
    <w:rsid w:val="00B2788E"/>
    <w:rsid w:val="00B27A26"/>
    <w:rsid w:val="00B30B25"/>
    <w:rsid w:val="00B30F9A"/>
    <w:rsid w:val="00B311C6"/>
    <w:rsid w:val="00B31AD6"/>
    <w:rsid w:val="00B32578"/>
    <w:rsid w:val="00B32655"/>
    <w:rsid w:val="00B330CF"/>
    <w:rsid w:val="00B332A4"/>
    <w:rsid w:val="00B33739"/>
    <w:rsid w:val="00B33744"/>
    <w:rsid w:val="00B33B71"/>
    <w:rsid w:val="00B33FF2"/>
    <w:rsid w:val="00B344FB"/>
    <w:rsid w:val="00B357FA"/>
    <w:rsid w:val="00B35F42"/>
    <w:rsid w:val="00B35FA2"/>
    <w:rsid w:val="00B36295"/>
    <w:rsid w:val="00B365CB"/>
    <w:rsid w:val="00B36F10"/>
    <w:rsid w:val="00B400BC"/>
    <w:rsid w:val="00B400D9"/>
    <w:rsid w:val="00B40154"/>
    <w:rsid w:val="00B406B7"/>
    <w:rsid w:val="00B40869"/>
    <w:rsid w:val="00B413DC"/>
    <w:rsid w:val="00B42927"/>
    <w:rsid w:val="00B4353B"/>
    <w:rsid w:val="00B43CDF"/>
    <w:rsid w:val="00B43ED4"/>
    <w:rsid w:val="00B44811"/>
    <w:rsid w:val="00B4508D"/>
    <w:rsid w:val="00B455AF"/>
    <w:rsid w:val="00B461C8"/>
    <w:rsid w:val="00B464AE"/>
    <w:rsid w:val="00B468C6"/>
    <w:rsid w:val="00B46C86"/>
    <w:rsid w:val="00B47B0D"/>
    <w:rsid w:val="00B50556"/>
    <w:rsid w:val="00B50A66"/>
    <w:rsid w:val="00B50CBD"/>
    <w:rsid w:val="00B51B77"/>
    <w:rsid w:val="00B51C91"/>
    <w:rsid w:val="00B52303"/>
    <w:rsid w:val="00B52CD6"/>
    <w:rsid w:val="00B52F3F"/>
    <w:rsid w:val="00B532A3"/>
    <w:rsid w:val="00B53FDD"/>
    <w:rsid w:val="00B54296"/>
    <w:rsid w:val="00B55064"/>
    <w:rsid w:val="00B5530B"/>
    <w:rsid w:val="00B555B1"/>
    <w:rsid w:val="00B55649"/>
    <w:rsid w:val="00B55C11"/>
    <w:rsid w:val="00B55C9C"/>
    <w:rsid w:val="00B56559"/>
    <w:rsid w:val="00B56890"/>
    <w:rsid w:val="00B5765E"/>
    <w:rsid w:val="00B57ED4"/>
    <w:rsid w:val="00B57FC9"/>
    <w:rsid w:val="00B60494"/>
    <w:rsid w:val="00B60939"/>
    <w:rsid w:val="00B609D5"/>
    <w:rsid w:val="00B60ADD"/>
    <w:rsid w:val="00B60FFC"/>
    <w:rsid w:val="00B613A1"/>
    <w:rsid w:val="00B615FC"/>
    <w:rsid w:val="00B618F1"/>
    <w:rsid w:val="00B62BD2"/>
    <w:rsid w:val="00B62D13"/>
    <w:rsid w:val="00B63A76"/>
    <w:rsid w:val="00B63DA5"/>
    <w:rsid w:val="00B63FE7"/>
    <w:rsid w:val="00B64629"/>
    <w:rsid w:val="00B64F84"/>
    <w:rsid w:val="00B650EB"/>
    <w:rsid w:val="00B654E3"/>
    <w:rsid w:val="00B65C6B"/>
    <w:rsid w:val="00B665ED"/>
    <w:rsid w:val="00B66A10"/>
    <w:rsid w:val="00B66E1B"/>
    <w:rsid w:val="00B66FA6"/>
    <w:rsid w:val="00B66FE0"/>
    <w:rsid w:val="00B67393"/>
    <w:rsid w:val="00B67486"/>
    <w:rsid w:val="00B676EF"/>
    <w:rsid w:val="00B677D2"/>
    <w:rsid w:val="00B6790A"/>
    <w:rsid w:val="00B70773"/>
    <w:rsid w:val="00B70A2C"/>
    <w:rsid w:val="00B7199F"/>
    <w:rsid w:val="00B71F01"/>
    <w:rsid w:val="00B7265F"/>
    <w:rsid w:val="00B729D9"/>
    <w:rsid w:val="00B72C77"/>
    <w:rsid w:val="00B72D64"/>
    <w:rsid w:val="00B72F36"/>
    <w:rsid w:val="00B7308B"/>
    <w:rsid w:val="00B730E3"/>
    <w:rsid w:val="00B73795"/>
    <w:rsid w:val="00B7430B"/>
    <w:rsid w:val="00B74B9D"/>
    <w:rsid w:val="00B74EDD"/>
    <w:rsid w:val="00B75A5E"/>
    <w:rsid w:val="00B76055"/>
    <w:rsid w:val="00B7621D"/>
    <w:rsid w:val="00B76405"/>
    <w:rsid w:val="00B765C7"/>
    <w:rsid w:val="00B76817"/>
    <w:rsid w:val="00B76C85"/>
    <w:rsid w:val="00B76FED"/>
    <w:rsid w:val="00B7764C"/>
    <w:rsid w:val="00B77651"/>
    <w:rsid w:val="00B7782B"/>
    <w:rsid w:val="00B779FD"/>
    <w:rsid w:val="00B77D9D"/>
    <w:rsid w:val="00B80123"/>
    <w:rsid w:val="00B80C82"/>
    <w:rsid w:val="00B8174D"/>
    <w:rsid w:val="00B819A1"/>
    <w:rsid w:val="00B81E4E"/>
    <w:rsid w:val="00B81EC3"/>
    <w:rsid w:val="00B82E23"/>
    <w:rsid w:val="00B83EE0"/>
    <w:rsid w:val="00B83F5A"/>
    <w:rsid w:val="00B84295"/>
    <w:rsid w:val="00B84F57"/>
    <w:rsid w:val="00B84F6B"/>
    <w:rsid w:val="00B85162"/>
    <w:rsid w:val="00B85398"/>
    <w:rsid w:val="00B85721"/>
    <w:rsid w:val="00B85B60"/>
    <w:rsid w:val="00B8685B"/>
    <w:rsid w:val="00B869EB"/>
    <w:rsid w:val="00B86CE2"/>
    <w:rsid w:val="00B86E60"/>
    <w:rsid w:val="00B87450"/>
    <w:rsid w:val="00B875B1"/>
    <w:rsid w:val="00B8794C"/>
    <w:rsid w:val="00B90241"/>
    <w:rsid w:val="00B90FE7"/>
    <w:rsid w:val="00B916B9"/>
    <w:rsid w:val="00B91714"/>
    <w:rsid w:val="00B91827"/>
    <w:rsid w:val="00B91B9E"/>
    <w:rsid w:val="00B92FA7"/>
    <w:rsid w:val="00B93516"/>
    <w:rsid w:val="00B93A8D"/>
    <w:rsid w:val="00B94C17"/>
    <w:rsid w:val="00B94E03"/>
    <w:rsid w:val="00B95880"/>
    <w:rsid w:val="00B95C49"/>
    <w:rsid w:val="00B9628E"/>
    <w:rsid w:val="00B96599"/>
    <w:rsid w:val="00B96A92"/>
    <w:rsid w:val="00B96FC6"/>
    <w:rsid w:val="00B97339"/>
    <w:rsid w:val="00B978AA"/>
    <w:rsid w:val="00B97FF7"/>
    <w:rsid w:val="00BA0046"/>
    <w:rsid w:val="00BA0099"/>
    <w:rsid w:val="00BA041B"/>
    <w:rsid w:val="00BA083C"/>
    <w:rsid w:val="00BA0858"/>
    <w:rsid w:val="00BA0907"/>
    <w:rsid w:val="00BA09E5"/>
    <w:rsid w:val="00BA1374"/>
    <w:rsid w:val="00BA2409"/>
    <w:rsid w:val="00BA26DA"/>
    <w:rsid w:val="00BA278E"/>
    <w:rsid w:val="00BA27E1"/>
    <w:rsid w:val="00BA3249"/>
    <w:rsid w:val="00BA3E1E"/>
    <w:rsid w:val="00BA4120"/>
    <w:rsid w:val="00BA446C"/>
    <w:rsid w:val="00BA466A"/>
    <w:rsid w:val="00BA4CDD"/>
    <w:rsid w:val="00BA540B"/>
    <w:rsid w:val="00BA55A7"/>
    <w:rsid w:val="00BA5C8E"/>
    <w:rsid w:val="00BA77DF"/>
    <w:rsid w:val="00BA77F9"/>
    <w:rsid w:val="00BB0F39"/>
    <w:rsid w:val="00BB1C9A"/>
    <w:rsid w:val="00BB22B6"/>
    <w:rsid w:val="00BB2392"/>
    <w:rsid w:val="00BB2608"/>
    <w:rsid w:val="00BB2E6C"/>
    <w:rsid w:val="00BB3C9D"/>
    <w:rsid w:val="00BB3D46"/>
    <w:rsid w:val="00BB4B5A"/>
    <w:rsid w:val="00BB4E06"/>
    <w:rsid w:val="00BB508D"/>
    <w:rsid w:val="00BB55E4"/>
    <w:rsid w:val="00BB582E"/>
    <w:rsid w:val="00BB5958"/>
    <w:rsid w:val="00BB5B9C"/>
    <w:rsid w:val="00BB5E38"/>
    <w:rsid w:val="00BB6583"/>
    <w:rsid w:val="00BB682C"/>
    <w:rsid w:val="00BB68F3"/>
    <w:rsid w:val="00BB6E08"/>
    <w:rsid w:val="00BB72F5"/>
    <w:rsid w:val="00BB73C0"/>
    <w:rsid w:val="00BC0044"/>
    <w:rsid w:val="00BC01F4"/>
    <w:rsid w:val="00BC0961"/>
    <w:rsid w:val="00BC1333"/>
    <w:rsid w:val="00BC150B"/>
    <w:rsid w:val="00BC1B92"/>
    <w:rsid w:val="00BC1BEF"/>
    <w:rsid w:val="00BC2256"/>
    <w:rsid w:val="00BC2907"/>
    <w:rsid w:val="00BC2B26"/>
    <w:rsid w:val="00BC2C03"/>
    <w:rsid w:val="00BC2F59"/>
    <w:rsid w:val="00BC3028"/>
    <w:rsid w:val="00BC3D17"/>
    <w:rsid w:val="00BC468A"/>
    <w:rsid w:val="00BC4D1F"/>
    <w:rsid w:val="00BC4F1D"/>
    <w:rsid w:val="00BC55F7"/>
    <w:rsid w:val="00BC5E87"/>
    <w:rsid w:val="00BC6336"/>
    <w:rsid w:val="00BC6664"/>
    <w:rsid w:val="00BC7D54"/>
    <w:rsid w:val="00BD0C78"/>
    <w:rsid w:val="00BD0E22"/>
    <w:rsid w:val="00BD0F7E"/>
    <w:rsid w:val="00BD1785"/>
    <w:rsid w:val="00BD18C7"/>
    <w:rsid w:val="00BD1A32"/>
    <w:rsid w:val="00BD201D"/>
    <w:rsid w:val="00BD21B6"/>
    <w:rsid w:val="00BD2388"/>
    <w:rsid w:val="00BD25B7"/>
    <w:rsid w:val="00BD310D"/>
    <w:rsid w:val="00BD3A74"/>
    <w:rsid w:val="00BD3C63"/>
    <w:rsid w:val="00BD4A95"/>
    <w:rsid w:val="00BD4D6E"/>
    <w:rsid w:val="00BD53DD"/>
    <w:rsid w:val="00BD5727"/>
    <w:rsid w:val="00BD58D6"/>
    <w:rsid w:val="00BD6C6C"/>
    <w:rsid w:val="00BD6E39"/>
    <w:rsid w:val="00BD7479"/>
    <w:rsid w:val="00BD755A"/>
    <w:rsid w:val="00BD7CAD"/>
    <w:rsid w:val="00BD7D18"/>
    <w:rsid w:val="00BE069D"/>
    <w:rsid w:val="00BE0AB1"/>
    <w:rsid w:val="00BE0D91"/>
    <w:rsid w:val="00BE10F9"/>
    <w:rsid w:val="00BE163E"/>
    <w:rsid w:val="00BE1FFD"/>
    <w:rsid w:val="00BE212B"/>
    <w:rsid w:val="00BE26F1"/>
    <w:rsid w:val="00BE2CB4"/>
    <w:rsid w:val="00BE31BC"/>
    <w:rsid w:val="00BE36DC"/>
    <w:rsid w:val="00BE3877"/>
    <w:rsid w:val="00BE3AF5"/>
    <w:rsid w:val="00BE46A6"/>
    <w:rsid w:val="00BE4AE6"/>
    <w:rsid w:val="00BE4D46"/>
    <w:rsid w:val="00BE536B"/>
    <w:rsid w:val="00BE5731"/>
    <w:rsid w:val="00BE5845"/>
    <w:rsid w:val="00BE6241"/>
    <w:rsid w:val="00BE64BB"/>
    <w:rsid w:val="00BE66D6"/>
    <w:rsid w:val="00BE6C57"/>
    <w:rsid w:val="00BE7EDA"/>
    <w:rsid w:val="00BF06E3"/>
    <w:rsid w:val="00BF06F1"/>
    <w:rsid w:val="00BF0A5A"/>
    <w:rsid w:val="00BF0D1D"/>
    <w:rsid w:val="00BF0F44"/>
    <w:rsid w:val="00BF108B"/>
    <w:rsid w:val="00BF1139"/>
    <w:rsid w:val="00BF121C"/>
    <w:rsid w:val="00BF1A98"/>
    <w:rsid w:val="00BF1F3C"/>
    <w:rsid w:val="00BF2830"/>
    <w:rsid w:val="00BF3925"/>
    <w:rsid w:val="00BF395B"/>
    <w:rsid w:val="00BF3DAA"/>
    <w:rsid w:val="00BF42A8"/>
    <w:rsid w:val="00BF4374"/>
    <w:rsid w:val="00BF4422"/>
    <w:rsid w:val="00BF48C3"/>
    <w:rsid w:val="00BF4B8E"/>
    <w:rsid w:val="00BF4BF5"/>
    <w:rsid w:val="00BF50D0"/>
    <w:rsid w:val="00BF54CA"/>
    <w:rsid w:val="00BF5736"/>
    <w:rsid w:val="00BF585B"/>
    <w:rsid w:val="00BF5C75"/>
    <w:rsid w:val="00BF5E14"/>
    <w:rsid w:val="00BF6305"/>
    <w:rsid w:val="00BF655D"/>
    <w:rsid w:val="00BF690B"/>
    <w:rsid w:val="00BF6AFE"/>
    <w:rsid w:val="00BF6C08"/>
    <w:rsid w:val="00BF6CB3"/>
    <w:rsid w:val="00BF6E2F"/>
    <w:rsid w:val="00BF78C3"/>
    <w:rsid w:val="00BF7A0B"/>
    <w:rsid w:val="00BF7DBC"/>
    <w:rsid w:val="00BF7E50"/>
    <w:rsid w:val="00BF7F55"/>
    <w:rsid w:val="00C0002C"/>
    <w:rsid w:val="00C0040B"/>
    <w:rsid w:val="00C0055D"/>
    <w:rsid w:val="00C005A6"/>
    <w:rsid w:val="00C005F4"/>
    <w:rsid w:val="00C008C2"/>
    <w:rsid w:val="00C011F4"/>
    <w:rsid w:val="00C01777"/>
    <w:rsid w:val="00C01D0F"/>
    <w:rsid w:val="00C02638"/>
    <w:rsid w:val="00C02F52"/>
    <w:rsid w:val="00C033E4"/>
    <w:rsid w:val="00C03842"/>
    <w:rsid w:val="00C03981"/>
    <w:rsid w:val="00C053FC"/>
    <w:rsid w:val="00C0586A"/>
    <w:rsid w:val="00C05C71"/>
    <w:rsid w:val="00C063E6"/>
    <w:rsid w:val="00C06F61"/>
    <w:rsid w:val="00C07151"/>
    <w:rsid w:val="00C07375"/>
    <w:rsid w:val="00C073E1"/>
    <w:rsid w:val="00C07CA5"/>
    <w:rsid w:val="00C07CF2"/>
    <w:rsid w:val="00C07F22"/>
    <w:rsid w:val="00C10462"/>
    <w:rsid w:val="00C10509"/>
    <w:rsid w:val="00C105E2"/>
    <w:rsid w:val="00C10B2A"/>
    <w:rsid w:val="00C10BCE"/>
    <w:rsid w:val="00C10EC9"/>
    <w:rsid w:val="00C10FA4"/>
    <w:rsid w:val="00C11564"/>
    <w:rsid w:val="00C115B3"/>
    <w:rsid w:val="00C11C12"/>
    <w:rsid w:val="00C11CBE"/>
    <w:rsid w:val="00C11D23"/>
    <w:rsid w:val="00C120A1"/>
    <w:rsid w:val="00C12425"/>
    <w:rsid w:val="00C12BB3"/>
    <w:rsid w:val="00C130BF"/>
    <w:rsid w:val="00C13A0F"/>
    <w:rsid w:val="00C13BBF"/>
    <w:rsid w:val="00C14614"/>
    <w:rsid w:val="00C1462E"/>
    <w:rsid w:val="00C14A0A"/>
    <w:rsid w:val="00C150EC"/>
    <w:rsid w:val="00C15803"/>
    <w:rsid w:val="00C15841"/>
    <w:rsid w:val="00C1589E"/>
    <w:rsid w:val="00C159C5"/>
    <w:rsid w:val="00C15B72"/>
    <w:rsid w:val="00C15BEA"/>
    <w:rsid w:val="00C167C4"/>
    <w:rsid w:val="00C1699D"/>
    <w:rsid w:val="00C16A58"/>
    <w:rsid w:val="00C16BDE"/>
    <w:rsid w:val="00C16EB4"/>
    <w:rsid w:val="00C16F7B"/>
    <w:rsid w:val="00C17D2F"/>
    <w:rsid w:val="00C20753"/>
    <w:rsid w:val="00C212FF"/>
    <w:rsid w:val="00C21AF0"/>
    <w:rsid w:val="00C21BAF"/>
    <w:rsid w:val="00C21D7C"/>
    <w:rsid w:val="00C22116"/>
    <w:rsid w:val="00C22D05"/>
    <w:rsid w:val="00C22DA4"/>
    <w:rsid w:val="00C23F5C"/>
    <w:rsid w:val="00C25215"/>
    <w:rsid w:val="00C2526E"/>
    <w:rsid w:val="00C25D27"/>
    <w:rsid w:val="00C26BF4"/>
    <w:rsid w:val="00C26CBF"/>
    <w:rsid w:val="00C26D51"/>
    <w:rsid w:val="00C26FF9"/>
    <w:rsid w:val="00C2714A"/>
    <w:rsid w:val="00C275A4"/>
    <w:rsid w:val="00C27AE9"/>
    <w:rsid w:val="00C301FB"/>
    <w:rsid w:val="00C30485"/>
    <w:rsid w:val="00C3147E"/>
    <w:rsid w:val="00C315DE"/>
    <w:rsid w:val="00C316BE"/>
    <w:rsid w:val="00C31997"/>
    <w:rsid w:val="00C31DAC"/>
    <w:rsid w:val="00C326EF"/>
    <w:rsid w:val="00C32737"/>
    <w:rsid w:val="00C32FF6"/>
    <w:rsid w:val="00C337B4"/>
    <w:rsid w:val="00C33A33"/>
    <w:rsid w:val="00C33D8F"/>
    <w:rsid w:val="00C34149"/>
    <w:rsid w:val="00C34F50"/>
    <w:rsid w:val="00C357FC"/>
    <w:rsid w:val="00C36205"/>
    <w:rsid w:val="00C362F2"/>
    <w:rsid w:val="00C36480"/>
    <w:rsid w:val="00C3654C"/>
    <w:rsid w:val="00C3675D"/>
    <w:rsid w:val="00C36D31"/>
    <w:rsid w:val="00C37A36"/>
    <w:rsid w:val="00C37D15"/>
    <w:rsid w:val="00C37F37"/>
    <w:rsid w:val="00C37FA2"/>
    <w:rsid w:val="00C40013"/>
    <w:rsid w:val="00C4011E"/>
    <w:rsid w:val="00C40761"/>
    <w:rsid w:val="00C40BA8"/>
    <w:rsid w:val="00C413D9"/>
    <w:rsid w:val="00C41C6E"/>
    <w:rsid w:val="00C41ED7"/>
    <w:rsid w:val="00C424E8"/>
    <w:rsid w:val="00C4392F"/>
    <w:rsid w:val="00C44167"/>
    <w:rsid w:val="00C4428E"/>
    <w:rsid w:val="00C4457F"/>
    <w:rsid w:val="00C4493B"/>
    <w:rsid w:val="00C450C4"/>
    <w:rsid w:val="00C453E9"/>
    <w:rsid w:val="00C45E62"/>
    <w:rsid w:val="00C46B4B"/>
    <w:rsid w:val="00C474CB"/>
    <w:rsid w:val="00C47BB7"/>
    <w:rsid w:val="00C5019F"/>
    <w:rsid w:val="00C50227"/>
    <w:rsid w:val="00C50AE9"/>
    <w:rsid w:val="00C50DF4"/>
    <w:rsid w:val="00C5221E"/>
    <w:rsid w:val="00C5294E"/>
    <w:rsid w:val="00C52ADC"/>
    <w:rsid w:val="00C52CD4"/>
    <w:rsid w:val="00C53257"/>
    <w:rsid w:val="00C53576"/>
    <w:rsid w:val="00C545C5"/>
    <w:rsid w:val="00C546F5"/>
    <w:rsid w:val="00C547E8"/>
    <w:rsid w:val="00C54840"/>
    <w:rsid w:val="00C5490B"/>
    <w:rsid w:val="00C54CD5"/>
    <w:rsid w:val="00C5506C"/>
    <w:rsid w:val="00C55790"/>
    <w:rsid w:val="00C55BDC"/>
    <w:rsid w:val="00C56099"/>
    <w:rsid w:val="00C57117"/>
    <w:rsid w:val="00C5789A"/>
    <w:rsid w:val="00C57953"/>
    <w:rsid w:val="00C57D1F"/>
    <w:rsid w:val="00C57D6B"/>
    <w:rsid w:val="00C57E9C"/>
    <w:rsid w:val="00C57F02"/>
    <w:rsid w:val="00C608D4"/>
    <w:rsid w:val="00C60C0E"/>
    <w:rsid w:val="00C60FF9"/>
    <w:rsid w:val="00C612B7"/>
    <w:rsid w:val="00C616AD"/>
    <w:rsid w:val="00C61A11"/>
    <w:rsid w:val="00C621C0"/>
    <w:rsid w:val="00C62D9B"/>
    <w:rsid w:val="00C63635"/>
    <w:rsid w:val="00C63C2F"/>
    <w:rsid w:val="00C63F3B"/>
    <w:rsid w:val="00C64424"/>
    <w:rsid w:val="00C648DF"/>
    <w:rsid w:val="00C6585F"/>
    <w:rsid w:val="00C6599B"/>
    <w:rsid w:val="00C659BB"/>
    <w:rsid w:val="00C66B9C"/>
    <w:rsid w:val="00C66C98"/>
    <w:rsid w:val="00C66D61"/>
    <w:rsid w:val="00C671A1"/>
    <w:rsid w:val="00C6738B"/>
    <w:rsid w:val="00C67B93"/>
    <w:rsid w:val="00C67EF2"/>
    <w:rsid w:val="00C712E2"/>
    <w:rsid w:val="00C72138"/>
    <w:rsid w:val="00C725A8"/>
    <w:rsid w:val="00C729E1"/>
    <w:rsid w:val="00C731D4"/>
    <w:rsid w:val="00C733E9"/>
    <w:rsid w:val="00C73EB6"/>
    <w:rsid w:val="00C73F1F"/>
    <w:rsid w:val="00C74238"/>
    <w:rsid w:val="00C74BD0"/>
    <w:rsid w:val="00C74E1F"/>
    <w:rsid w:val="00C74F36"/>
    <w:rsid w:val="00C75D44"/>
    <w:rsid w:val="00C763CB"/>
    <w:rsid w:val="00C76B2A"/>
    <w:rsid w:val="00C76CD2"/>
    <w:rsid w:val="00C76D4A"/>
    <w:rsid w:val="00C7706C"/>
    <w:rsid w:val="00C777EE"/>
    <w:rsid w:val="00C77C08"/>
    <w:rsid w:val="00C77D91"/>
    <w:rsid w:val="00C8003F"/>
    <w:rsid w:val="00C80777"/>
    <w:rsid w:val="00C80FB7"/>
    <w:rsid w:val="00C814D6"/>
    <w:rsid w:val="00C81A83"/>
    <w:rsid w:val="00C81F49"/>
    <w:rsid w:val="00C8230C"/>
    <w:rsid w:val="00C8237C"/>
    <w:rsid w:val="00C825BF"/>
    <w:rsid w:val="00C837F3"/>
    <w:rsid w:val="00C83A55"/>
    <w:rsid w:val="00C83D6A"/>
    <w:rsid w:val="00C840CE"/>
    <w:rsid w:val="00C844C9"/>
    <w:rsid w:val="00C84718"/>
    <w:rsid w:val="00C85270"/>
    <w:rsid w:val="00C8537C"/>
    <w:rsid w:val="00C85D91"/>
    <w:rsid w:val="00C8685D"/>
    <w:rsid w:val="00C86E6F"/>
    <w:rsid w:val="00C870C8"/>
    <w:rsid w:val="00C871C6"/>
    <w:rsid w:val="00C877B4"/>
    <w:rsid w:val="00C90021"/>
    <w:rsid w:val="00C9069C"/>
    <w:rsid w:val="00C90906"/>
    <w:rsid w:val="00C91BBE"/>
    <w:rsid w:val="00C92A92"/>
    <w:rsid w:val="00C92CB4"/>
    <w:rsid w:val="00C92F71"/>
    <w:rsid w:val="00C93FAA"/>
    <w:rsid w:val="00C94654"/>
    <w:rsid w:val="00C948E7"/>
    <w:rsid w:val="00C94CD0"/>
    <w:rsid w:val="00C94E76"/>
    <w:rsid w:val="00C950BB"/>
    <w:rsid w:val="00C956FE"/>
    <w:rsid w:val="00C958A1"/>
    <w:rsid w:val="00C95BD9"/>
    <w:rsid w:val="00C9622A"/>
    <w:rsid w:val="00C963C7"/>
    <w:rsid w:val="00C96C81"/>
    <w:rsid w:val="00C975A2"/>
    <w:rsid w:val="00C97AC2"/>
    <w:rsid w:val="00C97BEC"/>
    <w:rsid w:val="00CA0212"/>
    <w:rsid w:val="00CA04EF"/>
    <w:rsid w:val="00CA0A25"/>
    <w:rsid w:val="00CA0B43"/>
    <w:rsid w:val="00CA1147"/>
    <w:rsid w:val="00CA1182"/>
    <w:rsid w:val="00CA1664"/>
    <w:rsid w:val="00CA25DB"/>
    <w:rsid w:val="00CA26A7"/>
    <w:rsid w:val="00CA2866"/>
    <w:rsid w:val="00CA28EC"/>
    <w:rsid w:val="00CA29B9"/>
    <w:rsid w:val="00CA2FF5"/>
    <w:rsid w:val="00CA39CA"/>
    <w:rsid w:val="00CA3CE9"/>
    <w:rsid w:val="00CA3E3E"/>
    <w:rsid w:val="00CA4A21"/>
    <w:rsid w:val="00CA56C4"/>
    <w:rsid w:val="00CA5F30"/>
    <w:rsid w:val="00CA65F6"/>
    <w:rsid w:val="00CA67FC"/>
    <w:rsid w:val="00CA6A1B"/>
    <w:rsid w:val="00CA6C20"/>
    <w:rsid w:val="00CA7362"/>
    <w:rsid w:val="00CA740E"/>
    <w:rsid w:val="00CA75C6"/>
    <w:rsid w:val="00CA7E3F"/>
    <w:rsid w:val="00CB0200"/>
    <w:rsid w:val="00CB07E5"/>
    <w:rsid w:val="00CB0A95"/>
    <w:rsid w:val="00CB1094"/>
    <w:rsid w:val="00CB1195"/>
    <w:rsid w:val="00CB1658"/>
    <w:rsid w:val="00CB18D3"/>
    <w:rsid w:val="00CB2050"/>
    <w:rsid w:val="00CB2062"/>
    <w:rsid w:val="00CB20D5"/>
    <w:rsid w:val="00CB2846"/>
    <w:rsid w:val="00CB2C2C"/>
    <w:rsid w:val="00CB2E24"/>
    <w:rsid w:val="00CB2F57"/>
    <w:rsid w:val="00CB31F1"/>
    <w:rsid w:val="00CB371F"/>
    <w:rsid w:val="00CB3B4F"/>
    <w:rsid w:val="00CB3FD3"/>
    <w:rsid w:val="00CB466E"/>
    <w:rsid w:val="00CB5BE7"/>
    <w:rsid w:val="00CB5D8A"/>
    <w:rsid w:val="00CB6003"/>
    <w:rsid w:val="00CB645A"/>
    <w:rsid w:val="00CB65D9"/>
    <w:rsid w:val="00CB69BB"/>
    <w:rsid w:val="00CB7003"/>
    <w:rsid w:val="00CB7290"/>
    <w:rsid w:val="00CB7399"/>
    <w:rsid w:val="00CB75FC"/>
    <w:rsid w:val="00CB76B3"/>
    <w:rsid w:val="00CB7780"/>
    <w:rsid w:val="00CB783F"/>
    <w:rsid w:val="00CC08D3"/>
    <w:rsid w:val="00CC0A5E"/>
    <w:rsid w:val="00CC139F"/>
    <w:rsid w:val="00CC1871"/>
    <w:rsid w:val="00CC1CAF"/>
    <w:rsid w:val="00CC1E53"/>
    <w:rsid w:val="00CC2B24"/>
    <w:rsid w:val="00CC369D"/>
    <w:rsid w:val="00CC3955"/>
    <w:rsid w:val="00CC39CF"/>
    <w:rsid w:val="00CC45E0"/>
    <w:rsid w:val="00CC4E2D"/>
    <w:rsid w:val="00CC4E5E"/>
    <w:rsid w:val="00CC5D84"/>
    <w:rsid w:val="00CC5E2D"/>
    <w:rsid w:val="00CC5F9F"/>
    <w:rsid w:val="00CC604A"/>
    <w:rsid w:val="00CC611D"/>
    <w:rsid w:val="00CC61A2"/>
    <w:rsid w:val="00CC6567"/>
    <w:rsid w:val="00CC681E"/>
    <w:rsid w:val="00CC689D"/>
    <w:rsid w:val="00CC7197"/>
    <w:rsid w:val="00CC7D07"/>
    <w:rsid w:val="00CD009E"/>
    <w:rsid w:val="00CD0E27"/>
    <w:rsid w:val="00CD1B3A"/>
    <w:rsid w:val="00CD227B"/>
    <w:rsid w:val="00CD24D1"/>
    <w:rsid w:val="00CD2A00"/>
    <w:rsid w:val="00CD33B1"/>
    <w:rsid w:val="00CD340D"/>
    <w:rsid w:val="00CD34B8"/>
    <w:rsid w:val="00CD410D"/>
    <w:rsid w:val="00CD41BB"/>
    <w:rsid w:val="00CD466B"/>
    <w:rsid w:val="00CD4ECA"/>
    <w:rsid w:val="00CD4F99"/>
    <w:rsid w:val="00CD5321"/>
    <w:rsid w:val="00CD5BFF"/>
    <w:rsid w:val="00CD6402"/>
    <w:rsid w:val="00CD6530"/>
    <w:rsid w:val="00CD6BC4"/>
    <w:rsid w:val="00CD6D54"/>
    <w:rsid w:val="00CD742A"/>
    <w:rsid w:val="00CD77D2"/>
    <w:rsid w:val="00CE056A"/>
    <w:rsid w:val="00CE09B7"/>
    <w:rsid w:val="00CE10EC"/>
    <w:rsid w:val="00CE161F"/>
    <w:rsid w:val="00CE191C"/>
    <w:rsid w:val="00CE29B9"/>
    <w:rsid w:val="00CE2A91"/>
    <w:rsid w:val="00CE2E4C"/>
    <w:rsid w:val="00CE36B8"/>
    <w:rsid w:val="00CE38BA"/>
    <w:rsid w:val="00CE3CAE"/>
    <w:rsid w:val="00CE426B"/>
    <w:rsid w:val="00CE48DB"/>
    <w:rsid w:val="00CE4F8F"/>
    <w:rsid w:val="00CE50F0"/>
    <w:rsid w:val="00CE5413"/>
    <w:rsid w:val="00CE5538"/>
    <w:rsid w:val="00CE59C6"/>
    <w:rsid w:val="00CE648D"/>
    <w:rsid w:val="00CE6726"/>
    <w:rsid w:val="00CE6E32"/>
    <w:rsid w:val="00CE7133"/>
    <w:rsid w:val="00CE7F44"/>
    <w:rsid w:val="00CF008D"/>
    <w:rsid w:val="00CF032B"/>
    <w:rsid w:val="00CF0B45"/>
    <w:rsid w:val="00CF0FF2"/>
    <w:rsid w:val="00CF12E0"/>
    <w:rsid w:val="00CF15C4"/>
    <w:rsid w:val="00CF1CBD"/>
    <w:rsid w:val="00CF2BC6"/>
    <w:rsid w:val="00CF2F4C"/>
    <w:rsid w:val="00CF338F"/>
    <w:rsid w:val="00CF37C6"/>
    <w:rsid w:val="00CF3AB3"/>
    <w:rsid w:val="00CF3D53"/>
    <w:rsid w:val="00CF3F8E"/>
    <w:rsid w:val="00CF4065"/>
    <w:rsid w:val="00CF40C9"/>
    <w:rsid w:val="00CF481F"/>
    <w:rsid w:val="00CF4B4E"/>
    <w:rsid w:val="00CF4BA4"/>
    <w:rsid w:val="00CF55D2"/>
    <w:rsid w:val="00CF56F1"/>
    <w:rsid w:val="00CF5898"/>
    <w:rsid w:val="00CF5E04"/>
    <w:rsid w:val="00CF5F61"/>
    <w:rsid w:val="00CF68E3"/>
    <w:rsid w:val="00CF6B0A"/>
    <w:rsid w:val="00CF714B"/>
    <w:rsid w:val="00CF71B0"/>
    <w:rsid w:val="00CF72DE"/>
    <w:rsid w:val="00CF77FB"/>
    <w:rsid w:val="00CF7A5B"/>
    <w:rsid w:val="00CF7F86"/>
    <w:rsid w:val="00D00465"/>
    <w:rsid w:val="00D009EC"/>
    <w:rsid w:val="00D014E8"/>
    <w:rsid w:val="00D01A36"/>
    <w:rsid w:val="00D026D0"/>
    <w:rsid w:val="00D042B0"/>
    <w:rsid w:val="00D04430"/>
    <w:rsid w:val="00D04BE6"/>
    <w:rsid w:val="00D0530F"/>
    <w:rsid w:val="00D05389"/>
    <w:rsid w:val="00D05A87"/>
    <w:rsid w:val="00D05AFA"/>
    <w:rsid w:val="00D05C8B"/>
    <w:rsid w:val="00D06187"/>
    <w:rsid w:val="00D061CD"/>
    <w:rsid w:val="00D06576"/>
    <w:rsid w:val="00D06B46"/>
    <w:rsid w:val="00D07107"/>
    <w:rsid w:val="00D074CB"/>
    <w:rsid w:val="00D07F48"/>
    <w:rsid w:val="00D10582"/>
    <w:rsid w:val="00D10835"/>
    <w:rsid w:val="00D11430"/>
    <w:rsid w:val="00D11446"/>
    <w:rsid w:val="00D11614"/>
    <w:rsid w:val="00D11769"/>
    <w:rsid w:val="00D1177B"/>
    <w:rsid w:val="00D119A9"/>
    <w:rsid w:val="00D11F6A"/>
    <w:rsid w:val="00D123D6"/>
    <w:rsid w:val="00D12E31"/>
    <w:rsid w:val="00D13293"/>
    <w:rsid w:val="00D132C6"/>
    <w:rsid w:val="00D13BA8"/>
    <w:rsid w:val="00D142BD"/>
    <w:rsid w:val="00D14408"/>
    <w:rsid w:val="00D14775"/>
    <w:rsid w:val="00D14A3C"/>
    <w:rsid w:val="00D14B66"/>
    <w:rsid w:val="00D14C28"/>
    <w:rsid w:val="00D14E51"/>
    <w:rsid w:val="00D15B23"/>
    <w:rsid w:val="00D16203"/>
    <w:rsid w:val="00D162EC"/>
    <w:rsid w:val="00D1642C"/>
    <w:rsid w:val="00D1683F"/>
    <w:rsid w:val="00D16AEE"/>
    <w:rsid w:val="00D174A0"/>
    <w:rsid w:val="00D175F4"/>
    <w:rsid w:val="00D17B3E"/>
    <w:rsid w:val="00D17FEF"/>
    <w:rsid w:val="00D2027B"/>
    <w:rsid w:val="00D20372"/>
    <w:rsid w:val="00D203B5"/>
    <w:rsid w:val="00D2052B"/>
    <w:rsid w:val="00D20DDA"/>
    <w:rsid w:val="00D21875"/>
    <w:rsid w:val="00D21B61"/>
    <w:rsid w:val="00D21ED7"/>
    <w:rsid w:val="00D22167"/>
    <w:rsid w:val="00D2216D"/>
    <w:rsid w:val="00D22782"/>
    <w:rsid w:val="00D23489"/>
    <w:rsid w:val="00D23562"/>
    <w:rsid w:val="00D236C6"/>
    <w:rsid w:val="00D2387C"/>
    <w:rsid w:val="00D23978"/>
    <w:rsid w:val="00D23D1C"/>
    <w:rsid w:val="00D24179"/>
    <w:rsid w:val="00D2444B"/>
    <w:rsid w:val="00D244DA"/>
    <w:rsid w:val="00D246EC"/>
    <w:rsid w:val="00D24725"/>
    <w:rsid w:val="00D248C0"/>
    <w:rsid w:val="00D24B4A"/>
    <w:rsid w:val="00D25353"/>
    <w:rsid w:val="00D25858"/>
    <w:rsid w:val="00D2591B"/>
    <w:rsid w:val="00D26244"/>
    <w:rsid w:val="00D2636F"/>
    <w:rsid w:val="00D267A6"/>
    <w:rsid w:val="00D26A20"/>
    <w:rsid w:val="00D2735F"/>
    <w:rsid w:val="00D27419"/>
    <w:rsid w:val="00D2782B"/>
    <w:rsid w:val="00D2789D"/>
    <w:rsid w:val="00D3048F"/>
    <w:rsid w:val="00D308C8"/>
    <w:rsid w:val="00D308CE"/>
    <w:rsid w:val="00D3092C"/>
    <w:rsid w:val="00D30A11"/>
    <w:rsid w:val="00D30A9C"/>
    <w:rsid w:val="00D30D0E"/>
    <w:rsid w:val="00D30F56"/>
    <w:rsid w:val="00D3100C"/>
    <w:rsid w:val="00D318FD"/>
    <w:rsid w:val="00D31DA3"/>
    <w:rsid w:val="00D31EE5"/>
    <w:rsid w:val="00D32341"/>
    <w:rsid w:val="00D32571"/>
    <w:rsid w:val="00D32819"/>
    <w:rsid w:val="00D3364E"/>
    <w:rsid w:val="00D33772"/>
    <w:rsid w:val="00D33954"/>
    <w:rsid w:val="00D33A10"/>
    <w:rsid w:val="00D33A1A"/>
    <w:rsid w:val="00D33F58"/>
    <w:rsid w:val="00D34BA4"/>
    <w:rsid w:val="00D34CDF"/>
    <w:rsid w:val="00D35008"/>
    <w:rsid w:val="00D35811"/>
    <w:rsid w:val="00D35853"/>
    <w:rsid w:val="00D35992"/>
    <w:rsid w:val="00D35A11"/>
    <w:rsid w:val="00D35C09"/>
    <w:rsid w:val="00D35E24"/>
    <w:rsid w:val="00D35ED3"/>
    <w:rsid w:val="00D3642B"/>
    <w:rsid w:val="00D3669A"/>
    <w:rsid w:val="00D36C96"/>
    <w:rsid w:val="00D37247"/>
    <w:rsid w:val="00D40315"/>
    <w:rsid w:val="00D408D4"/>
    <w:rsid w:val="00D4110C"/>
    <w:rsid w:val="00D41B32"/>
    <w:rsid w:val="00D41D93"/>
    <w:rsid w:val="00D422B6"/>
    <w:rsid w:val="00D42366"/>
    <w:rsid w:val="00D4279A"/>
    <w:rsid w:val="00D42BAE"/>
    <w:rsid w:val="00D43424"/>
    <w:rsid w:val="00D438AE"/>
    <w:rsid w:val="00D44679"/>
    <w:rsid w:val="00D44B8B"/>
    <w:rsid w:val="00D45018"/>
    <w:rsid w:val="00D45AA0"/>
    <w:rsid w:val="00D464EE"/>
    <w:rsid w:val="00D465FA"/>
    <w:rsid w:val="00D4665C"/>
    <w:rsid w:val="00D46A30"/>
    <w:rsid w:val="00D47096"/>
    <w:rsid w:val="00D47300"/>
    <w:rsid w:val="00D47B22"/>
    <w:rsid w:val="00D47CC2"/>
    <w:rsid w:val="00D5011C"/>
    <w:rsid w:val="00D50157"/>
    <w:rsid w:val="00D50B9F"/>
    <w:rsid w:val="00D50C37"/>
    <w:rsid w:val="00D51178"/>
    <w:rsid w:val="00D5129A"/>
    <w:rsid w:val="00D54AE1"/>
    <w:rsid w:val="00D54E06"/>
    <w:rsid w:val="00D5528C"/>
    <w:rsid w:val="00D5587D"/>
    <w:rsid w:val="00D55A74"/>
    <w:rsid w:val="00D57D29"/>
    <w:rsid w:val="00D57E2E"/>
    <w:rsid w:val="00D602DD"/>
    <w:rsid w:val="00D603C9"/>
    <w:rsid w:val="00D6051D"/>
    <w:rsid w:val="00D6091C"/>
    <w:rsid w:val="00D60B9B"/>
    <w:rsid w:val="00D60FAF"/>
    <w:rsid w:val="00D6122A"/>
    <w:rsid w:val="00D621BF"/>
    <w:rsid w:val="00D6268D"/>
    <w:rsid w:val="00D62B2E"/>
    <w:rsid w:val="00D62D3B"/>
    <w:rsid w:val="00D63CC7"/>
    <w:rsid w:val="00D641EB"/>
    <w:rsid w:val="00D642A4"/>
    <w:rsid w:val="00D64439"/>
    <w:rsid w:val="00D6454F"/>
    <w:rsid w:val="00D65441"/>
    <w:rsid w:val="00D657F5"/>
    <w:rsid w:val="00D65BA4"/>
    <w:rsid w:val="00D6613E"/>
    <w:rsid w:val="00D6632E"/>
    <w:rsid w:val="00D667F8"/>
    <w:rsid w:val="00D66CFE"/>
    <w:rsid w:val="00D66D08"/>
    <w:rsid w:val="00D6710E"/>
    <w:rsid w:val="00D67D81"/>
    <w:rsid w:val="00D703C5"/>
    <w:rsid w:val="00D705BB"/>
    <w:rsid w:val="00D707D2"/>
    <w:rsid w:val="00D70A57"/>
    <w:rsid w:val="00D719A9"/>
    <w:rsid w:val="00D72258"/>
    <w:rsid w:val="00D72810"/>
    <w:rsid w:val="00D73528"/>
    <w:rsid w:val="00D73577"/>
    <w:rsid w:val="00D73627"/>
    <w:rsid w:val="00D73ABD"/>
    <w:rsid w:val="00D73B56"/>
    <w:rsid w:val="00D73FC4"/>
    <w:rsid w:val="00D74638"/>
    <w:rsid w:val="00D74AC0"/>
    <w:rsid w:val="00D74D51"/>
    <w:rsid w:val="00D7518B"/>
    <w:rsid w:val="00D75B15"/>
    <w:rsid w:val="00D7605F"/>
    <w:rsid w:val="00D76B2A"/>
    <w:rsid w:val="00D7701A"/>
    <w:rsid w:val="00D77419"/>
    <w:rsid w:val="00D774B4"/>
    <w:rsid w:val="00D77979"/>
    <w:rsid w:val="00D77C71"/>
    <w:rsid w:val="00D77D24"/>
    <w:rsid w:val="00D77DCA"/>
    <w:rsid w:val="00D77EF7"/>
    <w:rsid w:val="00D8059B"/>
    <w:rsid w:val="00D80622"/>
    <w:rsid w:val="00D80923"/>
    <w:rsid w:val="00D80DB9"/>
    <w:rsid w:val="00D81654"/>
    <w:rsid w:val="00D81A6D"/>
    <w:rsid w:val="00D81AF4"/>
    <w:rsid w:val="00D82BCF"/>
    <w:rsid w:val="00D83171"/>
    <w:rsid w:val="00D835FA"/>
    <w:rsid w:val="00D83DFF"/>
    <w:rsid w:val="00D8413F"/>
    <w:rsid w:val="00D84353"/>
    <w:rsid w:val="00D8446F"/>
    <w:rsid w:val="00D8458B"/>
    <w:rsid w:val="00D850B3"/>
    <w:rsid w:val="00D85AD3"/>
    <w:rsid w:val="00D85BB3"/>
    <w:rsid w:val="00D85D77"/>
    <w:rsid w:val="00D876E4"/>
    <w:rsid w:val="00D878E2"/>
    <w:rsid w:val="00D90833"/>
    <w:rsid w:val="00D90E9C"/>
    <w:rsid w:val="00D916BA"/>
    <w:rsid w:val="00D91951"/>
    <w:rsid w:val="00D9196D"/>
    <w:rsid w:val="00D92CB3"/>
    <w:rsid w:val="00D92CFF"/>
    <w:rsid w:val="00D931C4"/>
    <w:rsid w:val="00D938E8"/>
    <w:rsid w:val="00D93AE1"/>
    <w:rsid w:val="00D93EFD"/>
    <w:rsid w:val="00D94701"/>
    <w:rsid w:val="00D9473B"/>
    <w:rsid w:val="00D95403"/>
    <w:rsid w:val="00D95EE0"/>
    <w:rsid w:val="00D96051"/>
    <w:rsid w:val="00D960D6"/>
    <w:rsid w:val="00D96838"/>
    <w:rsid w:val="00D969FF"/>
    <w:rsid w:val="00D96DF0"/>
    <w:rsid w:val="00D9729D"/>
    <w:rsid w:val="00D977F2"/>
    <w:rsid w:val="00D977F8"/>
    <w:rsid w:val="00D978DC"/>
    <w:rsid w:val="00DA079F"/>
    <w:rsid w:val="00DA0955"/>
    <w:rsid w:val="00DA1636"/>
    <w:rsid w:val="00DA1720"/>
    <w:rsid w:val="00DA1FF1"/>
    <w:rsid w:val="00DA2039"/>
    <w:rsid w:val="00DA302B"/>
    <w:rsid w:val="00DA3521"/>
    <w:rsid w:val="00DA3945"/>
    <w:rsid w:val="00DA3EBB"/>
    <w:rsid w:val="00DA4621"/>
    <w:rsid w:val="00DA52A6"/>
    <w:rsid w:val="00DA58D4"/>
    <w:rsid w:val="00DA60B0"/>
    <w:rsid w:val="00DA6629"/>
    <w:rsid w:val="00DA7032"/>
    <w:rsid w:val="00DA70BD"/>
    <w:rsid w:val="00DA73C0"/>
    <w:rsid w:val="00DA7923"/>
    <w:rsid w:val="00DA7AA7"/>
    <w:rsid w:val="00DA7C21"/>
    <w:rsid w:val="00DA7C6D"/>
    <w:rsid w:val="00DB0984"/>
    <w:rsid w:val="00DB0C7F"/>
    <w:rsid w:val="00DB0D85"/>
    <w:rsid w:val="00DB1778"/>
    <w:rsid w:val="00DB18B1"/>
    <w:rsid w:val="00DB1FC1"/>
    <w:rsid w:val="00DB26CA"/>
    <w:rsid w:val="00DB3042"/>
    <w:rsid w:val="00DB3149"/>
    <w:rsid w:val="00DB3233"/>
    <w:rsid w:val="00DB548E"/>
    <w:rsid w:val="00DB6000"/>
    <w:rsid w:val="00DB6142"/>
    <w:rsid w:val="00DB6174"/>
    <w:rsid w:val="00DB6338"/>
    <w:rsid w:val="00DB6973"/>
    <w:rsid w:val="00DB6D25"/>
    <w:rsid w:val="00DB701E"/>
    <w:rsid w:val="00DB738B"/>
    <w:rsid w:val="00DB7B6C"/>
    <w:rsid w:val="00DC03AD"/>
    <w:rsid w:val="00DC04FF"/>
    <w:rsid w:val="00DC05F5"/>
    <w:rsid w:val="00DC14E8"/>
    <w:rsid w:val="00DC1EDA"/>
    <w:rsid w:val="00DC258B"/>
    <w:rsid w:val="00DC2750"/>
    <w:rsid w:val="00DC2BC5"/>
    <w:rsid w:val="00DC3042"/>
    <w:rsid w:val="00DC36D5"/>
    <w:rsid w:val="00DC3B18"/>
    <w:rsid w:val="00DC40D8"/>
    <w:rsid w:val="00DC45AE"/>
    <w:rsid w:val="00DC4F62"/>
    <w:rsid w:val="00DC5864"/>
    <w:rsid w:val="00DC5DD7"/>
    <w:rsid w:val="00DC70C0"/>
    <w:rsid w:val="00DC70E6"/>
    <w:rsid w:val="00DC7221"/>
    <w:rsid w:val="00DC75CB"/>
    <w:rsid w:val="00DD0121"/>
    <w:rsid w:val="00DD0263"/>
    <w:rsid w:val="00DD0727"/>
    <w:rsid w:val="00DD0F8E"/>
    <w:rsid w:val="00DD10BC"/>
    <w:rsid w:val="00DD132B"/>
    <w:rsid w:val="00DD1B9F"/>
    <w:rsid w:val="00DD1D54"/>
    <w:rsid w:val="00DD1EA6"/>
    <w:rsid w:val="00DD1FCE"/>
    <w:rsid w:val="00DD229D"/>
    <w:rsid w:val="00DD27AF"/>
    <w:rsid w:val="00DD28E6"/>
    <w:rsid w:val="00DD2BA5"/>
    <w:rsid w:val="00DD2BCA"/>
    <w:rsid w:val="00DD2E1D"/>
    <w:rsid w:val="00DD3246"/>
    <w:rsid w:val="00DD32FC"/>
    <w:rsid w:val="00DD351F"/>
    <w:rsid w:val="00DD36C6"/>
    <w:rsid w:val="00DD4CAD"/>
    <w:rsid w:val="00DD4DCA"/>
    <w:rsid w:val="00DD52D1"/>
    <w:rsid w:val="00DD5B58"/>
    <w:rsid w:val="00DD64EF"/>
    <w:rsid w:val="00DD6651"/>
    <w:rsid w:val="00DD66F1"/>
    <w:rsid w:val="00DD6A35"/>
    <w:rsid w:val="00DD6A6C"/>
    <w:rsid w:val="00DD6CD6"/>
    <w:rsid w:val="00DD6D73"/>
    <w:rsid w:val="00DD734C"/>
    <w:rsid w:val="00DD7EDE"/>
    <w:rsid w:val="00DE0703"/>
    <w:rsid w:val="00DE1113"/>
    <w:rsid w:val="00DE1511"/>
    <w:rsid w:val="00DE1E11"/>
    <w:rsid w:val="00DE258F"/>
    <w:rsid w:val="00DE26C1"/>
    <w:rsid w:val="00DE2B93"/>
    <w:rsid w:val="00DE2BAF"/>
    <w:rsid w:val="00DE2F50"/>
    <w:rsid w:val="00DE2F91"/>
    <w:rsid w:val="00DE32B1"/>
    <w:rsid w:val="00DE35B7"/>
    <w:rsid w:val="00DE3813"/>
    <w:rsid w:val="00DE4275"/>
    <w:rsid w:val="00DE42B0"/>
    <w:rsid w:val="00DE48E6"/>
    <w:rsid w:val="00DE4921"/>
    <w:rsid w:val="00DE4CFD"/>
    <w:rsid w:val="00DE52D7"/>
    <w:rsid w:val="00DE5771"/>
    <w:rsid w:val="00DE57F8"/>
    <w:rsid w:val="00DE79C4"/>
    <w:rsid w:val="00DE7B4F"/>
    <w:rsid w:val="00DE7C5F"/>
    <w:rsid w:val="00DF023D"/>
    <w:rsid w:val="00DF03F7"/>
    <w:rsid w:val="00DF05F2"/>
    <w:rsid w:val="00DF0726"/>
    <w:rsid w:val="00DF0AD8"/>
    <w:rsid w:val="00DF0B7C"/>
    <w:rsid w:val="00DF0C4B"/>
    <w:rsid w:val="00DF0C5C"/>
    <w:rsid w:val="00DF13E3"/>
    <w:rsid w:val="00DF1A97"/>
    <w:rsid w:val="00DF1AB4"/>
    <w:rsid w:val="00DF1B0D"/>
    <w:rsid w:val="00DF2CAE"/>
    <w:rsid w:val="00DF3061"/>
    <w:rsid w:val="00DF309A"/>
    <w:rsid w:val="00DF3303"/>
    <w:rsid w:val="00DF4266"/>
    <w:rsid w:val="00DF449B"/>
    <w:rsid w:val="00DF4BAF"/>
    <w:rsid w:val="00DF4D37"/>
    <w:rsid w:val="00DF4DF2"/>
    <w:rsid w:val="00DF5EDB"/>
    <w:rsid w:val="00DF62C2"/>
    <w:rsid w:val="00DF6A75"/>
    <w:rsid w:val="00DF7D1B"/>
    <w:rsid w:val="00E00256"/>
    <w:rsid w:val="00E00681"/>
    <w:rsid w:val="00E00924"/>
    <w:rsid w:val="00E0103C"/>
    <w:rsid w:val="00E01EF2"/>
    <w:rsid w:val="00E020BB"/>
    <w:rsid w:val="00E020D9"/>
    <w:rsid w:val="00E02143"/>
    <w:rsid w:val="00E023A6"/>
    <w:rsid w:val="00E02419"/>
    <w:rsid w:val="00E024AA"/>
    <w:rsid w:val="00E0305E"/>
    <w:rsid w:val="00E03326"/>
    <w:rsid w:val="00E03444"/>
    <w:rsid w:val="00E034BB"/>
    <w:rsid w:val="00E0355E"/>
    <w:rsid w:val="00E035BE"/>
    <w:rsid w:val="00E03650"/>
    <w:rsid w:val="00E036E3"/>
    <w:rsid w:val="00E03717"/>
    <w:rsid w:val="00E04014"/>
    <w:rsid w:val="00E04715"/>
    <w:rsid w:val="00E047B8"/>
    <w:rsid w:val="00E04903"/>
    <w:rsid w:val="00E04C07"/>
    <w:rsid w:val="00E060D4"/>
    <w:rsid w:val="00E067BD"/>
    <w:rsid w:val="00E06960"/>
    <w:rsid w:val="00E06A6B"/>
    <w:rsid w:val="00E0788C"/>
    <w:rsid w:val="00E07CB5"/>
    <w:rsid w:val="00E10151"/>
    <w:rsid w:val="00E105CE"/>
    <w:rsid w:val="00E10682"/>
    <w:rsid w:val="00E108CD"/>
    <w:rsid w:val="00E10989"/>
    <w:rsid w:val="00E10E41"/>
    <w:rsid w:val="00E10F25"/>
    <w:rsid w:val="00E10FC9"/>
    <w:rsid w:val="00E1104E"/>
    <w:rsid w:val="00E117DA"/>
    <w:rsid w:val="00E11889"/>
    <w:rsid w:val="00E11E86"/>
    <w:rsid w:val="00E12454"/>
    <w:rsid w:val="00E12E2B"/>
    <w:rsid w:val="00E12E4F"/>
    <w:rsid w:val="00E13737"/>
    <w:rsid w:val="00E14116"/>
    <w:rsid w:val="00E1412E"/>
    <w:rsid w:val="00E14416"/>
    <w:rsid w:val="00E1563F"/>
    <w:rsid w:val="00E15A73"/>
    <w:rsid w:val="00E15AAA"/>
    <w:rsid w:val="00E15E5B"/>
    <w:rsid w:val="00E1638E"/>
    <w:rsid w:val="00E16643"/>
    <w:rsid w:val="00E168B7"/>
    <w:rsid w:val="00E16E47"/>
    <w:rsid w:val="00E17143"/>
    <w:rsid w:val="00E17E34"/>
    <w:rsid w:val="00E20012"/>
    <w:rsid w:val="00E20661"/>
    <w:rsid w:val="00E21426"/>
    <w:rsid w:val="00E216B1"/>
    <w:rsid w:val="00E217C3"/>
    <w:rsid w:val="00E21A8E"/>
    <w:rsid w:val="00E21CEC"/>
    <w:rsid w:val="00E21ECC"/>
    <w:rsid w:val="00E220F1"/>
    <w:rsid w:val="00E2263E"/>
    <w:rsid w:val="00E228F5"/>
    <w:rsid w:val="00E22931"/>
    <w:rsid w:val="00E2370A"/>
    <w:rsid w:val="00E23730"/>
    <w:rsid w:val="00E239CD"/>
    <w:rsid w:val="00E23AA9"/>
    <w:rsid w:val="00E23E4B"/>
    <w:rsid w:val="00E2533F"/>
    <w:rsid w:val="00E25821"/>
    <w:rsid w:val="00E25AF6"/>
    <w:rsid w:val="00E26303"/>
    <w:rsid w:val="00E272DB"/>
    <w:rsid w:val="00E273F5"/>
    <w:rsid w:val="00E27689"/>
    <w:rsid w:val="00E27A29"/>
    <w:rsid w:val="00E27D0C"/>
    <w:rsid w:val="00E27DD1"/>
    <w:rsid w:val="00E27FC9"/>
    <w:rsid w:val="00E301C3"/>
    <w:rsid w:val="00E30336"/>
    <w:rsid w:val="00E303C8"/>
    <w:rsid w:val="00E30DDC"/>
    <w:rsid w:val="00E30E1A"/>
    <w:rsid w:val="00E3121C"/>
    <w:rsid w:val="00E312C2"/>
    <w:rsid w:val="00E31C2B"/>
    <w:rsid w:val="00E31F8F"/>
    <w:rsid w:val="00E323D6"/>
    <w:rsid w:val="00E32584"/>
    <w:rsid w:val="00E325C2"/>
    <w:rsid w:val="00E32BDC"/>
    <w:rsid w:val="00E32E3C"/>
    <w:rsid w:val="00E331C0"/>
    <w:rsid w:val="00E334BC"/>
    <w:rsid w:val="00E338C1"/>
    <w:rsid w:val="00E33BAB"/>
    <w:rsid w:val="00E34403"/>
    <w:rsid w:val="00E349B6"/>
    <w:rsid w:val="00E34A2F"/>
    <w:rsid w:val="00E34C37"/>
    <w:rsid w:val="00E35102"/>
    <w:rsid w:val="00E3531A"/>
    <w:rsid w:val="00E354CB"/>
    <w:rsid w:val="00E35895"/>
    <w:rsid w:val="00E36C9C"/>
    <w:rsid w:val="00E36FFF"/>
    <w:rsid w:val="00E37071"/>
    <w:rsid w:val="00E3747E"/>
    <w:rsid w:val="00E37557"/>
    <w:rsid w:val="00E4053D"/>
    <w:rsid w:val="00E40C2B"/>
    <w:rsid w:val="00E40D36"/>
    <w:rsid w:val="00E40DE7"/>
    <w:rsid w:val="00E40F5A"/>
    <w:rsid w:val="00E410BD"/>
    <w:rsid w:val="00E412DE"/>
    <w:rsid w:val="00E4144C"/>
    <w:rsid w:val="00E41E54"/>
    <w:rsid w:val="00E41EF9"/>
    <w:rsid w:val="00E41FC2"/>
    <w:rsid w:val="00E42525"/>
    <w:rsid w:val="00E42C72"/>
    <w:rsid w:val="00E434B6"/>
    <w:rsid w:val="00E43D1A"/>
    <w:rsid w:val="00E43D60"/>
    <w:rsid w:val="00E43F66"/>
    <w:rsid w:val="00E4421A"/>
    <w:rsid w:val="00E44AF3"/>
    <w:rsid w:val="00E44DC2"/>
    <w:rsid w:val="00E44F0D"/>
    <w:rsid w:val="00E45004"/>
    <w:rsid w:val="00E45EA2"/>
    <w:rsid w:val="00E47172"/>
    <w:rsid w:val="00E47578"/>
    <w:rsid w:val="00E47892"/>
    <w:rsid w:val="00E479BB"/>
    <w:rsid w:val="00E50114"/>
    <w:rsid w:val="00E5052C"/>
    <w:rsid w:val="00E50E71"/>
    <w:rsid w:val="00E511E0"/>
    <w:rsid w:val="00E51B19"/>
    <w:rsid w:val="00E51F11"/>
    <w:rsid w:val="00E52EB1"/>
    <w:rsid w:val="00E52F2C"/>
    <w:rsid w:val="00E532E7"/>
    <w:rsid w:val="00E539FF"/>
    <w:rsid w:val="00E54311"/>
    <w:rsid w:val="00E546B7"/>
    <w:rsid w:val="00E54939"/>
    <w:rsid w:val="00E556ED"/>
    <w:rsid w:val="00E558D4"/>
    <w:rsid w:val="00E55D52"/>
    <w:rsid w:val="00E56580"/>
    <w:rsid w:val="00E566D1"/>
    <w:rsid w:val="00E56954"/>
    <w:rsid w:val="00E56FA4"/>
    <w:rsid w:val="00E570AD"/>
    <w:rsid w:val="00E57CC0"/>
    <w:rsid w:val="00E60BE5"/>
    <w:rsid w:val="00E61331"/>
    <w:rsid w:val="00E61971"/>
    <w:rsid w:val="00E61AB3"/>
    <w:rsid w:val="00E61C76"/>
    <w:rsid w:val="00E61CC5"/>
    <w:rsid w:val="00E61F86"/>
    <w:rsid w:val="00E6203F"/>
    <w:rsid w:val="00E62044"/>
    <w:rsid w:val="00E6221F"/>
    <w:rsid w:val="00E624F1"/>
    <w:rsid w:val="00E62CE1"/>
    <w:rsid w:val="00E632A9"/>
    <w:rsid w:val="00E6371D"/>
    <w:rsid w:val="00E64057"/>
    <w:rsid w:val="00E64132"/>
    <w:rsid w:val="00E6416A"/>
    <w:rsid w:val="00E64634"/>
    <w:rsid w:val="00E64764"/>
    <w:rsid w:val="00E64A76"/>
    <w:rsid w:val="00E65187"/>
    <w:rsid w:val="00E6586B"/>
    <w:rsid w:val="00E65B6A"/>
    <w:rsid w:val="00E66AFF"/>
    <w:rsid w:val="00E66F11"/>
    <w:rsid w:val="00E66F21"/>
    <w:rsid w:val="00E67184"/>
    <w:rsid w:val="00E671BB"/>
    <w:rsid w:val="00E67BF8"/>
    <w:rsid w:val="00E70E3B"/>
    <w:rsid w:val="00E712BF"/>
    <w:rsid w:val="00E7140A"/>
    <w:rsid w:val="00E71476"/>
    <w:rsid w:val="00E71ED7"/>
    <w:rsid w:val="00E724BD"/>
    <w:rsid w:val="00E729B3"/>
    <w:rsid w:val="00E73160"/>
    <w:rsid w:val="00E732D8"/>
    <w:rsid w:val="00E733AD"/>
    <w:rsid w:val="00E73AF8"/>
    <w:rsid w:val="00E74358"/>
    <w:rsid w:val="00E749E5"/>
    <w:rsid w:val="00E75212"/>
    <w:rsid w:val="00E753C9"/>
    <w:rsid w:val="00E7556F"/>
    <w:rsid w:val="00E756AA"/>
    <w:rsid w:val="00E75A94"/>
    <w:rsid w:val="00E75ECE"/>
    <w:rsid w:val="00E760FD"/>
    <w:rsid w:val="00E76219"/>
    <w:rsid w:val="00E764C6"/>
    <w:rsid w:val="00E7651B"/>
    <w:rsid w:val="00E76544"/>
    <w:rsid w:val="00E77348"/>
    <w:rsid w:val="00E7749C"/>
    <w:rsid w:val="00E777E7"/>
    <w:rsid w:val="00E77967"/>
    <w:rsid w:val="00E804F3"/>
    <w:rsid w:val="00E80A39"/>
    <w:rsid w:val="00E81369"/>
    <w:rsid w:val="00E817E2"/>
    <w:rsid w:val="00E81A61"/>
    <w:rsid w:val="00E81B06"/>
    <w:rsid w:val="00E8231A"/>
    <w:rsid w:val="00E8266F"/>
    <w:rsid w:val="00E826C6"/>
    <w:rsid w:val="00E82797"/>
    <w:rsid w:val="00E8309C"/>
    <w:rsid w:val="00E83414"/>
    <w:rsid w:val="00E83584"/>
    <w:rsid w:val="00E83930"/>
    <w:rsid w:val="00E83B13"/>
    <w:rsid w:val="00E83B96"/>
    <w:rsid w:val="00E840B3"/>
    <w:rsid w:val="00E84301"/>
    <w:rsid w:val="00E847F5"/>
    <w:rsid w:val="00E8591D"/>
    <w:rsid w:val="00E86574"/>
    <w:rsid w:val="00E86601"/>
    <w:rsid w:val="00E86988"/>
    <w:rsid w:val="00E87A0B"/>
    <w:rsid w:val="00E87A49"/>
    <w:rsid w:val="00E87E7B"/>
    <w:rsid w:val="00E87EAD"/>
    <w:rsid w:val="00E87FFA"/>
    <w:rsid w:val="00E90037"/>
    <w:rsid w:val="00E9063B"/>
    <w:rsid w:val="00E90794"/>
    <w:rsid w:val="00E90C7E"/>
    <w:rsid w:val="00E90E9C"/>
    <w:rsid w:val="00E9134F"/>
    <w:rsid w:val="00E91A48"/>
    <w:rsid w:val="00E91B5F"/>
    <w:rsid w:val="00E91F40"/>
    <w:rsid w:val="00E92089"/>
    <w:rsid w:val="00E926C6"/>
    <w:rsid w:val="00E92910"/>
    <w:rsid w:val="00E932EA"/>
    <w:rsid w:val="00E93682"/>
    <w:rsid w:val="00E93C68"/>
    <w:rsid w:val="00E93F07"/>
    <w:rsid w:val="00E942A0"/>
    <w:rsid w:val="00E94D39"/>
    <w:rsid w:val="00E95757"/>
    <w:rsid w:val="00E9580F"/>
    <w:rsid w:val="00E95C59"/>
    <w:rsid w:val="00E967E8"/>
    <w:rsid w:val="00E96910"/>
    <w:rsid w:val="00E96968"/>
    <w:rsid w:val="00E96C1A"/>
    <w:rsid w:val="00E97757"/>
    <w:rsid w:val="00EA00B4"/>
    <w:rsid w:val="00EA111C"/>
    <w:rsid w:val="00EA115F"/>
    <w:rsid w:val="00EA173F"/>
    <w:rsid w:val="00EA17BF"/>
    <w:rsid w:val="00EA1A2A"/>
    <w:rsid w:val="00EA1A6B"/>
    <w:rsid w:val="00EA1ACC"/>
    <w:rsid w:val="00EA1C00"/>
    <w:rsid w:val="00EA1E22"/>
    <w:rsid w:val="00EA23CC"/>
    <w:rsid w:val="00EA2BE5"/>
    <w:rsid w:val="00EA2E4D"/>
    <w:rsid w:val="00EA2E5F"/>
    <w:rsid w:val="00EA326E"/>
    <w:rsid w:val="00EA367E"/>
    <w:rsid w:val="00EA3B92"/>
    <w:rsid w:val="00EA3D0E"/>
    <w:rsid w:val="00EA3E83"/>
    <w:rsid w:val="00EA42E6"/>
    <w:rsid w:val="00EA469A"/>
    <w:rsid w:val="00EA4839"/>
    <w:rsid w:val="00EA4DCF"/>
    <w:rsid w:val="00EA4F0F"/>
    <w:rsid w:val="00EA50CD"/>
    <w:rsid w:val="00EA53B6"/>
    <w:rsid w:val="00EA59A3"/>
    <w:rsid w:val="00EA5C1D"/>
    <w:rsid w:val="00EA5F7D"/>
    <w:rsid w:val="00EA67DF"/>
    <w:rsid w:val="00EA6B8E"/>
    <w:rsid w:val="00EA6F53"/>
    <w:rsid w:val="00EA7064"/>
    <w:rsid w:val="00EA7071"/>
    <w:rsid w:val="00EA72BB"/>
    <w:rsid w:val="00EA7BAF"/>
    <w:rsid w:val="00EB0076"/>
    <w:rsid w:val="00EB0491"/>
    <w:rsid w:val="00EB0DAC"/>
    <w:rsid w:val="00EB0E4F"/>
    <w:rsid w:val="00EB145C"/>
    <w:rsid w:val="00EB1A68"/>
    <w:rsid w:val="00EB1D78"/>
    <w:rsid w:val="00EB23A1"/>
    <w:rsid w:val="00EB23A8"/>
    <w:rsid w:val="00EB2523"/>
    <w:rsid w:val="00EB25EF"/>
    <w:rsid w:val="00EB304F"/>
    <w:rsid w:val="00EB38A9"/>
    <w:rsid w:val="00EB41A7"/>
    <w:rsid w:val="00EB42C2"/>
    <w:rsid w:val="00EB46E9"/>
    <w:rsid w:val="00EB4B86"/>
    <w:rsid w:val="00EB53E6"/>
    <w:rsid w:val="00EB5E94"/>
    <w:rsid w:val="00EB5ECF"/>
    <w:rsid w:val="00EB66B1"/>
    <w:rsid w:val="00EB6AF0"/>
    <w:rsid w:val="00EB6E22"/>
    <w:rsid w:val="00EB6E82"/>
    <w:rsid w:val="00EB7061"/>
    <w:rsid w:val="00EB7198"/>
    <w:rsid w:val="00EB74D4"/>
    <w:rsid w:val="00EB7DC5"/>
    <w:rsid w:val="00EB7EC1"/>
    <w:rsid w:val="00EC0A64"/>
    <w:rsid w:val="00EC0BCD"/>
    <w:rsid w:val="00EC1069"/>
    <w:rsid w:val="00EC1374"/>
    <w:rsid w:val="00EC18B0"/>
    <w:rsid w:val="00EC1A8A"/>
    <w:rsid w:val="00EC21B7"/>
    <w:rsid w:val="00EC2847"/>
    <w:rsid w:val="00EC30EE"/>
    <w:rsid w:val="00EC3209"/>
    <w:rsid w:val="00EC3A1A"/>
    <w:rsid w:val="00EC3C62"/>
    <w:rsid w:val="00EC3F01"/>
    <w:rsid w:val="00EC41B7"/>
    <w:rsid w:val="00EC42FF"/>
    <w:rsid w:val="00EC46AA"/>
    <w:rsid w:val="00EC4F28"/>
    <w:rsid w:val="00EC501A"/>
    <w:rsid w:val="00EC521A"/>
    <w:rsid w:val="00EC5DDB"/>
    <w:rsid w:val="00EC63B2"/>
    <w:rsid w:val="00EC64F5"/>
    <w:rsid w:val="00EC66B3"/>
    <w:rsid w:val="00EC67A0"/>
    <w:rsid w:val="00EC71A8"/>
    <w:rsid w:val="00EC728C"/>
    <w:rsid w:val="00EC7ED7"/>
    <w:rsid w:val="00ED02D0"/>
    <w:rsid w:val="00ED0E0C"/>
    <w:rsid w:val="00ED1124"/>
    <w:rsid w:val="00ED11E7"/>
    <w:rsid w:val="00ED16F1"/>
    <w:rsid w:val="00ED1DC8"/>
    <w:rsid w:val="00ED2BCA"/>
    <w:rsid w:val="00ED2EE2"/>
    <w:rsid w:val="00ED2FB5"/>
    <w:rsid w:val="00ED3369"/>
    <w:rsid w:val="00ED3457"/>
    <w:rsid w:val="00ED3F08"/>
    <w:rsid w:val="00ED4384"/>
    <w:rsid w:val="00ED475F"/>
    <w:rsid w:val="00ED5333"/>
    <w:rsid w:val="00ED5DD9"/>
    <w:rsid w:val="00ED6631"/>
    <w:rsid w:val="00ED67F6"/>
    <w:rsid w:val="00ED69BA"/>
    <w:rsid w:val="00ED69CF"/>
    <w:rsid w:val="00ED6BD5"/>
    <w:rsid w:val="00ED6CFB"/>
    <w:rsid w:val="00ED74A2"/>
    <w:rsid w:val="00ED7838"/>
    <w:rsid w:val="00EE00DF"/>
    <w:rsid w:val="00EE06CE"/>
    <w:rsid w:val="00EE0768"/>
    <w:rsid w:val="00EE0A52"/>
    <w:rsid w:val="00EE0AF7"/>
    <w:rsid w:val="00EE0DA0"/>
    <w:rsid w:val="00EE1D71"/>
    <w:rsid w:val="00EE20F3"/>
    <w:rsid w:val="00EE246D"/>
    <w:rsid w:val="00EE24B4"/>
    <w:rsid w:val="00EE2AC2"/>
    <w:rsid w:val="00EE2D8E"/>
    <w:rsid w:val="00EE2F1D"/>
    <w:rsid w:val="00EE4385"/>
    <w:rsid w:val="00EE4652"/>
    <w:rsid w:val="00EE4886"/>
    <w:rsid w:val="00EE4C25"/>
    <w:rsid w:val="00EE623C"/>
    <w:rsid w:val="00EE6446"/>
    <w:rsid w:val="00EE6590"/>
    <w:rsid w:val="00EE6783"/>
    <w:rsid w:val="00EE684B"/>
    <w:rsid w:val="00EE6E10"/>
    <w:rsid w:val="00EE75B9"/>
    <w:rsid w:val="00EE77CB"/>
    <w:rsid w:val="00EF004F"/>
    <w:rsid w:val="00EF0B38"/>
    <w:rsid w:val="00EF1174"/>
    <w:rsid w:val="00EF119E"/>
    <w:rsid w:val="00EF13F4"/>
    <w:rsid w:val="00EF14B9"/>
    <w:rsid w:val="00EF15CD"/>
    <w:rsid w:val="00EF1C9A"/>
    <w:rsid w:val="00EF3945"/>
    <w:rsid w:val="00EF3F0D"/>
    <w:rsid w:val="00EF445D"/>
    <w:rsid w:val="00EF461F"/>
    <w:rsid w:val="00EF467A"/>
    <w:rsid w:val="00EF4908"/>
    <w:rsid w:val="00EF4C03"/>
    <w:rsid w:val="00EF506C"/>
    <w:rsid w:val="00EF5BFB"/>
    <w:rsid w:val="00EF5F69"/>
    <w:rsid w:val="00EF66FC"/>
    <w:rsid w:val="00EF6ED2"/>
    <w:rsid w:val="00EF7112"/>
    <w:rsid w:val="00EF73F4"/>
    <w:rsid w:val="00EF7E3B"/>
    <w:rsid w:val="00EF7EF4"/>
    <w:rsid w:val="00F000BF"/>
    <w:rsid w:val="00F00C56"/>
    <w:rsid w:val="00F0109E"/>
    <w:rsid w:val="00F026A4"/>
    <w:rsid w:val="00F0288B"/>
    <w:rsid w:val="00F02AC3"/>
    <w:rsid w:val="00F02D2F"/>
    <w:rsid w:val="00F04028"/>
    <w:rsid w:val="00F046E9"/>
    <w:rsid w:val="00F04746"/>
    <w:rsid w:val="00F04764"/>
    <w:rsid w:val="00F04A7B"/>
    <w:rsid w:val="00F054A3"/>
    <w:rsid w:val="00F054C4"/>
    <w:rsid w:val="00F05FE3"/>
    <w:rsid w:val="00F060AC"/>
    <w:rsid w:val="00F060B3"/>
    <w:rsid w:val="00F060C8"/>
    <w:rsid w:val="00F06245"/>
    <w:rsid w:val="00F067A6"/>
    <w:rsid w:val="00F06807"/>
    <w:rsid w:val="00F06C3B"/>
    <w:rsid w:val="00F06EE8"/>
    <w:rsid w:val="00F0709E"/>
    <w:rsid w:val="00F070BA"/>
    <w:rsid w:val="00F077D7"/>
    <w:rsid w:val="00F10096"/>
    <w:rsid w:val="00F10160"/>
    <w:rsid w:val="00F10171"/>
    <w:rsid w:val="00F1043D"/>
    <w:rsid w:val="00F1074B"/>
    <w:rsid w:val="00F10FF0"/>
    <w:rsid w:val="00F11A68"/>
    <w:rsid w:val="00F11AD9"/>
    <w:rsid w:val="00F11C9E"/>
    <w:rsid w:val="00F1201C"/>
    <w:rsid w:val="00F12114"/>
    <w:rsid w:val="00F129D8"/>
    <w:rsid w:val="00F12BCA"/>
    <w:rsid w:val="00F13053"/>
    <w:rsid w:val="00F132BA"/>
    <w:rsid w:val="00F133AF"/>
    <w:rsid w:val="00F13B21"/>
    <w:rsid w:val="00F13D76"/>
    <w:rsid w:val="00F13EAB"/>
    <w:rsid w:val="00F13ED4"/>
    <w:rsid w:val="00F1449C"/>
    <w:rsid w:val="00F14613"/>
    <w:rsid w:val="00F14F61"/>
    <w:rsid w:val="00F153EF"/>
    <w:rsid w:val="00F15A1E"/>
    <w:rsid w:val="00F15FF4"/>
    <w:rsid w:val="00F16C9A"/>
    <w:rsid w:val="00F17263"/>
    <w:rsid w:val="00F17972"/>
    <w:rsid w:val="00F200F3"/>
    <w:rsid w:val="00F2026F"/>
    <w:rsid w:val="00F204C8"/>
    <w:rsid w:val="00F208B4"/>
    <w:rsid w:val="00F20BFB"/>
    <w:rsid w:val="00F2133E"/>
    <w:rsid w:val="00F21C63"/>
    <w:rsid w:val="00F21D20"/>
    <w:rsid w:val="00F221AE"/>
    <w:rsid w:val="00F22501"/>
    <w:rsid w:val="00F2269C"/>
    <w:rsid w:val="00F229A2"/>
    <w:rsid w:val="00F2337B"/>
    <w:rsid w:val="00F23C1A"/>
    <w:rsid w:val="00F23F02"/>
    <w:rsid w:val="00F24083"/>
    <w:rsid w:val="00F247F3"/>
    <w:rsid w:val="00F24E2A"/>
    <w:rsid w:val="00F256DD"/>
    <w:rsid w:val="00F262B0"/>
    <w:rsid w:val="00F26F30"/>
    <w:rsid w:val="00F2703B"/>
    <w:rsid w:val="00F27899"/>
    <w:rsid w:val="00F27F3B"/>
    <w:rsid w:val="00F3000A"/>
    <w:rsid w:val="00F30066"/>
    <w:rsid w:val="00F3035A"/>
    <w:rsid w:val="00F305DF"/>
    <w:rsid w:val="00F306B4"/>
    <w:rsid w:val="00F30BF3"/>
    <w:rsid w:val="00F30C58"/>
    <w:rsid w:val="00F30F30"/>
    <w:rsid w:val="00F31296"/>
    <w:rsid w:val="00F31417"/>
    <w:rsid w:val="00F31490"/>
    <w:rsid w:val="00F31775"/>
    <w:rsid w:val="00F31DDB"/>
    <w:rsid w:val="00F32706"/>
    <w:rsid w:val="00F3282B"/>
    <w:rsid w:val="00F328C5"/>
    <w:rsid w:val="00F32C2A"/>
    <w:rsid w:val="00F32CA1"/>
    <w:rsid w:val="00F3309E"/>
    <w:rsid w:val="00F3318E"/>
    <w:rsid w:val="00F3366D"/>
    <w:rsid w:val="00F33855"/>
    <w:rsid w:val="00F33D47"/>
    <w:rsid w:val="00F33F43"/>
    <w:rsid w:val="00F343AB"/>
    <w:rsid w:val="00F346DF"/>
    <w:rsid w:val="00F34C0C"/>
    <w:rsid w:val="00F34CEC"/>
    <w:rsid w:val="00F34D93"/>
    <w:rsid w:val="00F34F78"/>
    <w:rsid w:val="00F354BB"/>
    <w:rsid w:val="00F355D6"/>
    <w:rsid w:val="00F35AF0"/>
    <w:rsid w:val="00F3732A"/>
    <w:rsid w:val="00F373F9"/>
    <w:rsid w:val="00F37548"/>
    <w:rsid w:val="00F37CDB"/>
    <w:rsid w:val="00F4011B"/>
    <w:rsid w:val="00F406CF"/>
    <w:rsid w:val="00F40958"/>
    <w:rsid w:val="00F40B6E"/>
    <w:rsid w:val="00F40E95"/>
    <w:rsid w:val="00F413A9"/>
    <w:rsid w:val="00F41A53"/>
    <w:rsid w:val="00F41E85"/>
    <w:rsid w:val="00F41F8A"/>
    <w:rsid w:val="00F426FF"/>
    <w:rsid w:val="00F42885"/>
    <w:rsid w:val="00F42920"/>
    <w:rsid w:val="00F42D92"/>
    <w:rsid w:val="00F42F3A"/>
    <w:rsid w:val="00F431C1"/>
    <w:rsid w:val="00F43293"/>
    <w:rsid w:val="00F44958"/>
    <w:rsid w:val="00F44C09"/>
    <w:rsid w:val="00F454DF"/>
    <w:rsid w:val="00F45AB5"/>
    <w:rsid w:val="00F45CFB"/>
    <w:rsid w:val="00F462D9"/>
    <w:rsid w:val="00F46E82"/>
    <w:rsid w:val="00F47147"/>
    <w:rsid w:val="00F471AA"/>
    <w:rsid w:val="00F474B9"/>
    <w:rsid w:val="00F5031F"/>
    <w:rsid w:val="00F50604"/>
    <w:rsid w:val="00F50CF9"/>
    <w:rsid w:val="00F50D3B"/>
    <w:rsid w:val="00F5120F"/>
    <w:rsid w:val="00F51BBD"/>
    <w:rsid w:val="00F51F4E"/>
    <w:rsid w:val="00F52935"/>
    <w:rsid w:val="00F529AE"/>
    <w:rsid w:val="00F52D90"/>
    <w:rsid w:val="00F53479"/>
    <w:rsid w:val="00F5347A"/>
    <w:rsid w:val="00F537A2"/>
    <w:rsid w:val="00F53955"/>
    <w:rsid w:val="00F53EB9"/>
    <w:rsid w:val="00F54B5D"/>
    <w:rsid w:val="00F54EB4"/>
    <w:rsid w:val="00F553C0"/>
    <w:rsid w:val="00F557FE"/>
    <w:rsid w:val="00F55C21"/>
    <w:rsid w:val="00F55CCC"/>
    <w:rsid w:val="00F55F9E"/>
    <w:rsid w:val="00F560EC"/>
    <w:rsid w:val="00F5619A"/>
    <w:rsid w:val="00F569AC"/>
    <w:rsid w:val="00F56ED6"/>
    <w:rsid w:val="00F57115"/>
    <w:rsid w:val="00F578AD"/>
    <w:rsid w:val="00F57B96"/>
    <w:rsid w:val="00F60012"/>
    <w:rsid w:val="00F614C2"/>
    <w:rsid w:val="00F61FB3"/>
    <w:rsid w:val="00F6200A"/>
    <w:rsid w:val="00F62065"/>
    <w:rsid w:val="00F624DD"/>
    <w:rsid w:val="00F632A3"/>
    <w:rsid w:val="00F6352E"/>
    <w:rsid w:val="00F635B5"/>
    <w:rsid w:val="00F63A8F"/>
    <w:rsid w:val="00F640BC"/>
    <w:rsid w:val="00F65738"/>
    <w:rsid w:val="00F658DD"/>
    <w:rsid w:val="00F65DCC"/>
    <w:rsid w:val="00F665DC"/>
    <w:rsid w:val="00F66B3D"/>
    <w:rsid w:val="00F66E88"/>
    <w:rsid w:val="00F67281"/>
    <w:rsid w:val="00F67938"/>
    <w:rsid w:val="00F701A3"/>
    <w:rsid w:val="00F701E1"/>
    <w:rsid w:val="00F70578"/>
    <w:rsid w:val="00F70793"/>
    <w:rsid w:val="00F710B1"/>
    <w:rsid w:val="00F71CA9"/>
    <w:rsid w:val="00F720EE"/>
    <w:rsid w:val="00F7241F"/>
    <w:rsid w:val="00F72BE5"/>
    <w:rsid w:val="00F72CB5"/>
    <w:rsid w:val="00F72F01"/>
    <w:rsid w:val="00F73272"/>
    <w:rsid w:val="00F73B6F"/>
    <w:rsid w:val="00F73C28"/>
    <w:rsid w:val="00F73FBD"/>
    <w:rsid w:val="00F7415E"/>
    <w:rsid w:val="00F74167"/>
    <w:rsid w:val="00F743E6"/>
    <w:rsid w:val="00F74F18"/>
    <w:rsid w:val="00F752AD"/>
    <w:rsid w:val="00F75A8D"/>
    <w:rsid w:val="00F75E02"/>
    <w:rsid w:val="00F765B6"/>
    <w:rsid w:val="00F76A6E"/>
    <w:rsid w:val="00F76B41"/>
    <w:rsid w:val="00F76E73"/>
    <w:rsid w:val="00F7767B"/>
    <w:rsid w:val="00F777C8"/>
    <w:rsid w:val="00F778B7"/>
    <w:rsid w:val="00F77F15"/>
    <w:rsid w:val="00F77FCA"/>
    <w:rsid w:val="00F77FDF"/>
    <w:rsid w:val="00F8053D"/>
    <w:rsid w:val="00F8073D"/>
    <w:rsid w:val="00F80880"/>
    <w:rsid w:val="00F809DD"/>
    <w:rsid w:val="00F826AF"/>
    <w:rsid w:val="00F83318"/>
    <w:rsid w:val="00F83677"/>
    <w:rsid w:val="00F8409F"/>
    <w:rsid w:val="00F84A86"/>
    <w:rsid w:val="00F85107"/>
    <w:rsid w:val="00F853E7"/>
    <w:rsid w:val="00F85D1C"/>
    <w:rsid w:val="00F85D73"/>
    <w:rsid w:val="00F85DA2"/>
    <w:rsid w:val="00F86936"/>
    <w:rsid w:val="00F875FD"/>
    <w:rsid w:val="00F90888"/>
    <w:rsid w:val="00F908B9"/>
    <w:rsid w:val="00F90A19"/>
    <w:rsid w:val="00F912F4"/>
    <w:rsid w:val="00F91409"/>
    <w:rsid w:val="00F91470"/>
    <w:rsid w:val="00F91A29"/>
    <w:rsid w:val="00F925FC"/>
    <w:rsid w:val="00F92778"/>
    <w:rsid w:val="00F92F2B"/>
    <w:rsid w:val="00F930F7"/>
    <w:rsid w:val="00F93893"/>
    <w:rsid w:val="00F93E31"/>
    <w:rsid w:val="00F941F9"/>
    <w:rsid w:val="00F9480B"/>
    <w:rsid w:val="00F94E91"/>
    <w:rsid w:val="00F95673"/>
    <w:rsid w:val="00F959A0"/>
    <w:rsid w:val="00F95C82"/>
    <w:rsid w:val="00F95E64"/>
    <w:rsid w:val="00F9636C"/>
    <w:rsid w:val="00F968F9"/>
    <w:rsid w:val="00F96978"/>
    <w:rsid w:val="00F96C7B"/>
    <w:rsid w:val="00F978BB"/>
    <w:rsid w:val="00F97B56"/>
    <w:rsid w:val="00FA06B4"/>
    <w:rsid w:val="00FA077C"/>
    <w:rsid w:val="00FA1016"/>
    <w:rsid w:val="00FA14F9"/>
    <w:rsid w:val="00FA1A8E"/>
    <w:rsid w:val="00FA1CBA"/>
    <w:rsid w:val="00FA201E"/>
    <w:rsid w:val="00FA236D"/>
    <w:rsid w:val="00FA293C"/>
    <w:rsid w:val="00FA2B68"/>
    <w:rsid w:val="00FA344B"/>
    <w:rsid w:val="00FA55AA"/>
    <w:rsid w:val="00FA578E"/>
    <w:rsid w:val="00FA60A0"/>
    <w:rsid w:val="00FA62E2"/>
    <w:rsid w:val="00FA65C8"/>
    <w:rsid w:val="00FA68F1"/>
    <w:rsid w:val="00FA691E"/>
    <w:rsid w:val="00FA780B"/>
    <w:rsid w:val="00FA7F89"/>
    <w:rsid w:val="00FB0263"/>
    <w:rsid w:val="00FB04D7"/>
    <w:rsid w:val="00FB05FF"/>
    <w:rsid w:val="00FB0675"/>
    <w:rsid w:val="00FB076A"/>
    <w:rsid w:val="00FB0980"/>
    <w:rsid w:val="00FB0C1B"/>
    <w:rsid w:val="00FB0E61"/>
    <w:rsid w:val="00FB0F1F"/>
    <w:rsid w:val="00FB160C"/>
    <w:rsid w:val="00FB1614"/>
    <w:rsid w:val="00FB1A75"/>
    <w:rsid w:val="00FB1AB2"/>
    <w:rsid w:val="00FB21D5"/>
    <w:rsid w:val="00FB2366"/>
    <w:rsid w:val="00FB2690"/>
    <w:rsid w:val="00FB29CD"/>
    <w:rsid w:val="00FB386C"/>
    <w:rsid w:val="00FB3ECE"/>
    <w:rsid w:val="00FB4584"/>
    <w:rsid w:val="00FB48C2"/>
    <w:rsid w:val="00FB4C0F"/>
    <w:rsid w:val="00FB4C3E"/>
    <w:rsid w:val="00FB52CE"/>
    <w:rsid w:val="00FB578C"/>
    <w:rsid w:val="00FB57F8"/>
    <w:rsid w:val="00FB5E73"/>
    <w:rsid w:val="00FB626E"/>
    <w:rsid w:val="00FB654A"/>
    <w:rsid w:val="00FB683D"/>
    <w:rsid w:val="00FB6A13"/>
    <w:rsid w:val="00FB71A5"/>
    <w:rsid w:val="00FB73C1"/>
    <w:rsid w:val="00FB74F1"/>
    <w:rsid w:val="00FB7854"/>
    <w:rsid w:val="00FB7974"/>
    <w:rsid w:val="00FB7ACA"/>
    <w:rsid w:val="00FC0BD1"/>
    <w:rsid w:val="00FC11CD"/>
    <w:rsid w:val="00FC1239"/>
    <w:rsid w:val="00FC1350"/>
    <w:rsid w:val="00FC1789"/>
    <w:rsid w:val="00FC268A"/>
    <w:rsid w:val="00FC29BF"/>
    <w:rsid w:val="00FC329A"/>
    <w:rsid w:val="00FC346A"/>
    <w:rsid w:val="00FC3B60"/>
    <w:rsid w:val="00FC44C7"/>
    <w:rsid w:val="00FC45F8"/>
    <w:rsid w:val="00FC49ED"/>
    <w:rsid w:val="00FC4C22"/>
    <w:rsid w:val="00FC4D4F"/>
    <w:rsid w:val="00FC52D6"/>
    <w:rsid w:val="00FC5B65"/>
    <w:rsid w:val="00FC5CF0"/>
    <w:rsid w:val="00FC5EF9"/>
    <w:rsid w:val="00FC60DD"/>
    <w:rsid w:val="00FC697B"/>
    <w:rsid w:val="00FC6D84"/>
    <w:rsid w:val="00FC7285"/>
    <w:rsid w:val="00FC7715"/>
    <w:rsid w:val="00FC7D5F"/>
    <w:rsid w:val="00FD01A6"/>
    <w:rsid w:val="00FD01CF"/>
    <w:rsid w:val="00FD023A"/>
    <w:rsid w:val="00FD0D2B"/>
    <w:rsid w:val="00FD2018"/>
    <w:rsid w:val="00FD2127"/>
    <w:rsid w:val="00FD2347"/>
    <w:rsid w:val="00FD27AD"/>
    <w:rsid w:val="00FD2E8F"/>
    <w:rsid w:val="00FD2FEF"/>
    <w:rsid w:val="00FD3623"/>
    <w:rsid w:val="00FD36C8"/>
    <w:rsid w:val="00FD41ED"/>
    <w:rsid w:val="00FD4C5B"/>
    <w:rsid w:val="00FD4E2C"/>
    <w:rsid w:val="00FD5F7D"/>
    <w:rsid w:val="00FD612A"/>
    <w:rsid w:val="00FD6655"/>
    <w:rsid w:val="00FD6C13"/>
    <w:rsid w:val="00FD6CA1"/>
    <w:rsid w:val="00FD7725"/>
    <w:rsid w:val="00FE00A6"/>
    <w:rsid w:val="00FE0704"/>
    <w:rsid w:val="00FE0AEE"/>
    <w:rsid w:val="00FE0B8B"/>
    <w:rsid w:val="00FE0C2C"/>
    <w:rsid w:val="00FE1706"/>
    <w:rsid w:val="00FE18A5"/>
    <w:rsid w:val="00FE198A"/>
    <w:rsid w:val="00FE21D2"/>
    <w:rsid w:val="00FE2866"/>
    <w:rsid w:val="00FE29BE"/>
    <w:rsid w:val="00FE2CFD"/>
    <w:rsid w:val="00FE2E9B"/>
    <w:rsid w:val="00FE3430"/>
    <w:rsid w:val="00FE3B8C"/>
    <w:rsid w:val="00FE3C7C"/>
    <w:rsid w:val="00FE4211"/>
    <w:rsid w:val="00FE4C25"/>
    <w:rsid w:val="00FE4C46"/>
    <w:rsid w:val="00FE5C05"/>
    <w:rsid w:val="00FE663D"/>
    <w:rsid w:val="00FE7350"/>
    <w:rsid w:val="00FE7870"/>
    <w:rsid w:val="00FE7C6D"/>
    <w:rsid w:val="00FE7C72"/>
    <w:rsid w:val="00FF0156"/>
    <w:rsid w:val="00FF036D"/>
    <w:rsid w:val="00FF045B"/>
    <w:rsid w:val="00FF1346"/>
    <w:rsid w:val="00FF1351"/>
    <w:rsid w:val="00FF16B6"/>
    <w:rsid w:val="00FF219C"/>
    <w:rsid w:val="00FF26DA"/>
    <w:rsid w:val="00FF2767"/>
    <w:rsid w:val="00FF2AA4"/>
    <w:rsid w:val="00FF2E90"/>
    <w:rsid w:val="00FF3150"/>
    <w:rsid w:val="00FF361D"/>
    <w:rsid w:val="00FF4327"/>
    <w:rsid w:val="00FF43FB"/>
    <w:rsid w:val="00FF4B3B"/>
    <w:rsid w:val="00FF4F27"/>
    <w:rsid w:val="00FF525E"/>
    <w:rsid w:val="00FF52EF"/>
    <w:rsid w:val="00FF5583"/>
    <w:rsid w:val="00FF55D8"/>
    <w:rsid w:val="00FF5760"/>
    <w:rsid w:val="00FF5E51"/>
    <w:rsid w:val="00FF63C5"/>
    <w:rsid w:val="00FF64FB"/>
    <w:rsid w:val="00FF67B6"/>
    <w:rsid w:val="00FF6C75"/>
    <w:rsid w:val="00FF71D4"/>
    <w:rsid w:val="00FF74B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CFF85"/>
  <w15:docId w15:val="{E56DB33E-7AFF-441A-B5A4-4530B386A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CA"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7FE"/>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outlineLvl w:val="5"/>
    </w:pPr>
    <w:rPr>
      <w:i/>
      <w:color w:val="595959"/>
    </w:rPr>
  </w:style>
  <w:style w:type="paragraph" w:styleId="Heading7">
    <w:name w:val="heading 7"/>
    <w:basedOn w:val="Normal"/>
    <w:next w:val="Normal"/>
    <w:link w:val="Heading7Char"/>
    <w:uiPriority w:val="9"/>
    <w:unhideWhenUsed/>
    <w:qFormat/>
    <w:rsid w:val="00144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144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4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4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44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44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44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44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CD2"/>
    <w:rPr>
      <w:rFonts w:eastAsiaTheme="majorEastAsia" w:cstheme="majorBidi"/>
      <w:color w:val="272727" w:themeColor="text1" w:themeTint="D8"/>
    </w:rPr>
  </w:style>
  <w:style w:type="character" w:customStyle="1" w:styleId="TitleChar">
    <w:name w:val="Title Char"/>
    <w:basedOn w:val="DefaultParagraphFont"/>
    <w:link w:val="Title"/>
    <w:uiPriority w:val="10"/>
    <w:rsid w:val="00144CD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44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CD2"/>
    <w:pPr>
      <w:spacing w:before="160"/>
      <w:jc w:val="center"/>
    </w:pPr>
    <w:rPr>
      <w:i/>
      <w:iCs/>
      <w:color w:val="404040" w:themeColor="text1" w:themeTint="BF"/>
    </w:rPr>
  </w:style>
  <w:style w:type="character" w:customStyle="1" w:styleId="QuoteChar">
    <w:name w:val="Quote Char"/>
    <w:basedOn w:val="DefaultParagraphFont"/>
    <w:link w:val="Quote"/>
    <w:uiPriority w:val="29"/>
    <w:rsid w:val="00144CD2"/>
    <w:rPr>
      <w:i/>
      <w:iCs/>
      <w:color w:val="404040" w:themeColor="text1" w:themeTint="BF"/>
    </w:rPr>
  </w:style>
  <w:style w:type="paragraph" w:styleId="ListParagraph">
    <w:name w:val="List Paragraph"/>
    <w:basedOn w:val="Normal"/>
    <w:uiPriority w:val="34"/>
    <w:qFormat/>
    <w:rsid w:val="00144CD2"/>
    <w:pPr>
      <w:ind w:left="720"/>
      <w:contextualSpacing/>
    </w:pPr>
  </w:style>
  <w:style w:type="character" w:styleId="IntenseEmphasis">
    <w:name w:val="Intense Emphasis"/>
    <w:basedOn w:val="DefaultParagraphFont"/>
    <w:uiPriority w:val="21"/>
    <w:qFormat/>
    <w:rsid w:val="00144CD2"/>
    <w:rPr>
      <w:i/>
      <w:iCs/>
      <w:color w:val="0F4761" w:themeColor="accent1" w:themeShade="BF"/>
    </w:rPr>
  </w:style>
  <w:style w:type="paragraph" w:styleId="IntenseQuote">
    <w:name w:val="Intense Quote"/>
    <w:basedOn w:val="Normal"/>
    <w:next w:val="Normal"/>
    <w:link w:val="IntenseQuoteChar"/>
    <w:uiPriority w:val="30"/>
    <w:qFormat/>
    <w:rsid w:val="00144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CD2"/>
    <w:rPr>
      <w:i/>
      <w:iCs/>
      <w:color w:val="0F4761" w:themeColor="accent1" w:themeShade="BF"/>
    </w:rPr>
  </w:style>
  <w:style w:type="character" w:styleId="IntenseReference">
    <w:name w:val="Intense Reference"/>
    <w:basedOn w:val="DefaultParagraphFont"/>
    <w:uiPriority w:val="32"/>
    <w:qFormat/>
    <w:rsid w:val="00144CD2"/>
    <w:rPr>
      <w:b/>
      <w:bCs/>
      <w:smallCaps/>
      <w:color w:val="0F4761" w:themeColor="accent1" w:themeShade="BF"/>
      <w:spacing w:val="5"/>
    </w:rPr>
  </w:style>
  <w:style w:type="character" w:styleId="Hyperlink">
    <w:name w:val="Hyperlink"/>
    <w:basedOn w:val="DefaultParagraphFont"/>
    <w:uiPriority w:val="99"/>
    <w:unhideWhenUsed/>
    <w:rsid w:val="0023060B"/>
    <w:rPr>
      <w:color w:val="467886" w:themeColor="hyperlink"/>
      <w:u w:val="single"/>
    </w:rPr>
  </w:style>
  <w:style w:type="character" w:styleId="UnresolvedMention">
    <w:name w:val="Unresolved Mention"/>
    <w:basedOn w:val="DefaultParagraphFont"/>
    <w:uiPriority w:val="99"/>
    <w:semiHidden/>
    <w:unhideWhenUsed/>
    <w:rsid w:val="0023060B"/>
    <w:rPr>
      <w:color w:val="605E5C"/>
      <w:shd w:val="clear" w:color="auto" w:fill="E1DFDD"/>
    </w:rPr>
  </w:style>
  <w:style w:type="paragraph" w:styleId="Header">
    <w:name w:val="header"/>
    <w:basedOn w:val="Normal"/>
    <w:link w:val="HeaderChar"/>
    <w:uiPriority w:val="99"/>
    <w:unhideWhenUsed/>
    <w:rsid w:val="004717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7D4"/>
  </w:style>
  <w:style w:type="paragraph" w:styleId="Footer">
    <w:name w:val="footer"/>
    <w:basedOn w:val="Normal"/>
    <w:link w:val="FooterChar"/>
    <w:uiPriority w:val="99"/>
    <w:unhideWhenUsed/>
    <w:rsid w:val="00F63C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C92"/>
  </w:style>
  <w:style w:type="table" w:styleId="TableGrid">
    <w:name w:val="Table Grid"/>
    <w:basedOn w:val="TableNormal"/>
    <w:uiPriority w:val="39"/>
    <w:rsid w:val="00F63C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63C92"/>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324A17"/>
    <w:rPr>
      <w:sz w:val="16"/>
      <w:szCs w:val="16"/>
    </w:rPr>
  </w:style>
  <w:style w:type="paragraph" w:styleId="CommentText">
    <w:name w:val="annotation text"/>
    <w:basedOn w:val="Normal"/>
    <w:link w:val="CommentTextChar"/>
    <w:uiPriority w:val="99"/>
    <w:unhideWhenUsed/>
    <w:rsid w:val="00324A17"/>
    <w:pPr>
      <w:spacing w:line="240" w:lineRule="auto"/>
    </w:pPr>
    <w:rPr>
      <w:sz w:val="20"/>
      <w:szCs w:val="20"/>
    </w:rPr>
  </w:style>
  <w:style w:type="character" w:customStyle="1" w:styleId="CommentTextChar">
    <w:name w:val="Comment Text Char"/>
    <w:basedOn w:val="DefaultParagraphFont"/>
    <w:link w:val="CommentText"/>
    <w:uiPriority w:val="99"/>
    <w:rsid w:val="00324A17"/>
    <w:rPr>
      <w:sz w:val="20"/>
      <w:szCs w:val="20"/>
    </w:rPr>
  </w:style>
  <w:style w:type="paragraph" w:styleId="CommentSubject">
    <w:name w:val="annotation subject"/>
    <w:basedOn w:val="CommentText"/>
    <w:next w:val="CommentText"/>
    <w:link w:val="CommentSubjectChar"/>
    <w:uiPriority w:val="99"/>
    <w:semiHidden/>
    <w:unhideWhenUsed/>
    <w:rsid w:val="00324A17"/>
    <w:rPr>
      <w:b/>
      <w:bCs/>
    </w:rPr>
  </w:style>
  <w:style w:type="character" w:customStyle="1" w:styleId="CommentSubjectChar">
    <w:name w:val="Comment Subject Char"/>
    <w:basedOn w:val="CommentTextChar"/>
    <w:link w:val="CommentSubject"/>
    <w:uiPriority w:val="99"/>
    <w:semiHidden/>
    <w:rsid w:val="00324A17"/>
    <w:rPr>
      <w:b/>
      <w:bCs/>
      <w:sz w:val="20"/>
      <w:szCs w:val="20"/>
    </w:rPr>
  </w:style>
  <w:style w:type="character" w:styleId="PlaceholderText">
    <w:name w:val="Placeholder Text"/>
    <w:basedOn w:val="DefaultParagraphFont"/>
    <w:uiPriority w:val="99"/>
    <w:semiHidden/>
    <w:rsid w:val="00ED78CC"/>
    <w:rPr>
      <w:color w:val="666666"/>
    </w:rPr>
  </w:style>
  <w:style w:type="paragraph" w:customStyle="1" w:styleId="Titretable">
    <w:name w:val="Titre table"/>
    <w:basedOn w:val="Normal"/>
    <w:next w:val="Normal"/>
    <w:rsid w:val="00725331"/>
    <w:pPr>
      <w:pageBreakBefore/>
      <w:spacing w:before="60" w:after="60" w:line="240" w:lineRule="auto"/>
      <w:jc w:val="center"/>
    </w:pPr>
    <w:rPr>
      <w:rFonts w:ascii="Verdana" w:eastAsia="Times New Roman" w:hAnsi="Verdana" w:cs="Times New Roman"/>
      <w:b/>
      <w:color w:val="5090C8"/>
      <w:sz w:val="28"/>
      <w:szCs w:val="20"/>
      <w:lang w:val="en-US" w:eastAsia="fr-FR"/>
    </w:rPr>
  </w:style>
  <w:style w:type="paragraph" w:customStyle="1" w:styleId="Tableau1religne">
    <w:name w:val="Tableau 1ère ligne"/>
    <w:basedOn w:val="Normal"/>
    <w:rsid w:val="00725331"/>
    <w:pPr>
      <w:spacing w:before="60" w:after="60" w:line="240" w:lineRule="auto"/>
      <w:jc w:val="center"/>
    </w:pPr>
    <w:rPr>
      <w:rFonts w:ascii="Verdana" w:eastAsia="Times New Roman" w:hAnsi="Verdana" w:cs="Times New Roman"/>
      <w:b/>
      <w:color w:val="5090C8"/>
      <w:sz w:val="20"/>
      <w:szCs w:val="20"/>
      <w:lang w:val="en-US" w:eastAsia="fr-FR"/>
    </w:rPr>
  </w:style>
  <w:style w:type="paragraph" w:styleId="Subtitle">
    <w:name w:val="Subtitle"/>
    <w:basedOn w:val="Normal"/>
    <w:next w:val="Normal"/>
    <w:link w:val="SubtitleChar"/>
    <w:uiPriority w:val="11"/>
    <w:qFormat/>
    <w:rPr>
      <w:color w:val="595959"/>
      <w:sz w:val="28"/>
      <w:szCs w:val="28"/>
    </w:r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pPr>
      <w:spacing w:after="0" w:line="240" w:lineRule="auto"/>
    </w:pPr>
    <w:tblPr>
      <w:tblStyleRowBandSize w:val="1"/>
      <w:tblStyleColBandSize w:val="1"/>
    </w:tblPr>
  </w:style>
  <w:style w:type="table" w:customStyle="1" w:styleId="7">
    <w:name w:val="7"/>
    <w:basedOn w:val="TableNormal"/>
    <w:pPr>
      <w:spacing w:after="0" w:line="240" w:lineRule="auto"/>
    </w:pPr>
    <w:tblPr>
      <w:tblStyleRowBandSize w:val="1"/>
      <w:tblStyleColBandSize w:val="1"/>
    </w:tbl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Revision">
    <w:name w:val="Revision"/>
    <w:hidden/>
    <w:uiPriority w:val="99"/>
    <w:semiHidden/>
    <w:rsid w:val="00D4279A"/>
    <w:pPr>
      <w:spacing w:after="0" w:line="240" w:lineRule="auto"/>
    </w:pPr>
  </w:style>
  <w:style w:type="paragraph" w:customStyle="1" w:styleId="Default">
    <w:name w:val="Default"/>
    <w:rsid w:val="00014426"/>
    <w:pPr>
      <w:autoSpaceDE w:val="0"/>
      <w:autoSpaceDN w:val="0"/>
      <w:adjustRightInd w:val="0"/>
      <w:spacing w:after="0" w:line="240" w:lineRule="auto"/>
    </w:pPr>
    <w:rPr>
      <w:rFonts w:ascii="Verdana" w:hAnsi="Verdana" w:cs="Verdana"/>
      <w:color w:val="000000"/>
      <w:sz w:val="24"/>
      <w:szCs w:val="24"/>
      <w:lang w:val="en-US"/>
    </w:rPr>
  </w:style>
  <w:style w:type="character" w:styleId="FollowedHyperlink">
    <w:name w:val="FollowedHyperlink"/>
    <w:basedOn w:val="DefaultParagraphFont"/>
    <w:uiPriority w:val="99"/>
    <w:semiHidden/>
    <w:unhideWhenUsed/>
    <w:rsid w:val="004D5E30"/>
    <w:rPr>
      <w:color w:val="96607D" w:themeColor="followedHyperlink"/>
      <w:u w:val="single"/>
    </w:rPr>
  </w:style>
  <w:style w:type="paragraph" w:styleId="NormalWeb">
    <w:name w:val="Normal (Web)"/>
    <w:basedOn w:val="Normal"/>
    <w:uiPriority w:val="99"/>
    <w:semiHidden/>
    <w:unhideWhenUsed/>
    <w:rsid w:val="002F15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74514">
      <w:bodyDiv w:val="1"/>
      <w:marLeft w:val="0"/>
      <w:marRight w:val="0"/>
      <w:marTop w:val="0"/>
      <w:marBottom w:val="0"/>
      <w:divBdr>
        <w:top w:val="none" w:sz="0" w:space="0" w:color="auto"/>
        <w:left w:val="none" w:sz="0" w:space="0" w:color="auto"/>
        <w:bottom w:val="none" w:sz="0" w:space="0" w:color="auto"/>
        <w:right w:val="none" w:sz="0" w:space="0" w:color="auto"/>
      </w:divBdr>
      <w:divsChild>
        <w:div w:id="785462759">
          <w:marLeft w:val="0"/>
          <w:marRight w:val="0"/>
          <w:marTop w:val="0"/>
          <w:marBottom w:val="0"/>
          <w:divBdr>
            <w:top w:val="none" w:sz="0" w:space="0" w:color="auto"/>
            <w:left w:val="none" w:sz="0" w:space="0" w:color="auto"/>
            <w:bottom w:val="none" w:sz="0" w:space="0" w:color="auto"/>
            <w:right w:val="none" w:sz="0" w:space="0" w:color="auto"/>
          </w:divBdr>
        </w:div>
        <w:div w:id="1607999518">
          <w:marLeft w:val="0"/>
          <w:marRight w:val="0"/>
          <w:marTop w:val="0"/>
          <w:marBottom w:val="0"/>
          <w:divBdr>
            <w:top w:val="none" w:sz="0" w:space="0" w:color="auto"/>
            <w:left w:val="none" w:sz="0" w:space="0" w:color="auto"/>
            <w:bottom w:val="none" w:sz="0" w:space="0" w:color="auto"/>
            <w:right w:val="none" w:sz="0" w:space="0" w:color="auto"/>
          </w:divBdr>
          <w:divsChild>
            <w:div w:id="1685086944">
              <w:marLeft w:val="0"/>
              <w:marRight w:val="0"/>
              <w:marTop w:val="0"/>
              <w:marBottom w:val="0"/>
              <w:divBdr>
                <w:top w:val="none" w:sz="0" w:space="0" w:color="auto"/>
                <w:left w:val="none" w:sz="0" w:space="0" w:color="auto"/>
                <w:bottom w:val="none" w:sz="0" w:space="0" w:color="auto"/>
                <w:right w:val="none" w:sz="0" w:space="0" w:color="auto"/>
              </w:divBdr>
            </w:div>
            <w:div w:id="212915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169655">
      <w:bodyDiv w:val="1"/>
      <w:marLeft w:val="0"/>
      <w:marRight w:val="0"/>
      <w:marTop w:val="0"/>
      <w:marBottom w:val="0"/>
      <w:divBdr>
        <w:top w:val="none" w:sz="0" w:space="0" w:color="auto"/>
        <w:left w:val="none" w:sz="0" w:space="0" w:color="auto"/>
        <w:bottom w:val="none" w:sz="0" w:space="0" w:color="auto"/>
        <w:right w:val="none" w:sz="0" w:space="0" w:color="auto"/>
      </w:divBdr>
    </w:div>
    <w:div w:id="487208040">
      <w:bodyDiv w:val="1"/>
      <w:marLeft w:val="0"/>
      <w:marRight w:val="0"/>
      <w:marTop w:val="0"/>
      <w:marBottom w:val="0"/>
      <w:divBdr>
        <w:top w:val="none" w:sz="0" w:space="0" w:color="auto"/>
        <w:left w:val="none" w:sz="0" w:space="0" w:color="auto"/>
        <w:bottom w:val="none" w:sz="0" w:space="0" w:color="auto"/>
        <w:right w:val="none" w:sz="0" w:space="0" w:color="auto"/>
      </w:divBdr>
      <w:divsChild>
        <w:div w:id="1600093460">
          <w:marLeft w:val="0"/>
          <w:marRight w:val="0"/>
          <w:marTop w:val="0"/>
          <w:marBottom w:val="0"/>
          <w:divBdr>
            <w:top w:val="none" w:sz="0" w:space="0" w:color="auto"/>
            <w:left w:val="none" w:sz="0" w:space="0" w:color="auto"/>
            <w:bottom w:val="none" w:sz="0" w:space="0" w:color="auto"/>
            <w:right w:val="none" w:sz="0" w:space="0" w:color="auto"/>
          </w:divBdr>
        </w:div>
      </w:divsChild>
    </w:div>
    <w:div w:id="588539607">
      <w:bodyDiv w:val="1"/>
      <w:marLeft w:val="0"/>
      <w:marRight w:val="0"/>
      <w:marTop w:val="0"/>
      <w:marBottom w:val="0"/>
      <w:divBdr>
        <w:top w:val="none" w:sz="0" w:space="0" w:color="auto"/>
        <w:left w:val="none" w:sz="0" w:space="0" w:color="auto"/>
        <w:bottom w:val="none" w:sz="0" w:space="0" w:color="auto"/>
        <w:right w:val="none" w:sz="0" w:space="0" w:color="auto"/>
      </w:divBdr>
    </w:div>
    <w:div w:id="756949878">
      <w:bodyDiv w:val="1"/>
      <w:marLeft w:val="0"/>
      <w:marRight w:val="0"/>
      <w:marTop w:val="0"/>
      <w:marBottom w:val="0"/>
      <w:divBdr>
        <w:top w:val="none" w:sz="0" w:space="0" w:color="auto"/>
        <w:left w:val="none" w:sz="0" w:space="0" w:color="auto"/>
        <w:bottom w:val="none" w:sz="0" w:space="0" w:color="auto"/>
        <w:right w:val="none" w:sz="0" w:space="0" w:color="auto"/>
      </w:divBdr>
    </w:div>
    <w:div w:id="820583150">
      <w:bodyDiv w:val="1"/>
      <w:marLeft w:val="0"/>
      <w:marRight w:val="0"/>
      <w:marTop w:val="0"/>
      <w:marBottom w:val="0"/>
      <w:divBdr>
        <w:top w:val="none" w:sz="0" w:space="0" w:color="auto"/>
        <w:left w:val="none" w:sz="0" w:space="0" w:color="auto"/>
        <w:bottom w:val="none" w:sz="0" w:space="0" w:color="auto"/>
        <w:right w:val="none" w:sz="0" w:space="0" w:color="auto"/>
      </w:divBdr>
    </w:div>
    <w:div w:id="922184047">
      <w:bodyDiv w:val="1"/>
      <w:marLeft w:val="0"/>
      <w:marRight w:val="0"/>
      <w:marTop w:val="0"/>
      <w:marBottom w:val="0"/>
      <w:divBdr>
        <w:top w:val="none" w:sz="0" w:space="0" w:color="auto"/>
        <w:left w:val="none" w:sz="0" w:space="0" w:color="auto"/>
        <w:bottom w:val="none" w:sz="0" w:space="0" w:color="auto"/>
        <w:right w:val="none" w:sz="0" w:space="0" w:color="auto"/>
      </w:divBdr>
      <w:divsChild>
        <w:div w:id="487720158">
          <w:marLeft w:val="0"/>
          <w:marRight w:val="0"/>
          <w:marTop w:val="0"/>
          <w:marBottom w:val="0"/>
          <w:divBdr>
            <w:top w:val="none" w:sz="0" w:space="0" w:color="auto"/>
            <w:left w:val="none" w:sz="0" w:space="0" w:color="auto"/>
            <w:bottom w:val="none" w:sz="0" w:space="0" w:color="auto"/>
            <w:right w:val="none" w:sz="0" w:space="0" w:color="auto"/>
          </w:divBdr>
        </w:div>
        <w:div w:id="555094158">
          <w:marLeft w:val="0"/>
          <w:marRight w:val="0"/>
          <w:marTop w:val="0"/>
          <w:marBottom w:val="0"/>
          <w:divBdr>
            <w:top w:val="none" w:sz="0" w:space="0" w:color="auto"/>
            <w:left w:val="none" w:sz="0" w:space="0" w:color="auto"/>
            <w:bottom w:val="none" w:sz="0" w:space="0" w:color="auto"/>
            <w:right w:val="none" w:sz="0" w:space="0" w:color="auto"/>
          </w:divBdr>
          <w:divsChild>
            <w:div w:id="1557159855">
              <w:marLeft w:val="0"/>
              <w:marRight w:val="0"/>
              <w:marTop w:val="0"/>
              <w:marBottom w:val="0"/>
              <w:divBdr>
                <w:top w:val="none" w:sz="0" w:space="0" w:color="auto"/>
                <w:left w:val="none" w:sz="0" w:space="0" w:color="auto"/>
                <w:bottom w:val="none" w:sz="0" w:space="0" w:color="auto"/>
                <w:right w:val="none" w:sz="0" w:space="0" w:color="auto"/>
              </w:divBdr>
            </w:div>
            <w:div w:id="164443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03220">
      <w:bodyDiv w:val="1"/>
      <w:marLeft w:val="0"/>
      <w:marRight w:val="0"/>
      <w:marTop w:val="0"/>
      <w:marBottom w:val="0"/>
      <w:divBdr>
        <w:top w:val="none" w:sz="0" w:space="0" w:color="auto"/>
        <w:left w:val="none" w:sz="0" w:space="0" w:color="auto"/>
        <w:bottom w:val="none" w:sz="0" w:space="0" w:color="auto"/>
        <w:right w:val="none" w:sz="0" w:space="0" w:color="auto"/>
      </w:divBdr>
      <w:divsChild>
        <w:div w:id="1138458075">
          <w:marLeft w:val="0"/>
          <w:marRight w:val="0"/>
          <w:marTop w:val="0"/>
          <w:marBottom w:val="0"/>
          <w:divBdr>
            <w:top w:val="none" w:sz="0" w:space="0" w:color="auto"/>
            <w:left w:val="none" w:sz="0" w:space="0" w:color="auto"/>
            <w:bottom w:val="none" w:sz="0" w:space="0" w:color="auto"/>
            <w:right w:val="none" w:sz="0" w:space="0" w:color="auto"/>
          </w:divBdr>
        </w:div>
        <w:div w:id="1699771118">
          <w:marLeft w:val="0"/>
          <w:marRight w:val="0"/>
          <w:marTop w:val="0"/>
          <w:marBottom w:val="0"/>
          <w:divBdr>
            <w:top w:val="none" w:sz="0" w:space="0" w:color="auto"/>
            <w:left w:val="none" w:sz="0" w:space="0" w:color="auto"/>
            <w:bottom w:val="none" w:sz="0" w:space="0" w:color="auto"/>
            <w:right w:val="none" w:sz="0" w:space="0" w:color="auto"/>
          </w:divBdr>
        </w:div>
      </w:divsChild>
    </w:div>
    <w:div w:id="1044057998">
      <w:bodyDiv w:val="1"/>
      <w:marLeft w:val="0"/>
      <w:marRight w:val="0"/>
      <w:marTop w:val="0"/>
      <w:marBottom w:val="0"/>
      <w:divBdr>
        <w:top w:val="none" w:sz="0" w:space="0" w:color="auto"/>
        <w:left w:val="none" w:sz="0" w:space="0" w:color="auto"/>
        <w:bottom w:val="none" w:sz="0" w:space="0" w:color="auto"/>
        <w:right w:val="none" w:sz="0" w:space="0" w:color="auto"/>
      </w:divBdr>
      <w:divsChild>
        <w:div w:id="529149480">
          <w:marLeft w:val="0"/>
          <w:marRight w:val="0"/>
          <w:marTop w:val="0"/>
          <w:marBottom w:val="0"/>
          <w:divBdr>
            <w:top w:val="none" w:sz="0" w:space="0" w:color="auto"/>
            <w:left w:val="none" w:sz="0" w:space="0" w:color="auto"/>
            <w:bottom w:val="none" w:sz="0" w:space="0" w:color="auto"/>
            <w:right w:val="none" w:sz="0" w:space="0" w:color="auto"/>
          </w:divBdr>
        </w:div>
        <w:div w:id="1068841332">
          <w:marLeft w:val="0"/>
          <w:marRight w:val="0"/>
          <w:marTop w:val="0"/>
          <w:marBottom w:val="0"/>
          <w:divBdr>
            <w:top w:val="none" w:sz="0" w:space="0" w:color="auto"/>
            <w:left w:val="none" w:sz="0" w:space="0" w:color="auto"/>
            <w:bottom w:val="none" w:sz="0" w:space="0" w:color="auto"/>
            <w:right w:val="none" w:sz="0" w:space="0" w:color="auto"/>
          </w:divBdr>
        </w:div>
      </w:divsChild>
    </w:div>
    <w:div w:id="1147281520">
      <w:bodyDiv w:val="1"/>
      <w:marLeft w:val="0"/>
      <w:marRight w:val="0"/>
      <w:marTop w:val="0"/>
      <w:marBottom w:val="0"/>
      <w:divBdr>
        <w:top w:val="none" w:sz="0" w:space="0" w:color="auto"/>
        <w:left w:val="none" w:sz="0" w:space="0" w:color="auto"/>
        <w:bottom w:val="none" w:sz="0" w:space="0" w:color="auto"/>
        <w:right w:val="none" w:sz="0" w:space="0" w:color="auto"/>
      </w:divBdr>
    </w:div>
    <w:div w:id="1454330147">
      <w:bodyDiv w:val="1"/>
      <w:marLeft w:val="0"/>
      <w:marRight w:val="0"/>
      <w:marTop w:val="0"/>
      <w:marBottom w:val="0"/>
      <w:divBdr>
        <w:top w:val="none" w:sz="0" w:space="0" w:color="auto"/>
        <w:left w:val="none" w:sz="0" w:space="0" w:color="auto"/>
        <w:bottom w:val="none" w:sz="0" w:space="0" w:color="auto"/>
        <w:right w:val="none" w:sz="0" w:space="0" w:color="auto"/>
      </w:divBdr>
      <w:divsChild>
        <w:div w:id="676228853">
          <w:marLeft w:val="0"/>
          <w:marRight w:val="0"/>
          <w:marTop w:val="0"/>
          <w:marBottom w:val="0"/>
          <w:divBdr>
            <w:top w:val="none" w:sz="0" w:space="0" w:color="auto"/>
            <w:left w:val="none" w:sz="0" w:space="0" w:color="auto"/>
            <w:bottom w:val="none" w:sz="0" w:space="0" w:color="auto"/>
            <w:right w:val="none" w:sz="0" w:space="0" w:color="auto"/>
          </w:divBdr>
        </w:div>
        <w:div w:id="820779371">
          <w:marLeft w:val="0"/>
          <w:marRight w:val="0"/>
          <w:marTop w:val="0"/>
          <w:marBottom w:val="0"/>
          <w:divBdr>
            <w:top w:val="none" w:sz="0" w:space="0" w:color="auto"/>
            <w:left w:val="none" w:sz="0" w:space="0" w:color="auto"/>
            <w:bottom w:val="none" w:sz="0" w:space="0" w:color="auto"/>
            <w:right w:val="none" w:sz="0" w:space="0" w:color="auto"/>
          </w:divBdr>
          <w:divsChild>
            <w:div w:id="853886855">
              <w:marLeft w:val="0"/>
              <w:marRight w:val="0"/>
              <w:marTop w:val="0"/>
              <w:marBottom w:val="0"/>
              <w:divBdr>
                <w:top w:val="none" w:sz="0" w:space="0" w:color="auto"/>
                <w:left w:val="none" w:sz="0" w:space="0" w:color="auto"/>
                <w:bottom w:val="none" w:sz="0" w:space="0" w:color="auto"/>
                <w:right w:val="none" w:sz="0" w:space="0" w:color="auto"/>
              </w:divBdr>
            </w:div>
            <w:div w:id="113321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65539">
      <w:bodyDiv w:val="1"/>
      <w:marLeft w:val="0"/>
      <w:marRight w:val="0"/>
      <w:marTop w:val="0"/>
      <w:marBottom w:val="0"/>
      <w:divBdr>
        <w:top w:val="none" w:sz="0" w:space="0" w:color="auto"/>
        <w:left w:val="none" w:sz="0" w:space="0" w:color="auto"/>
        <w:bottom w:val="none" w:sz="0" w:space="0" w:color="auto"/>
        <w:right w:val="none" w:sz="0" w:space="0" w:color="auto"/>
      </w:divBdr>
      <w:divsChild>
        <w:div w:id="1118069065">
          <w:marLeft w:val="0"/>
          <w:marRight w:val="0"/>
          <w:marTop w:val="0"/>
          <w:marBottom w:val="0"/>
          <w:divBdr>
            <w:top w:val="none" w:sz="0" w:space="0" w:color="auto"/>
            <w:left w:val="none" w:sz="0" w:space="0" w:color="auto"/>
            <w:bottom w:val="none" w:sz="0" w:space="0" w:color="auto"/>
            <w:right w:val="none" w:sz="0" w:space="0" w:color="auto"/>
          </w:divBdr>
          <w:divsChild>
            <w:div w:id="1345748346">
              <w:marLeft w:val="0"/>
              <w:marRight w:val="0"/>
              <w:marTop w:val="0"/>
              <w:marBottom w:val="0"/>
              <w:divBdr>
                <w:top w:val="none" w:sz="0" w:space="0" w:color="auto"/>
                <w:left w:val="none" w:sz="0" w:space="0" w:color="auto"/>
                <w:bottom w:val="none" w:sz="0" w:space="0" w:color="auto"/>
                <w:right w:val="none" w:sz="0" w:space="0" w:color="auto"/>
              </w:divBdr>
            </w:div>
            <w:div w:id="1755471346">
              <w:marLeft w:val="0"/>
              <w:marRight w:val="0"/>
              <w:marTop w:val="0"/>
              <w:marBottom w:val="0"/>
              <w:divBdr>
                <w:top w:val="none" w:sz="0" w:space="0" w:color="auto"/>
                <w:left w:val="none" w:sz="0" w:space="0" w:color="auto"/>
                <w:bottom w:val="none" w:sz="0" w:space="0" w:color="auto"/>
                <w:right w:val="none" w:sz="0" w:space="0" w:color="auto"/>
              </w:divBdr>
            </w:div>
          </w:divsChild>
        </w:div>
        <w:div w:id="1453554619">
          <w:marLeft w:val="0"/>
          <w:marRight w:val="0"/>
          <w:marTop w:val="0"/>
          <w:marBottom w:val="0"/>
          <w:divBdr>
            <w:top w:val="none" w:sz="0" w:space="0" w:color="auto"/>
            <w:left w:val="none" w:sz="0" w:space="0" w:color="auto"/>
            <w:bottom w:val="none" w:sz="0" w:space="0" w:color="auto"/>
            <w:right w:val="none" w:sz="0" w:space="0" w:color="auto"/>
          </w:divBdr>
        </w:div>
      </w:divsChild>
    </w:div>
    <w:div w:id="1929339784">
      <w:bodyDiv w:val="1"/>
      <w:marLeft w:val="0"/>
      <w:marRight w:val="0"/>
      <w:marTop w:val="0"/>
      <w:marBottom w:val="0"/>
      <w:divBdr>
        <w:top w:val="none" w:sz="0" w:space="0" w:color="auto"/>
        <w:left w:val="none" w:sz="0" w:space="0" w:color="auto"/>
        <w:bottom w:val="none" w:sz="0" w:space="0" w:color="auto"/>
        <w:right w:val="none" w:sz="0" w:space="0" w:color="auto"/>
      </w:divBdr>
      <w:divsChild>
        <w:div w:id="913780779">
          <w:marLeft w:val="0"/>
          <w:marRight w:val="0"/>
          <w:marTop w:val="0"/>
          <w:marBottom w:val="0"/>
          <w:divBdr>
            <w:top w:val="none" w:sz="0" w:space="0" w:color="auto"/>
            <w:left w:val="none" w:sz="0" w:space="0" w:color="auto"/>
            <w:bottom w:val="none" w:sz="0" w:space="0" w:color="auto"/>
            <w:right w:val="none" w:sz="0" w:space="0" w:color="auto"/>
          </w:divBdr>
        </w:div>
        <w:div w:id="1412197488">
          <w:marLeft w:val="0"/>
          <w:marRight w:val="0"/>
          <w:marTop w:val="0"/>
          <w:marBottom w:val="0"/>
          <w:divBdr>
            <w:top w:val="none" w:sz="0" w:space="0" w:color="auto"/>
            <w:left w:val="none" w:sz="0" w:space="0" w:color="auto"/>
            <w:bottom w:val="none" w:sz="0" w:space="0" w:color="auto"/>
            <w:right w:val="none" w:sz="0" w:space="0" w:color="auto"/>
          </w:divBdr>
          <w:divsChild>
            <w:div w:id="572010558">
              <w:marLeft w:val="0"/>
              <w:marRight w:val="0"/>
              <w:marTop w:val="0"/>
              <w:marBottom w:val="0"/>
              <w:divBdr>
                <w:top w:val="none" w:sz="0" w:space="0" w:color="auto"/>
                <w:left w:val="none" w:sz="0" w:space="0" w:color="auto"/>
                <w:bottom w:val="none" w:sz="0" w:space="0" w:color="auto"/>
                <w:right w:val="none" w:sz="0" w:space="0" w:color="auto"/>
              </w:divBdr>
            </w:div>
            <w:div w:id="157674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58667">
      <w:bodyDiv w:val="1"/>
      <w:marLeft w:val="0"/>
      <w:marRight w:val="0"/>
      <w:marTop w:val="0"/>
      <w:marBottom w:val="0"/>
      <w:divBdr>
        <w:top w:val="none" w:sz="0" w:space="0" w:color="auto"/>
        <w:left w:val="none" w:sz="0" w:space="0" w:color="auto"/>
        <w:bottom w:val="none" w:sz="0" w:space="0" w:color="auto"/>
        <w:right w:val="none" w:sz="0" w:space="0" w:color="auto"/>
      </w:divBdr>
      <w:divsChild>
        <w:div w:id="1195121098">
          <w:marLeft w:val="0"/>
          <w:marRight w:val="0"/>
          <w:marTop w:val="0"/>
          <w:marBottom w:val="0"/>
          <w:divBdr>
            <w:top w:val="none" w:sz="0" w:space="0" w:color="auto"/>
            <w:left w:val="none" w:sz="0" w:space="0" w:color="auto"/>
            <w:bottom w:val="none" w:sz="0" w:space="0" w:color="auto"/>
            <w:right w:val="none" w:sz="0" w:space="0" w:color="auto"/>
          </w:divBdr>
        </w:div>
      </w:divsChild>
    </w:div>
    <w:div w:id="1999840788">
      <w:bodyDiv w:val="1"/>
      <w:marLeft w:val="0"/>
      <w:marRight w:val="0"/>
      <w:marTop w:val="0"/>
      <w:marBottom w:val="0"/>
      <w:divBdr>
        <w:top w:val="none" w:sz="0" w:space="0" w:color="auto"/>
        <w:left w:val="none" w:sz="0" w:space="0" w:color="auto"/>
        <w:bottom w:val="none" w:sz="0" w:space="0" w:color="auto"/>
        <w:right w:val="none" w:sz="0" w:space="0" w:color="auto"/>
      </w:divBdr>
      <w:divsChild>
        <w:div w:id="1107963757">
          <w:marLeft w:val="0"/>
          <w:marRight w:val="0"/>
          <w:marTop w:val="0"/>
          <w:marBottom w:val="0"/>
          <w:divBdr>
            <w:top w:val="none" w:sz="0" w:space="0" w:color="auto"/>
            <w:left w:val="none" w:sz="0" w:space="0" w:color="auto"/>
            <w:bottom w:val="none" w:sz="0" w:space="0" w:color="auto"/>
            <w:right w:val="none" w:sz="0" w:space="0" w:color="auto"/>
          </w:divBdr>
        </w:div>
        <w:div w:id="1799761691">
          <w:marLeft w:val="0"/>
          <w:marRight w:val="0"/>
          <w:marTop w:val="0"/>
          <w:marBottom w:val="0"/>
          <w:divBdr>
            <w:top w:val="none" w:sz="0" w:space="0" w:color="auto"/>
            <w:left w:val="none" w:sz="0" w:space="0" w:color="auto"/>
            <w:bottom w:val="none" w:sz="0" w:space="0" w:color="auto"/>
            <w:right w:val="none" w:sz="0" w:space="0" w:color="auto"/>
          </w:divBdr>
          <w:divsChild>
            <w:div w:id="2025547242">
              <w:marLeft w:val="0"/>
              <w:marRight w:val="0"/>
              <w:marTop w:val="0"/>
              <w:marBottom w:val="0"/>
              <w:divBdr>
                <w:top w:val="none" w:sz="0" w:space="0" w:color="auto"/>
                <w:left w:val="none" w:sz="0" w:space="0" w:color="auto"/>
                <w:bottom w:val="none" w:sz="0" w:space="0" w:color="auto"/>
                <w:right w:val="none" w:sz="0" w:space="0" w:color="auto"/>
              </w:divBdr>
            </w:div>
            <w:div w:id="207022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30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yperlink" Target="https://doi.org/10.1016/j.rse.2025.114797" TargetMode="External"/><Relationship Id="rId47" Type="http://schemas.openxmlformats.org/officeDocument/2006/relationships/hyperlink" Target="https://ceos.org/document_management/Working_Groups/WGClimate/Documents/Space%20Agency%20Response%20to%20GCOS%20IP%20v2.2.1.pdf" TargetMode="External"/><Relationship Id="rId50" Type="http://schemas.openxmlformats.org/officeDocument/2006/relationships/hyperlink" Target="https://www.esa.int/Applications/Observing_the_Earth/Earth_observation_library/Satellite_mission_documents?utm_source=chatgpt.com" TargetMode="External"/><Relationship Id="rId55" Type="http://schemas.openxmlformats.org/officeDocument/2006/relationships/hyperlink" Target="https://doi.org/10.4095/p9fzmg1djq" TargetMode="External"/><Relationship Id="rId63" Type="http://schemas.openxmlformats.org/officeDocument/2006/relationships/hyperlink" Target="https://seea.un.org/ecosystem-accounting/biophysical-modelling" TargetMode="External"/><Relationship Id="rId68" Type="http://schemas.openxmlformats.org/officeDocument/2006/relationships/hyperlink" Target="https://doi.org/10.1016/j.rse.2018.02.049" TargetMode="External"/><Relationship Id="rId76" Type="http://schemas.openxmlformats.org/officeDocument/2006/relationships/hyperlink" Target="https://doi.org/10.3390/rs12060912" TargetMode="External"/><Relationship Id="rId84" Type="http://schemas.openxmlformats.org/officeDocument/2006/relationships/hyperlink" Target="https://doi.org/10.1016/j.rse.2006.12.004" TargetMode="External"/><Relationship Id="rId89" Type="http://schemas.openxmlformats.org/officeDocument/2006/relationships/hyperlink" Target="https://database.eohandbook.com/survey/PDF/CEOS_MIM_DB_TableDefinitionsAndValidValues.pdf%20on%20October%2012" TargetMode="External"/><Relationship Id="rId97" Type="http://schemas.microsoft.com/office/2011/relationships/people" Target="people.xml"/><Relationship Id="rId7" Type="http://schemas.openxmlformats.org/officeDocument/2006/relationships/styles" Target="styles.xml"/><Relationship Id="rId71" Type="http://schemas.openxmlformats.org/officeDocument/2006/relationships/hyperlink" Target="https://doi.org/10.1002/2017RG000562" TargetMode="External"/><Relationship Id="rId92"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yperlink" Target="https://doi.org/10.3390/rs13163194" TargetMode="External"/><Relationship Id="rId45" Type="http://schemas.openxmlformats.org/officeDocument/2006/relationships/hyperlink" Target="https://doi.org/10.3390/rs9030248" TargetMode="External"/><Relationship Id="rId53" Type="http://schemas.openxmlformats.org/officeDocument/2006/relationships/hyperlink" Target="https://doi.org/10.1016/j.rse.2024.114060" TargetMode="External"/><Relationship Id="rId58" Type="http://schemas.openxmlformats.org/officeDocument/2006/relationships/hyperlink" Target="https://doi.org/10.3390/rs15205017" TargetMode="External"/><Relationship Id="rId66" Type="http://schemas.openxmlformats.org/officeDocument/2006/relationships/hyperlink" Target="https://doi.org/10.1093/oxfordjournals.aob.a083148" TargetMode="External"/><Relationship Id="rId74" Type="http://schemas.openxmlformats.org/officeDocument/2006/relationships/hyperlink" Target="https://doi.org/10.4095/p9fzmg1djq" TargetMode="External"/><Relationship Id="rId79" Type="http://schemas.openxmlformats.org/officeDocument/2006/relationships/hyperlink" Target="https://database.eohandbook.com/database/missiontable.aspx" TargetMode="External"/><Relationship Id="rId87" Type="http://schemas.openxmlformats.org/officeDocument/2006/relationships/hyperlink" Target="https://library.wmo.int/records/item/58104-the-2022-gcos-implementation-plan-gcos-244?offset=11&amp;utm_source=chatgpt.com" TargetMode="External"/><Relationship Id="rId5" Type="http://schemas.openxmlformats.org/officeDocument/2006/relationships/customXml" Target="../customXml/item5.xml"/><Relationship Id="rId61" Type="http://schemas.openxmlformats.org/officeDocument/2006/relationships/hyperlink" Target="https://doi.org/10.1016/j.rse.2025.114723" TargetMode="External"/><Relationship Id="rId82" Type="http://schemas.openxmlformats.org/officeDocument/2006/relationships/hyperlink" Target="https://doi.org/10.5589/m02-09" TargetMode="External"/><Relationship Id="rId90" Type="http://schemas.openxmlformats.org/officeDocument/2006/relationships/image" Target="media/image25.png"/><Relationship Id="rId95" Type="http://schemas.openxmlformats.org/officeDocument/2006/relationships/header" Target="header3.xml"/><Relationship Id="rId19" Type="http://schemas.openxmlformats.org/officeDocument/2006/relationships/image" Target="media/image4.PNG"/><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doi.org/10.3390/rs16152698" TargetMode="External"/><Relationship Id="rId48" Type="http://schemas.openxmlformats.org/officeDocument/2006/relationships/hyperlink" Target="https://doi.org/10.1016/j.isprsjprs.2025.04.006" TargetMode="External"/><Relationship Id="rId56" Type="http://schemas.openxmlformats.org/officeDocument/2006/relationships/hyperlink" Target="https://doi.org/10.4095/p3gy844zex" TargetMode="External"/><Relationship Id="rId64" Type="http://schemas.openxmlformats.org/officeDocument/2006/relationships/hyperlink" Target="https://seea.un.org/ecosystem-accounting/biophysical-modelling" TargetMode="External"/><Relationship Id="rId69" Type="http://schemas.openxmlformats.org/officeDocument/2006/relationships/hyperlink" Target="http://doi.org/10.3390/f9020073" TargetMode="External"/><Relationship Id="rId77" Type="http://schemas.openxmlformats.org/officeDocument/2006/relationships/hyperlink" Target="https://www.sciencedirect.com/science/article/pii/S0034425719303967" TargetMode="External"/><Relationship Id="rId8" Type="http://schemas.openxmlformats.org/officeDocument/2006/relationships/settings" Target="settings.xml"/><Relationship Id="rId51" Type="http://schemas.openxmlformats.org/officeDocument/2006/relationships/hyperlink" Target="https://doi.org/10.1029/2018RG000608" TargetMode="External"/><Relationship Id="rId72" Type="http://schemas.openxmlformats.org/officeDocument/2006/relationships/hyperlink" Target="http://dx.doi.org/10.1016/S0034-4257(99)00056-5" TargetMode="External"/><Relationship Id="rId80" Type="http://schemas.openxmlformats.org/officeDocument/2006/relationships/hyperlink" Target="https://database.eohandbook.com/database/missiontable.aspx%20on%20September%2025" TargetMode="External"/><Relationship Id="rId85" Type="http://schemas.openxmlformats.org/officeDocument/2006/relationships/hyperlink" Target="https://doi.org/10.1016/j.rse.2015.03.025" TargetMode="External"/><Relationship Id="rId93" Type="http://schemas.openxmlformats.org/officeDocument/2006/relationships/header" Target="header1.xml"/><Relationship Id="rId98"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ceos.org/document_management/Working_Groups/WGISS/Documents/WGISS_CEOS-Interoperability-Handbook_Feb2008.pdf" TargetMode="External"/><Relationship Id="rId59" Type="http://schemas.openxmlformats.org/officeDocument/2006/relationships/hyperlink" Target="https://doi.org/10.59161/JCGM100-2008E" TargetMode="External"/><Relationship Id="rId67" Type="http://schemas.openxmlformats.org/officeDocument/2006/relationships/hyperlink" Target="https://library.wmo.int/idurl/4/58111" TargetMode="External"/><Relationship Id="rId20" Type="http://schemas.openxmlformats.org/officeDocument/2006/relationships/image" Target="media/image5.PNG"/><Relationship Id="rId41" Type="http://schemas.openxmlformats.org/officeDocument/2006/relationships/hyperlink" Target="https://doi.org/10.1016/j.isprsjprs.2021.02.020" TargetMode="External"/><Relationship Id="rId54" Type="http://schemas.openxmlformats.org/officeDocument/2006/relationships/hyperlink" Target="https://doi.org/10.5067/doc/ceoswgcv/lpv/lai.002" TargetMode="External"/><Relationship Id="rId62" Type="http://schemas.openxmlformats.org/officeDocument/2006/relationships/hyperlink" Target="https://doi.org/10.1016/j.rse.2020.111690" TargetMode="External"/><Relationship Id="rId70" Type="http://schemas.openxmlformats.org/officeDocument/2006/relationships/hyperlink" Target="http://www.bipm.org/" TargetMode="External"/><Relationship Id="rId75" Type="http://schemas.openxmlformats.org/officeDocument/2006/relationships/hyperlink" Target="https://doi.org/10.4095/p3gy844zex" TargetMode="External"/><Relationship Id="rId83" Type="http://schemas.openxmlformats.org/officeDocument/2006/relationships/hyperlink" Target="https://doi.org/10.1029/2007JG000635" TargetMode="External"/><Relationship Id="rId88" Type="http://schemas.openxmlformats.org/officeDocument/2006/relationships/hyperlink" Target="https://doi.org/10.1109/LGRS.2025.3533923" TargetMode="External"/><Relationship Id="rId91" Type="http://schemas.openxmlformats.org/officeDocument/2006/relationships/image" Target="media/image26.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doi.org/10.1016/j.srs.2020.100002" TargetMode="External"/><Relationship Id="rId57" Type="http://schemas.openxmlformats.org/officeDocument/2006/relationships/hyperlink" Target="https://agvariables.org/" TargetMode="External"/><Relationship Id="rId10" Type="http://schemas.openxmlformats.org/officeDocument/2006/relationships/footnotes" Target="footnotes.xml"/><Relationship Id="rId31" Type="http://schemas.openxmlformats.org/officeDocument/2006/relationships/image" Target="media/image16.jpeg"/><Relationship Id="rId44" Type="http://schemas.openxmlformats.org/officeDocument/2006/relationships/hyperlink" Target="https://nextcloud.lsasvcs.ipma.pt/s/LbAmqBTB3Q2tbQP?dir=/VR-Validation_Report&amp;openfile=true" TargetMode="External"/><Relationship Id="rId52" Type="http://schemas.openxmlformats.org/officeDocument/2006/relationships/hyperlink" Target="https://doi.org/10.1016/j.rse.2023.113600" TargetMode="External"/><Relationship Id="rId60" Type="http://schemas.openxmlformats.org/officeDocument/2006/relationships/hyperlink" Target="https://doi.org/10.59161/JCGM106-2012" TargetMode="External"/><Relationship Id="rId65" Type="http://schemas.openxmlformats.org/officeDocument/2006/relationships/hyperlink" Target="https://www.sciencedirect.com/science/article/abs/pii/S0168192325002321" TargetMode="External"/><Relationship Id="rId73" Type="http://schemas.openxmlformats.org/officeDocument/2006/relationships/hyperlink" Target="https://doi.org/10.1002/jgrg.20051" TargetMode="External"/><Relationship Id="rId78" Type="http://schemas.openxmlformats.org/officeDocument/2006/relationships/hyperlink" Target="https://www.nature.com/articles/s41597-021-01024-4" TargetMode="External"/><Relationship Id="rId81" Type="http://schemas.openxmlformats.org/officeDocument/2006/relationships/hyperlink" Target="https://doi.org/10.1029/2018RG000608" TargetMode="External"/><Relationship Id="rId86" Type="http://schemas.openxmlformats.org/officeDocument/2006/relationships/hyperlink" Target="https://library.wmo.int/records/item/58104-the-2022-gcos-implementation-plan-gcos-244" TargetMode="External"/><Relationship Id="rId9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PNG"/><Relationship Id="rId39" Type="http://schemas.openxmlformats.org/officeDocument/2006/relationships/image" Target="media/image2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8F2C86D0468BB41BF3A380F18C145D6" ma:contentTypeVersion="19" ma:contentTypeDescription="Create a new document." ma:contentTypeScope="" ma:versionID="8770aaa32095b2b0bfd00d16f39f56ae">
  <xsd:schema xmlns:xsd="http://www.w3.org/2001/XMLSchema" xmlns:xs="http://www.w3.org/2001/XMLSchema" xmlns:p="http://schemas.microsoft.com/office/2006/metadata/properties" xmlns:ns3="5f12ff1d-e3c5-41e9-8b41-9420b295d1ad" xmlns:ns4="610fd124-dcf8-4f2e-8b7f-3263485b0c9b" targetNamespace="http://schemas.microsoft.com/office/2006/metadata/properties" ma:root="true" ma:fieldsID="d1a1abd50462db5a7fe03670cad95f82" ns3:_="" ns4:_="">
    <xsd:import namespace="5f12ff1d-e3c5-41e9-8b41-9420b295d1ad"/>
    <xsd:import namespace="610fd124-dcf8-4f2e-8b7f-3263485b0c9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_activity" minOccurs="0"/>
                <xsd:element ref="ns4:MediaServiceObjectDetectorVersions" minOccurs="0"/>
                <xsd:element ref="ns4:MediaLengthInSecond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12ff1d-e3c5-41e9-8b41-9420b295d1a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0fd124-dcf8-4f2e-8b7f-3263485b0c9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descrip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10fd124-dcf8-4f2e-8b7f-3263485b0c9b" xsi:nil="true"/>
  </documentManagement>
</p:properties>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PHPm4Uv3S2StbUKWJJe3gX1Yqw==">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</go:docsCustomData>
</go:gDocsCustomXmlDataStorage>
</file>

<file path=customXml/itemProps1.xml><?xml version="1.0" encoding="utf-8"?>
<ds:datastoreItem xmlns:ds="http://schemas.openxmlformats.org/officeDocument/2006/customXml" ds:itemID="{4B53D5E6-34B9-462F-8688-A3592875EB1A}">
  <ds:schemaRefs>
    <ds:schemaRef ds:uri="http://schemas.microsoft.com/sharepoint/v3/contenttype/forms"/>
  </ds:schemaRefs>
</ds:datastoreItem>
</file>

<file path=customXml/itemProps2.xml><?xml version="1.0" encoding="utf-8"?>
<ds:datastoreItem xmlns:ds="http://schemas.openxmlformats.org/officeDocument/2006/customXml" ds:itemID="{CD94A2A9-A625-419C-98CD-3DEF3AD50B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12ff1d-e3c5-41e9-8b41-9420b295d1ad"/>
    <ds:schemaRef ds:uri="610fd124-dcf8-4f2e-8b7f-3263485b0c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5E7F49-B375-4F7E-8533-2FCA2B0BAA32}">
  <ds:schemaRefs>
    <ds:schemaRef ds:uri="http://schemas.openxmlformats.org/officeDocument/2006/bibliography"/>
  </ds:schemaRefs>
</ds:datastoreItem>
</file>

<file path=customXml/itemProps4.xml><?xml version="1.0" encoding="utf-8"?>
<ds:datastoreItem xmlns:ds="http://schemas.openxmlformats.org/officeDocument/2006/customXml" ds:itemID="{9A8C6334-8996-4C36-869A-9D31810563B6}">
  <ds:schemaRefs>
    <ds:schemaRef ds:uri="http://schemas.microsoft.com/office/2006/metadata/properties"/>
    <ds:schemaRef ds:uri="http://schemas.microsoft.com/office/infopath/2007/PartnerControls"/>
    <ds:schemaRef ds:uri="610fd124-dcf8-4f2e-8b7f-3263485b0c9b"/>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219619fd-75dc-48cb-820d-8f683a95dd8b}" enabled="1" method="Privileged" siteId="{05c95b33-90ca-49d5-b644-288b930b912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73</Pages>
  <Words>24605</Words>
  <Characters>140252</Characters>
  <Application>Microsoft Office Word</Application>
  <DocSecurity>0</DocSecurity>
  <Lines>1168</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Fernandes, Richard (he, him, his | il, le, lui)</dc:creator>
  <cp:keywords/>
  <dc:description/>
  <cp:lastModifiedBy>Fernandes, Richard (he, him, his | il, le, lui)</cp:lastModifiedBy>
  <cp:revision>2</cp:revision>
  <cp:lastPrinted>2025-10-28T20:19:00Z</cp:lastPrinted>
  <dcterms:created xsi:type="dcterms:W3CDTF">2026-06-05T22:51:00Z</dcterms:created>
  <dcterms:modified xsi:type="dcterms:W3CDTF">2026-06-05T22:51:00Z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76ee5038,7e2f75ef,a89d189,2474df3e,288196c3,6f56f73d</vt:lpwstr>
  </property>
  <property fmtid="{D5CDD505-2E9C-101B-9397-08002B2CF9AE}" pid="3" name="ClassificationContentMarkingHeaderFontProps">
    <vt:lpwstr>#000000,12,Calibri</vt:lpwstr>
  </property>
  <property fmtid="{D5CDD505-2E9C-101B-9397-08002B2CF9AE}" pid="4" name="ClassificationContentMarkingHeaderText">
    <vt:lpwstr>UNCLASSIFIED - NON CLASSIFIÉ</vt:lpwstr>
  </property>
  <property fmtid="{D5CDD505-2E9C-101B-9397-08002B2CF9AE}" pid="5" name="ContentTypeId">
    <vt:lpwstr>0x01010018F2C86D0468BB41BF3A380F18C145D6</vt:lpwstr>
  </property>
</Properties>
</file>